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708C" w:rsidRPr="00B96797" w:rsidRDefault="00B96797" w:rsidP="00B96797">
      <w:pPr>
        <w:pBdr>
          <w:bottom w:val="single" w:sz="4" w:space="1" w:color="auto"/>
        </w:pBdr>
        <w:rPr>
          <w:rFonts w:ascii="Arial" w:hAnsi="Arial" w:cs="Arial"/>
          <w:b/>
          <w:sz w:val="32"/>
          <w:szCs w:val="32"/>
          <w:lang w:val="en-US"/>
        </w:rPr>
      </w:pPr>
      <w:r w:rsidRPr="00B96797">
        <w:rPr>
          <w:rFonts w:ascii="Arial" w:hAnsi="Arial" w:cs="Arial"/>
          <w:b/>
          <w:sz w:val="32"/>
          <w:szCs w:val="32"/>
          <w:lang w:val="en-US"/>
        </w:rPr>
        <w:t>S</w:t>
      </w:r>
      <w:r w:rsidR="00BE5584" w:rsidRPr="00B96797">
        <w:rPr>
          <w:rFonts w:ascii="Arial" w:hAnsi="Arial" w:cs="Arial"/>
          <w:b/>
          <w:sz w:val="32"/>
          <w:szCs w:val="32"/>
          <w:lang w:val="en-US"/>
        </w:rPr>
        <w:t xml:space="preserve">teps </w:t>
      </w:r>
      <w:r w:rsidRPr="00B96797">
        <w:rPr>
          <w:rFonts w:ascii="Arial" w:hAnsi="Arial" w:cs="Arial"/>
          <w:b/>
          <w:sz w:val="32"/>
          <w:szCs w:val="32"/>
          <w:lang w:val="en-US"/>
        </w:rPr>
        <w:t xml:space="preserve">to be completed by the </w:t>
      </w:r>
      <w:r w:rsidR="00BB4AD6" w:rsidRPr="00B96797">
        <w:rPr>
          <w:rFonts w:ascii="Arial" w:hAnsi="Arial" w:cs="Arial"/>
          <w:b/>
          <w:sz w:val="32"/>
          <w:szCs w:val="32"/>
          <w:lang w:val="en-US"/>
        </w:rPr>
        <w:t>insurers</w:t>
      </w:r>
      <w:r w:rsidRPr="00B96797">
        <w:rPr>
          <w:rFonts w:ascii="Arial" w:hAnsi="Arial" w:cs="Arial"/>
          <w:b/>
          <w:sz w:val="32"/>
          <w:szCs w:val="32"/>
          <w:lang w:val="en-US"/>
        </w:rPr>
        <w:t xml:space="preserve"> </w:t>
      </w:r>
      <w:r w:rsidR="00BE5584" w:rsidRPr="00B96797">
        <w:rPr>
          <w:rFonts w:ascii="Arial" w:hAnsi="Arial" w:cs="Arial"/>
          <w:b/>
          <w:sz w:val="32"/>
          <w:szCs w:val="32"/>
          <w:lang w:val="en-US"/>
        </w:rPr>
        <w:t xml:space="preserve">before </w:t>
      </w:r>
      <w:r w:rsidRPr="00B96797">
        <w:rPr>
          <w:rFonts w:ascii="Arial" w:hAnsi="Arial" w:cs="Arial"/>
          <w:b/>
          <w:sz w:val="32"/>
          <w:szCs w:val="32"/>
          <w:lang w:val="en-US"/>
        </w:rPr>
        <w:t xml:space="preserve">the </w:t>
      </w:r>
      <w:r w:rsidR="00BB4AD6">
        <w:rPr>
          <w:rFonts w:ascii="Arial" w:hAnsi="Arial" w:cs="Arial"/>
          <w:b/>
          <w:sz w:val="32"/>
          <w:szCs w:val="32"/>
          <w:lang w:val="en-US"/>
        </w:rPr>
        <w:t>AssurP</w:t>
      </w:r>
      <w:r w:rsidRPr="00B96797">
        <w:rPr>
          <w:rFonts w:ascii="Arial" w:hAnsi="Arial" w:cs="Arial"/>
          <w:b/>
          <w:sz w:val="32"/>
          <w:szCs w:val="32"/>
          <w:lang w:val="en-US"/>
        </w:rPr>
        <w:t xml:space="preserve">harma Technical WorkShop </w:t>
      </w:r>
    </w:p>
    <w:p w:rsidR="00BE5584" w:rsidRPr="00B96797" w:rsidRDefault="007D3356" w:rsidP="00B96797">
      <w:pPr>
        <w:pStyle w:val="ListParagraph"/>
        <w:numPr>
          <w:ilvl w:val="0"/>
          <w:numId w:val="3"/>
        </w:numPr>
        <w:spacing w:line="360" w:lineRule="auto"/>
        <w:ind w:left="357" w:hanging="357"/>
        <w:rPr>
          <w:rFonts w:ascii="Arial" w:hAnsi="Arial" w:cs="Arial"/>
          <w:b/>
          <w:sz w:val="24"/>
          <w:u w:val="single"/>
          <w:lang w:val="en-US"/>
        </w:rPr>
      </w:pPr>
      <w:r>
        <w:rPr>
          <w:rFonts w:ascii="Arial" w:hAnsi="Arial" w:cs="Arial"/>
          <w:b/>
          <w:sz w:val="24"/>
          <w:u w:val="single"/>
          <w:lang w:val="en-US"/>
        </w:rPr>
        <w:t>eH</w:t>
      </w:r>
      <w:r w:rsidR="00BE5584" w:rsidRPr="00B96797">
        <w:rPr>
          <w:rFonts w:ascii="Arial" w:hAnsi="Arial" w:cs="Arial"/>
          <w:b/>
          <w:sz w:val="24"/>
          <w:u w:val="single"/>
          <w:lang w:val="en-US"/>
        </w:rPr>
        <w:t>ealth certificate</w:t>
      </w:r>
      <w:r w:rsidR="001D68A9" w:rsidRPr="00B96797">
        <w:rPr>
          <w:rFonts w:ascii="Arial" w:hAnsi="Arial" w:cs="Arial"/>
          <w:b/>
          <w:sz w:val="24"/>
          <w:u w:val="single"/>
          <w:lang w:val="en-US"/>
        </w:rPr>
        <w:t>s</w:t>
      </w:r>
      <w:r w:rsidR="00BE5584" w:rsidRPr="00B96797">
        <w:rPr>
          <w:rFonts w:ascii="Arial" w:hAnsi="Arial" w:cs="Arial"/>
          <w:b/>
          <w:sz w:val="24"/>
          <w:u w:val="single"/>
          <w:lang w:val="en-US"/>
        </w:rPr>
        <w:t xml:space="preserve"> request:</w:t>
      </w:r>
    </w:p>
    <w:p w:rsidR="00B96797" w:rsidRDefault="00BE5584" w:rsidP="00B96797">
      <w:pPr>
        <w:pStyle w:val="ListParagraph"/>
        <w:numPr>
          <w:ilvl w:val="0"/>
          <w:numId w:val="1"/>
        </w:numPr>
        <w:spacing w:line="360" w:lineRule="auto"/>
        <w:ind w:left="709" w:hanging="283"/>
        <w:rPr>
          <w:rFonts w:ascii="Arial" w:hAnsi="Arial" w:cs="Arial"/>
          <w:lang w:val="en-US"/>
        </w:rPr>
      </w:pPr>
      <w:r w:rsidRPr="00B96797">
        <w:rPr>
          <w:rFonts w:ascii="Arial" w:hAnsi="Arial" w:cs="Arial"/>
          <w:lang w:val="en-US"/>
        </w:rPr>
        <w:t xml:space="preserve">Prerequisites: </w:t>
      </w:r>
    </w:p>
    <w:p w:rsidR="00B96797" w:rsidRDefault="00BE5584" w:rsidP="00B96797">
      <w:pPr>
        <w:pStyle w:val="ListParagraph"/>
        <w:numPr>
          <w:ilvl w:val="1"/>
          <w:numId w:val="1"/>
        </w:numPr>
        <w:spacing w:line="360" w:lineRule="auto"/>
        <w:ind w:left="1276" w:hanging="283"/>
        <w:rPr>
          <w:rFonts w:ascii="Arial" w:hAnsi="Arial" w:cs="Arial"/>
          <w:lang w:val="en-US"/>
        </w:rPr>
      </w:pPr>
      <w:r w:rsidRPr="00B96797">
        <w:rPr>
          <w:rFonts w:ascii="Arial" w:hAnsi="Arial" w:cs="Arial"/>
          <w:lang w:val="en-US"/>
        </w:rPr>
        <w:t>java 1.6 (NOT higher)</w:t>
      </w:r>
    </w:p>
    <w:p w:rsidR="00BE5584" w:rsidRPr="00B96797" w:rsidRDefault="00BE5584" w:rsidP="00B96797">
      <w:pPr>
        <w:pStyle w:val="ListParagraph"/>
        <w:numPr>
          <w:ilvl w:val="1"/>
          <w:numId w:val="1"/>
        </w:numPr>
        <w:spacing w:line="360" w:lineRule="auto"/>
        <w:ind w:left="1276" w:hanging="283"/>
        <w:rPr>
          <w:rFonts w:ascii="Arial" w:hAnsi="Arial" w:cs="Arial"/>
          <w:lang w:val="en-US"/>
        </w:rPr>
      </w:pPr>
      <w:r w:rsidRPr="00B96797">
        <w:rPr>
          <w:rFonts w:ascii="Arial" w:hAnsi="Arial" w:cs="Arial"/>
          <w:lang w:val="en-US"/>
        </w:rPr>
        <w:t xml:space="preserve">eID card </w:t>
      </w:r>
      <w:r w:rsidR="001D68A9" w:rsidRPr="00B96797">
        <w:rPr>
          <w:rFonts w:ascii="Arial" w:hAnsi="Arial" w:cs="Arial"/>
          <w:lang w:val="en-US"/>
        </w:rPr>
        <w:t xml:space="preserve">+ eID </w:t>
      </w:r>
      <w:r w:rsidR="00B96797">
        <w:rPr>
          <w:rFonts w:ascii="Arial" w:hAnsi="Arial" w:cs="Arial"/>
          <w:lang w:val="en-US"/>
        </w:rPr>
        <w:t xml:space="preserve">card </w:t>
      </w:r>
      <w:r w:rsidRPr="00B96797">
        <w:rPr>
          <w:rFonts w:ascii="Arial" w:hAnsi="Arial" w:cs="Arial"/>
          <w:lang w:val="en-US"/>
        </w:rPr>
        <w:t>reader</w:t>
      </w:r>
    </w:p>
    <w:p w:rsidR="001D68A9" w:rsidRPr="00B96797" w:rsidRDefault="00BE5584" w:rsidP="00B96797">
      <w:pPr>
        <w:pStyle w:val="ListParagraph"/>
        <w:numPr>
          <w:ilvl w:val="0"/>
          <w:numId w:val="1"/>
        </w:numPr>
        <w:spacing w:line="360" w:lineRule="auto"/>
        <w:ind w:left="709" w:hanging="283"/>
        <w:rPr>
          <w:rFonts w:ascii="Arial" w:hAnsi="Arial" w:cs="Arial"/>
          <w:lang w:val="en-US"/>
        </w:rPr>
      </w:pPr>
      <w:r w:rsidRPr="00B96797">
        <w:rPr>
          <w:rFonts w:ascii="Arial" w:hAnsi="Arial" w:cs="Arial"/>
          <w:lang w:val="en-US"/>
        </w:rPr>
        <w:t xml:space="preserve">Surf to </w:t>
      </w:r>
      <w:r w:rsidR="00F112A2">
        <w:fldChar w:fldCharType="begin"/>
      </w:r>
      <w:r w:rsidR="00F112A2" w:rsidRPr="00570BBC">
        <w:rPr>
          <w:lang w:val="en-US"/>
          <w:rPrChange w:id="0" w:author="Straetmans Koen" w:date="2014-10-10T15:32:00Z">
            <w:rPr/>
          </w:rPrChange>
        </w:rPr>
        <w:instrText xml:space="preserve"> HYPERLINK "http://wwwacc.ehealth.fgov.be/JWS/ETEE/etee-requestor_nl.jnlp" </w:instrText>
      </w:r>
      <w:r w:rsidR="00F112A2">
        <w:fldChar w:fldCharType="separate"/>
      </w:r>
      <w:r w:rsidRPr="00B96797">
        <w:rPr>
          <w:rStyle w:val="Hyperlink"/>
          <w:rFonts w:ascii="Arial" w:hAnsi="Arial" w:cs="Arial"/>
          <w:color w:val="auto"/>
          <w:lang w:val="en-US"/>
        </w:rPr>
        <w:t>http://wwwacc.ehealth.fgov.be/JWS/ETEE/etee-requestor_nl.jnlp</w:t>
      </w:r>
      <w:r w:rsidR="00F112A2">
        <w:rPr>
          <w:rStyle w:val="Hyperlink"/>
          <w:rFonts w:ascii="Arial" w:hAnsi="Arial" w:cs="Arial"/>
          <w:color w:val="auto"/>
          <w:lang w:val="en-US"/>
        </w:rPr>
        <w:fldChar w:fldCharType="end"/>
      </w:r>
      <w:r w:rsidRPr="00B96797">
        <w:rPr>
          <w:rFonts w:ascii="Arial" w:hAnsi="Arial" w:cs="Arial"/>
          <w:lang w:val="en-US"/>
        </w:rPr>
        <w:t xml:space="preserve"> </w:t>
      </w:r>
      <w:r w:rsidR="001D68A9" w:rsidRPr="00B96797">
        <w:rPr>
          <w:rFonts w:ascii="Arial" w:hAnsi="Arial" w:cs="Arial"/>
          <w:lang w:val="en-US"/>
        </w:rPr>
        <w:t xml:space="preserve">and install the </w:t>
      </w:r>
      <w:r w:rsidR="00B96797" w:rsidRPr="00B96797">
        <w:rPr>
          <w:rFonts w:ascii="Arial" w:hAnsi="Arial" w:cs="Arial"/>
          <w:lang w:val="en-US"/>
        </w:rPr>
        <w:t>eHealth</w:t>
      </w:r>
      <w:r w:rsidR="001D68A9" w:rsidRPr="00B96797">
        <w:rPr>
          <w:rFonts w:ascii="Arial" w:hAnsi="Arial" w:cs="Arial"/>
          <w:lang w:val="en-US"/>
        </w:rPr>
        <w:t xml:space="preserve"> </w:t>
      </w:r>
      <w:r w:rsidRPr="00B96797">
        <w:rPr>
          <w:rFonts w:ascii="Arial" w:hAnsi="Arial" w:cs="Arial"/>
          <w:lang w:val="en-US"/>
        </w:rPr>
        <w:t xml:space="preserve">certificate manager. </w:t>
      </w:r>
      <w:r w:rsidR="001D68A9" w:rsidRPr="00B96797">
        <w:rPr>
          <w:rFonts w:ascii="Arial" w:hAnsi="Arial" w:cs="Arial"/>
          <w:lang w:val="en-US"/>
        </w:rPr>
        <w:t xml:space="preserve">This tool will be used to request the necessary </w:t>
      </w:r>
      <w:r w:rsidR="00B96797" w:rsidRPr="00B96797">
        <w:rPr>
          <w:rFonts w:ascii="Arial" w:hAnsi="Arial" w:cs="Arial"/>
          <w:lang w:val="en-US"/>
        </w:rPr>
        <w:t>eHealth</w:t>
      </w:r>
      <w:r w:rsidR="001D68A9" w:rsidRPr="00B96797">
        <w:rPr>
          <w:rFonts w:ascii="Arial" w:hAnsi="Arial" w:cs="Arial"/>
          <w:lang w:val="en-US"/>
        </w:rPr>
        <w:t xml:space="preserve"> certificates</w:t>
      </w:r>
      <w:r w:rsidR="00B96797">
        <w:rPr>
          <w:rFonts w:ascii="Arial" w:hAnsi="Arial" w:cs="Arial"/>
          <w:lang w:val="en-US"/>
        </w:rPr>
        <w:t>.</w:t>
      </w:r>
    </w:p>
    <w:p w:rsidR="00B5516A" w:rsidRPr="00B96797" w:rsidRDefault="001D68A9" w:rsidP="00B96797">
      <w:pPr>
        <w:pStyle w:val="ListParagraph"/>
        <w:numPr>
          <w:ilvl w:val="0"/>
          <w:numId w:val="1"/>
        </w:numPr>
        <w:spacing w:line="360" w:lineRule="auto"/>
        <w:ind w:left="709" w:hanging="283"/>
        <w:rPr>
          <w:rFonts w:ascii="Arial" w:hAnsi="Arial" w:cs="Arial"/>
          <w:lang w:val="en-US"/>
        </w:rPr>
      </w:pPr>
      <w:r w:rsidRPr="00B96797">
        <w:rPr>
          <w:rFonts w:ascii="Arial" w:hAnsi="Arial" w:cs="Arial"/>
          <w:lang w:val="en-US"/>
        </w:rPr>
        <w:t xml:space="preserve">Follow the on-screen instructions. </w:t>
      </w:r>
      <w:r w:rsidR="00B96797">
        <w:rPr>
          <w:rFonts w:ascii="Arial" w:hAnsi="Arial" w:cs="Arial"/>
          <w:lang w:val="en-US"/>
        </w:rPr>
        <w:br/>
      </w:r>
      <w:r w:rsidRPr="00B96797">
        <w:rPr>
          <w:rFonts w:ascii="Arial" w:hAnsi="Arial" w:cs="Arial"/>
          <w:lang w:val="en-US"/>
        </w:rPr>
        <w:t>Every insurer should</w:t>
      </w:r>
      <w:r w:rsidR="00B5516A" w:rsidRPr="00B96797">
        <w:rPr>
          <w:rFonts w:ascii="Arial" w:hAnsi="Arial" w:cs="Arial"/>
          <w:lang w:val="en-US"/>
        </w:rPr>
        <w:t xml:space="preserve"> request one “</w:t>
      </w:r>
      <w:r w:rsidR="00B96797" w:rsidRPr="00B96797">
        <w:rPr>
          <w:rFonts w:ascii="Arial" w:hAnsi="Arial" w:cs="Arial"/>
          <w:lang w:val="en-US"/>
        </w:rPr>
        <w:t>organization</w:t>
      </w:r>
      <w:r w:rsidR="00B5516A" w:rsidRPr="00B96797">
        <w:rPr>
          <w:rFonts w:ascii="Arial" w:hAnsi="Arial" w:cs="Arial"/>
          <w:lang w:val="en-US"/>
        </w:rPr>
        <w:t xml:space="preserve"> certificate” and at least one</w:t>
      </w:r>
      <w:r w:rsidRPr="00B96797">
        <w:rPr>
          <w:rFonts w:ascii="Arial" w:hAnsi="Arial" w:cs="Arial"/>
          <w:lang w:val="en-US"/>
        </w:rPr>
        <w:t xml:space="preserve"> </w:t>
      </w:r>
      <w:r w:rsidR="00B5516A" w:rsidRPr="00B96797">
        <w:rPr>
          <w:rFonts w:ascii="Arial" w:hAnsi="Arial" w:cs="Arial"/>
          <w:lang w:val="en-US"/>
        </w:rPr>
        <w:t>personal certificate, according to the tables below:</w:t>
      </w:r>
    </w:p>
    <w:p w:rsidR="00B5516A" w:rsidRPr="00B96797" w:rsidRDefault="00B5516A" w:rsidP="00B96797">
      <w:pPr>
        <w:spacing w:line="360" w:lineRule="auto"/>
        <w:ind w:left="708"/>
        <w:rPr>
          <w:rFonts w:ascii="Arial" w:hAnsi="Arial" w:cs="Arial"/>
          <w:i/>
          <w:u w:val="single"/>
          <w:lang w:val="en-US"/>
        </w:rPr>
      </w:pPr>
      <w:r w:rsidRPr="00B96797">
        <w:rPr>
          <w:rFonts w:ascii="Arial" w:hAnsi="Arial" w:cs="Arial"/>
          <w:i/>
          <w:u w:val="single"/>
          <w:lang w:val="en-US"/>
        </w:rPr>
        <w:t>Personal certificates:</w:t>
      </w:r>
    </w:p>
    <w:tbl>
      <w:tblPr>
        <w:tblStyle w:val="TableGrid"/>
        <w:tblW w:w="0" w:type="auto"/>
        <w:tblInd w:w="1068" w:type="dxa"/>
        <w:tblLook w:val="04A0" w:firstRow="1" w:lastRow="0" w:firstColumn="1" w:lastColumn="0" w:noHBand="0" w:noVBand="1"/>
      </w:tblPr>
      <w:tblGrid>
        <w:gridCol w:w="1643"/>
        <w:gridCol w:w="1643"/>
        <w:gridCol w:w="1644"/>
        <w:gridCol w:w="2474"/>
      </w:tblGrid>
      <w:tr w:rsidR="00B96797" w:rsidRPr="00570BBC" w:rsidTr="00B96797">
        <w:tc>
          <w:tcPr>
            <w:tcW w:w="1643" w:type="dxa"/>
          </w:tcPr>
          <w:p w:rsidR="00B5516A" w:rsidRPr="00B96797" w:rsidRDefault="00B5516A" w:rsidP="00B96797">
            <w:pPr>
              <w:rPr>
                <w:rFonts w:ascii="Arial" w:hAnsi="Arial" w:cs="Arial"/>
                <w:b/>
                <w:lang w:val="en-US"/>
              </w:rPr>
            </w:pPr>
            <w:r w:rsidRPr="00B96797">
              <w:rPr>
                <w:rFonts w:ascii="Arial" w:hAnsi="Arial" w:cs="Arial"/>
                <w:b/>
                <w:lang w:val="en-US"/>
              </w:rPr>
              <w:t>INSZ_NISS</w:t>
            </w:r>
          </w:p>
        </w:tc>
        <w:tc>
          <w:tcPr>
            <w:tcW w:w="1643" w:type="dxa"/>
          </w:tcPr>
          <w:p w:rsidR="00B5516A" w:rsidRPr="00B96797" w:rsidRDefault="00B5516A" w:rsidP="00B96797">
            <w:pPr>
              <w:rPr>
                <w:rFonts w:ascii="Arial" w:hAnsi="Arial" w:cs="Arial"/>
                <w:b/>
                <w:lang w:val="en-US"/>
              </w:rPr>
            </w:pPr>
            <w:r w:rsidRPr="00B96797">
              <w:rPr>
                <w:rFonts w:ascii="Arial" w:hAnsi="Arial" w:cs="Arial"/>
                <w:b/>
                <w:lang w:val="en-US"/>
              </w:rPr>
              <w:t>FIRST NAME</w:t>
            </w:r>
          </w:p>
        </w:tc>
        <w:tc>
          <w:tcPr>
            <w:tcW w:w="1644" w:type="dxa"/>
          </w:tcPr>
          <w:p w:rsidR="00B5516A" w:rsidRPr="00B96797" w:rsidRDefault="00B5516A" w:rsidP="00B96797">
            <w:pPr>
              <w:rPr>
                <w:rFonts w:ascii="Arial" w:hAnsi="Arial" w:cs="Arial"/>
                <w:b/>
                <w:lang w:val="en-US"/>
              </w:rPr>
            </w:pPr>
            <w:r w:rsidRPr="00B96797">
              <w:rPr>
                <w:rFonts w:ascii="Arial" w:hAnsi="Arial" w:cs="Arial"/>
                <w:b/>
                <w:lang w:val="en-US"/>
              </w:rPr>
              <w:t>NAME</w:t>
            </w:r>
          </w:p>
        </w:tc>
        <w:tc>
          <w:tcPr>
            <w:tcW w:w="2474" w:type="dxa"/>
          </w:tcPr>
          <w:p w:rsidR="00B5516A" w:rsidRPr="00570BBC" w:rsidRDefault="00B5516A" w:rsidP="00B96797">
            <w:pPr>
              <w:rPr>
                <w:rFonts w:ascii="Arial" w:hAnsi="Arial" w:cs="Arial"/>
                <w:b/>
                <w:lang w:val="fr-BE"/>
                <w:rPrChange w:id="1" w:author="Straetmans Koen" w:date="2014-10-10T15:32:00Z">
                  <w:rPr>
                    <w:rFonts w:ascii="Arial" w:hAnsi="Arial" w:cs="Arial"/>
                    <w:b/>
                    <w:lang w:val="en-US"/>
                  </w:rPr>
                </w:rPrChange>
              </w:rPr>
            </w:pPr>
            <w:r w:rsidRPr="00570BBC">
              <w:rPr>
                <w:rFonts w:ascii="Arial" w:hAnsi="Arial" w:cs="Arial"/>
                <w:b/>
                <w:lang w:val="fr-BE"/>
                <w:rPrChange w:id="2" w:author="Straetmans Koen" w:date="2014-10-10T15:32:00Z">
                  <w:rPr>
                    <w:rFonts w:ascii="Arial" w:hAnsi="Arial" w:cs="Arial"/>
                    <w:b/>
                    <w:lang w:val="en-US"/>
                  </w:rPr>
                </w:rPrChange>
              </w:rPr>
              <w:t xml:space="preserve">RIZIV-INAMI N° </w:t>
            </w:r>
            <w:r w:rsidR="00B96797" w:rsidRPr="00570BBC">
              <w:rPr>
                <w:rFonts w:ascii="Arial" w:hAnsi="Arial" w:cs="Arial"/>
                <w:b/>
                <w:lang w:val="fr-BE"/>
                <w:rPrChange w:id="3" w:author="Straetmans Koen" w:date="2014-10-10T15:32:00Z">
                  <w:rPr>
                    <w:rFonts w:ascii="Arial" w:hAnsi="Arial" w:cs="Arial"/>
                    <w:b/>
                    <w:lang w:val="en-US"/>
                  </w:rPr>
                </w:rPrChange>
              </w:rPr>
              <w:br/>
            </w:r>
            <w:r w:rsidRPr="00570BBC">
              <w:rPr>
                <w:rFonts w:ascii="Arial" w:hAnsi="Arial" w:cs="Arial"/>
                <w:b/>
                <w:lang w:val="fr-BE"/>
                <w:rPrChange w:id="4" w:author="Straetmans Koen" w:date="2014-10-10T15:32:00Z">
                  <w:rPr>
                    <w:rFonts w:ascii="Arial" w:hAnsi="Arial" w:cs="Arial"/>
                    <w:b/>
                    <w:lang w:val="en-US"/>
                  </w:rPr>
                </w:rPrChange>
              </w:rPr>
              <w:t>as pharmacist</w:t>
            </w:r>
          </w:p>
        </w:tc>
      </w:tr>
      <w:tr w:rsidR="00B96797" w:rsidRPr="00B96797" w:rsidTr="00B96797">
        <w:trPr>
          <w:trHeight w:val="255"/>
        </w:trPr>
        <w:tc>
          <w:tcPr>
            <w:tcW w:w="1643" w:type="dxa"/>
            <w:noWrap/>
            <w:hideMark/>
          </w:tcPr>
          <w:p w:rsidR="00B5516A" w:rsidRPr="00B5516A" w:rsidRDefault="00B5516A" w:rsidP="00B96797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B5516A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84020732579</w:t>
            </w:r>
          </w:p>
        </w:tc>
        <w:tc>
          <w:tcPr>
            <w:tcW w:w="1643" w:type="dxa"/>
            <w:noWrap/>
            <w:hideMark/>
          </w:tcPr>
          <w:p w:rsidR="00B5516A" w:rsidRPr="00B5516A" w:rsidRDefault="00B5516A" w:rsidP="00B96797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B5516A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Pieterjan</w:t>
            </w:r>
          </w:p>
        </w:tc>
        <w:tc>
          <w:tcPr>
            <w:tcW w:w="1644" w:type="dxa"/>
            <w:noWrap/>
            <w:hideMark/>
          </w:tcPr>
          <w:p w:rsidR="00B5516A" w:rsidRPr="00B5516A" w:rsidRDefault="00B5516A" w:rsidP="00B96797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B5516A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Vanpee</w:t>
            </w:r>
          </w:p>
        </w:tc>
        <w:tc>
          <w:tcPr>
            <w:tcW w:w="2474" w:type="dxa"/>
            <w:noWrap/>
            <w:hideMark/>
          </w:tcPr>
          <w:p w:rsidR="00B5516A" w:rsidRPr="00B5516A" w:rsidRDefault="00B5516A" w:rsidP="00B96797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B5516A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2-20701-71-001</w:t>
            </w:r>
          </w:p>
        </w:tc>
      </w:tr>
      <w:tr w:rsidR="00B96797" w:rsidRPr="00B96797" w:rsidTr="00B96797">
        <w:trPr>
          <w:trHeight w:val="255"/>
        </w:trPr>
        <w:tc>
          <w:tcPr>
            <w:tcW w:w="1643" w:type="dxa"/>
            <w:noWrap/>
            <w:hideMark/>
          </w:tcPr>
          <w:p w:rsidR="00B5516A" w:rsidRPr="00B5516A" w:rsidRDefault="00B5516A" w:rsidP="00B96797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B5516A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84051837907 </w:t>
            </w:r>
          </w:p>
        </w:tc>
        <w:tc>
          <w:tcPr>
            <w:tcW w:w="1643" w:type="dxa"/>
            <w:noWrap/>
            <w:hideMark/>
          </w:tcPr>
          <w:p w:rsidR="00B5516A" w:rsidRPr="00B5516A" w:rsidRDefault="00B5516A" w:rsidP="00B96797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B5516A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Tim</w:t>
            </w:r>
          </w:p>
        </w:tc>
        <w:tc>
          <w:tcPr>
            <w:tcW w:w="1644" w:type="dxa"/>
            <w:noWrap/>
            <w:hideMark/>
          </w:tcPr>
          <w:p w:rsidR="00B5516A" w:rsidRPr="00B5516A" w:rsidRDefault="00B5516A" w:rsidP="00B96797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B5516A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Wouters</w:t>
            </w:r>
          </w:p>
        </w:tc>
        <w:tc>
          <w:tcPr>
            <w:tcW w:w="2474" w:type="dxa"/>
            <w:noWrap/>
            <w:hideMark/>
          </w:tcPr>
          <w:p w:rsidR="00B5516A" w:rsidRPr="00B5516A" w:rsidRDefault="00B5516A" w:rsidP="00B96797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B5516A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2-20702-70-001</w:t>
            </w:r>
          </w:p>
        </w:tc>
      </w:tr>
      <w:tr w:rsidR="00B96797" w:rsidRPr="00B96797" w:rsidTr="00B96797">
        <w:trPr>
          <w:trHeight w:val="255"/>
        </w:trPr>
        <w:tc>
          <w:tcPr>
            <w:tcW w:w="1643" w:type="dxa"/>
            <w:noWrap/>
            <w:hideMark/>
          </w:tcPr>
          <w:p w:rsidR="00B5516A" w:rsidRPr="00B5516A" w:rsidRDefault="00B5516A" w:rsidP="00B96797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B5516A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74101902361</w:t>
            </w:r>
          </w:p>
        </w:tc>
        <w:tc>
          <w:tcPr>
            <w:tcW w:w="1643" w:type="dxa"/>
            <w:noWrap/>
            <w:hideMark/>
          </w:tcPr>
          <w:p w:rsidR="00B5516A" w:rsidRPr="00B5516A" w:rsidRDefault="00B5516A" w:rsidP="00B96797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B5516A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Thierry</w:t>
            </w:r>
          </w:p>
        </w:tc>
        <w:tc>
          <w:tcPr>
            <w:tcW w:w="1644" w:type="dxa"/>
            <w:noWrap/>
            <w:hideMark/>
          </w:tcPr>
          <w:p w:rsidR="00B5516A" w:rsidRPr="00B5516A" w:rsidRDefault="00B5516A" w:rsidP="00B96797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B5516A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Bertholet </w:t>
            </w:r>
          </w:p>
        </w:tc>
        <w:tc>
          <w:tcPr>
            <w:tcW w:w="2474" w:type="dxa"/>
            <w:noWrap/>
            <w:hideMark/>
          </w:tcPr>
          <w:p w:rsidR="00B5516A" w:rsidRPr="00B5516A" w:rsidRDefault="00B5516A" w:rsidP="00B9679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B5516A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2-20703-6</w:t>
            </w:r>
            <w:r w:rsidRPr="00B5516A">
              <w:rPr>
                <w:rFonts w:ascii="Arial" w:eastAsia="Times New Roman" w:hAnsi="Arial" w:cs="Arial"/>
                <w:sz w:val="20"/>
                <w:szCs w:val="20"/>
              </w:rPr>
              <w:t>9-001</w:t>
            </w:r>
          </w:p>
        </w:tc>
      </w:tr>
      <w:tr w:rsidR="00B96797" w:rsidRPr="00B96797" w:rsidTr="00B96797">
        <w:trPr>
          <w:trHeight w:val="255"/>
        </w:trPr>
        <w:tc>
          <w:tcPr>
            <w:tcW w:w="1643" w:type="dxa"/>
            <w:noWrap/>
            <w:hideMark/>
          </w:tcPr>
          <w:p w:rsidR="00B5516A" w:rsidRPr="00B5516A" w:rsidRDefault="00B5516A" w:rsidP="00B9679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B5516A">
              <w:rPr>
                <w:rFonts w:ascii="Arial" w:eastAsia="Times New Roman" w:hAnsi="Arial" w:cs="Arial"/>
                <w:sz w:val="20"/>
                <w:szCs w:val="20"/>
              </w:rPr>
              <w:t>69021010390</w:t>
            </w:r>
          </w:p>
        </w:tc>
        <w:tc>
          <w:tcPr>
            <w:tcW w:w="1643" w:type="dxa"/>
            <w:noWrap/>
            <w:hideMark/>
          </w:tcPr>
          <w:p w:rsidR="00B5516A" w:rsidRPr="00B5516A" w:rsidRDefault="00B5516A" w:rsidP="00B9679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B5516A">
              <w:rPr>
                <w:rFonts w:ascii="Arial" w:eastAsia="Times New Roman" w:hAnsi="Arial" w:cs="Arial"/>
                <w:sz w:val="20"/>
                <w:szCs w:val="20"/>
              </w:rPr>
              <w:t xml:space="preserve">Karl </w:t>
            </w:r>
          </w:p>
        </w:tc>
        <w:tc>
          <w:tcPr>
            <w:tcW w:w="1644" w:type="dxa"/>
            <w:noWrap/>
            <w:hideMark/>
          </w:tcPr>
          <w:p w:rsidR="00B5516A" w:rsidRPr="00B5516A" w:rsidRDefault="00B5516A" w:rsidP="00B9679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B5516A">
              <w:rPr>
                <w:rFonts w:ascii="Arial" w:eastAsia="Times New Roman" w:hAnsi="Arial" w:cs="Arial"/>
                <w:sz w:val="20"/>
                <w:szCs w:val="20"/>
              </w:rPr>
              <w:t xml:space="preserve">Vandecasteele </w:t>
            </w:r>
          </w:p>
        </w:tc>
        <w:tc>
          <w:tcPr>
            <w:tcW w:w="2474" w:type="dxa"/>
            <w:noWrap/>
            <w:hideMark/>
          </w:tcPr>
          <w:p w:rsidR="00B5516A" w:rsidRPr="00B5516A" w:rsidRDefault="00B5516A" w:rsidP="00B9679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B5516A">
              <w:rPr>
                <w:rFonts w:ascii="Arial" w:eastAsia="Times New Roman" w:hAnsi="Arial" w:cs="Arial"/>
                <w:sz w:val="20"/>
                <w:szCs w:val="20"/>
              </w:rPr>
              <w:t>2-20704-68-001</w:t>
            </w:r>
          </w:p>
        </w:tc>
      </w:tr>
      <w:tr w:rsidR="00B96797" w:rsidRPr="00B96797" w:rsidTr="00B96797">
        <w:trPr>
          <w:trHeight w:val="255"/>
        </w:trPr>
        <w:tc>
          <w:tcPr>
            <w:tcW w:w="1643" w:type="dxa"/>
            <w:noWrap/>
            <w:hideMark/>
          </w:tcPr>
          <w:p w:rsidR="00B5516A" w:rsidRPr="00B5516A" w:rsidRDefault="00B5516A" w:rsidP="00B9679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B5516A">
              <w:rPr>
                <w:rFonts w:ascii="Arial" w:eastAsia="Times New Roman" w:hAnsi="Arial" w:cs="Arial"/>
                <w:sz w:val="20"/>
                <w:szCs w:val="20"/>
              </w:rPr>
              <w:t>71051237119</w:t>
            </w:r>
          </w:p>
        </w:tc>
        <w:tc>
          <w:tcPr>
            <w:tcW w:w="1643" w:type="dxa"/>
            <w:noWrap/>
            <w:hideMark/>
          </w:tcPr>
          <w:p w:rsidR="00B5516A" w:rsidRPr="00B5516A" w:rsidRDefault="00B5516A" w:rsidP="00B9679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B5516A">
              <w:rPr>
                <w:rFonts w:ascii="Arial" w:eastAsia="Times New Roman" w:hAnsi="Arial" w:cs="Arial"/>
                <w:sz w:val="20"/>
                <w:szCs w:val="20"/>
              </w:rPr>
              <w:t xml:space="preserve">Mario </w:t>
            </w:r>
          </w:p>
        </w:tc>
        <w:tc>
          <w:tcPr>
            <w:tcW w:w="1644" w:type="dxa"/>
            <w:noWrap/>
            <w:hideMark/>
          </w:tcPr>
          <w:p w:rsidR="00B5516A" w:rsidRPr="00B5516A" w:rsidRDefault="00B5516A" w:rsidP="00B9679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B5516A">
              <w:rPr>
                <w:rFonts w:ascii="Arial" w:eastAsia="Times New Roman" w:hAnsi="Arial" w:cs="Arial"/>
                <w:sz w:val="20"/>
                <w:szCs w:val="20"/>
              </w:rPr>
              <w:t xml:space="preserve">Di Francesco </w:t>
            </w:r>
          </w:p>
        </w:tc>
        <w:tc>
          <w:tcPr>
            <w:tcW w:w="2474" w:type="dxa"/>
            <w:noWrap/>
            <w:hideMark/>
          </w:tcPr>
          <w:p w:rsidR="00B5516A" w:rsidRPr="00B5516A" w:rsidRDefault="00B5516A" w:rsidP="00B9679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B5516A">
              <w:rPr>
                <w:rFonts w:ascii="Arial" w:eastAsia="Times New Roman" w:hAnsi="Arial" w:cs="Arial"/>
                <w:sz w:val="20"/>
                <w:szCs w:val="20"/>
              </w:rPr>
              <w:t>2-20705-67-001</w:t>
            </w:r>
          </w:p>
        </w:tc>
      </w:tr>
    </w:tbl>
    <w:p w:rsidR="00C50A34" w:rsidRDefault="00C50A34" w:rsidP="00B96797">
      <w:pPr>
        <w:ind w:left="709" w:hanging="283"/>
        <w:rPr>
          <w:ins w:id="5" w:author="Straetmans Koen" w:date="2014-10-10T15:32:00Z"/>
          <w:rFonts w:ascii="Arial" w:hAnsi="Arial" w:cs="Arial"/>
          <w:lang w:val="en-US"/>
        </w:rPr>
      </w:pPr>
    </w:p>
    <w:p w:rsidR="00570BBC" w:rsidRPr="00570BBC" w:rsidRDefault="00570BBC" w:rsidP="00B96797">
      <w:pPr>
        <w:ind w:left="709" w:hanging="283"/>
        <w:rPr>
          <w:rFonts w:ascii="Arial" w:hAnsi="Arial" w:cs="Arial"/>
          <w:b/>
          <w:lang w:val="en-US"/>
          <w:rPrChange w:id="6" w:author="Straetmans Koen" w:date="2014-10-10T15:34:00Z">
            <w:rPr>
              <w:rFonts w:ascii="Arial" w:hAnsi="Arial" w:cs="Arial"/>
              <w:lang w:val="en-US"/>
            </w:rPr>
          </w:rPrChange>
        </w:rPr>
      </w:pPr>
      <w:ins w:id="7" w:author="Straetmans Koen" w:date="2014-10-10T15:32:00Z">
        <w:r>
          <w:rPr>
            <w:rFonts w:ascii="Arial" w:hAnsi="Arial" w:cs="Arial"/>
            <w:lang w:val="en-US"/>
          </w:rPr>
          <w:tab/>
        </w:r>
        <w:r w:rsidRPr="00570BBC">
          <w:rPr>
            <w:rFonts w:ascii="Arial" w:hAnsi="Arial" w:cs="Arial"/>
            <w:b/>
            <w:lang w:val="en-US"/>
            <w:rPrChange w:id="8" w:author="Straetmans Koen" w:date="2014-10-10T15:34:00Z">
              <w:rPr>
                <w:rFonts w:ascii="Arial" w:hAnsi="Arial" w:cs="Arial"/>
                <w:lang w:val="en-US"/>
              </w:rPr>
            </w:rPrChange>
          </w:rPr>
          <w:t xml:space="preserve">If you </w:t>
        </w:r>
      </w:ins>
      <w:ins w:id="9" w:author="Straetmans Koen" w:date="2014-10-10T15:33:00Z">
        <w:r w:rsidRPr="00570BBC">
          <w:rPr>
            <w:rFonts w:ascii="Arial" w:hAnsi="Arial" w:cs="Arial"/>
            <w:b/>
            <w:lang w:val="en-US"/>
            <w:rPrChange w:id="10" w:author="Straetmans Koen" w:date="2014-10-10T15:34:00Z">
              <w:rPr>
                <w:rFonts w:ascii="Arial" w:hAnsi="Arial" w:cs="Arial"/>
                <w:lang w:val="en-US"/>
              </w:rPr>
            </w:rPrChange>
          </w:rPr>
          <w:t xml:space="preserve">will </w:t>
        </w:r>
      </w:ins>
      <w:ins w:id="11" w:author="Straetmans Koen" w:date="2014-10-10T15:32:00Z">
        <w:r w:rsidRPr="00570BBC">
          <w:rPr>
            <w:rFonts w:ascii="Arial" w:hAnsi="Arial" w:cs="Arial"/>
            <w:b/>
            <w:lang w:val="en-US"/>
            <w:rPrChange w:id="12" w:author="Straetmans Koen" w:date="2014-10-10T15:34:00Z">
              <w:rPr>
                <w:rFonts w:ascii="Arial" w:hAnsi="Arial" w:cs="Arial"/>
                <w:lang w:val="en-US"/>
              </w:rPr>
            </w:rPrChange>
          </w:rPr>
          <w:t xml:space="preserve">share the login and </w:t>
        </w:r>
      </w:ins>
      <w:ins w:id="13" w:author="Straetmans Koen" w:date="2014-10-10T15:33:00Z">
        <w:r w:rsidRPr="00570BBC">
          <w:rPr>
            <w:rFonts w:ascii="Arial" w:hAnsi="Arial" w:cs="Arial"/>
            <w:b/>
            <w:lang w:val="en-US"/>
            <w:rPrChange w:id="14" w:author="Straetmans Koen" w:date="2014-10-10T15:34:00Z">
              <w:rPr>
                <w:rFonts w:ascii="Arial" w:hAnsi="Arial" w:cs="Arial"/>
                <w:lang w:val="en-US"/>
              </w:rPr>
            </w:rPrChange>
          </w:rPr>
          <w:t>password</w:t>
        </w:r>
      </w:ins>
      <w:ins w:id="15" w:author="Straetmans Koen" w:date="2014-10-10T15:32:00Z">
        <w:r w:rsidRPr="00570BBC">
          <w:rPr>
            <w:rFonts w:ascii="Arial" w:hAnsi="Arial" w:cs="Arial"/>
            <w:b/>
            <w:lang w:val="en-US"/>
            <w:rPrChange w:id="16" w:author="Straetmans Koen" w:date="2014-10-10T15:34:00Z">
              <w:rPr>
                <w:rFonts w:ascii="Arial" w:hAnsi="Arial" w:cs="Arial"/>
                <w:lang w:val="en-US"/>
              </w:rPr>
            </w:rPrChange>
          </w:rPr>
          <w:t xml:space="preserve"> </w:t>
        </w:r>
      </w:ins>
      <w:ins w:id="17" w:author="Straetmans Koen" w:date="2014-10-10T15:33:00Z">
        <w:r w:rsidRPr="00570BBC">
          <w:rPr>
            <w:rFonts w:ascii="Arial" w:hAnsi="Arial" w:cs="Arial"/>
            <w:b/>
            <w:lang w:val="en-US"/>
            <w:rPrChange w:id="18" w:author="Straetmans Koen" w:date="2014-10-10T15:34:00Z">
              <w:rPr>
                <w:rFonts w:ascii="Arial" w:hAnsi="Arial" w:cs="Arial"/>
                <w:lang w:val="en-US"/>
              </w:rPr>
            </w:rPrChange>
          </w:rPr>
          <w:t>of the personal certificate for the acceptance environment within your organization, make sure to choose a kind of generic login or passwor</w:t>
        </w:r>
      </w:ins>
      <w:ins w:id="19" w:author="Straetmans Koen" w:date="2014-10-10T15:34:00Z">
        <w:r w:rsidRPr="00570BBC">
          <w:rPr>
            <w:rFonts w:ascii="Arial" w:hAnsi="Arial" w:cs="Arial"/>
            <w:b/>
            <w:lang w:val="en-US"/>
            <w:rPrChange w:id="20" w:author="Straetmans Koen" w:date="2014-10-10T15:34:00Z">
              <w:rPr>
                <w:rFonts w:ascii="Arial" w:hAnsi="Arial" w:cs="Arial"/>
                <w:lang w:val="en-US"/>
              </w:rPr>
            </w:rPrChange>
          </w:rPr>
          <w:t>d. Don’t use your personal c</w:t>
        </w:r>
      </w:ins>
      <w:ins w:id="21" w:author="Straetmans Koen" w:date="2014-10-10T15:33:00Z">
        <w:r w:rsidRPr="00570BBC">
          <w:rPr>
            <w:rFonts w:ascii="Arial" w:hAnsi="Arial" w:cs="Arial"/>
            <w:b/>
            <w:lang w:val="en-US"/>
            <w:rPrChange w:id="22" w:author="Straetmans Koen" w:date="2014-10-10T15:34:00Z">
              <w:rPr>
                <w:rFonts w:ascii="Arial" w:hAnsi="Arial" w:cs="Arial"/>
                <w:lang w:val="en-US"/>
              </w:rPr>
            </w:rPrChange>
          </w:rPr>
          <w:t xml:space="preserve">redentials that you use for </w:t>
        </w:r>
      </w:ins>
      <w:ins w:id="23" w:author="Straetmans Koen" w:date="2014-10-10T15:34:00Z">
        <w:r w:rsidRPr="00570BBC">
          <w:rPr>
            <w:rFonts w:ascii="Arial" w:hAnsi="Arial" w:cs="Arial"/>
            <w:b/>
            <w:lang w:val="en-US"/>
            <w:rPrChange w:id="24" w:author="Straetmans Koen" w:date="2014-10-10T15:34:00Z">
              <w:rPr>
                <w:rFonts w:ascii="Arial" w:hAnsi="Arial" w:cs="Arial"/>
                <w:lang w:val="en-US"/>
              </w:rPr>
            </w:rPrChange>
          </w:rPr>
          <w:t xml:space="preserve">other personal applications. </w:t>
        </w:r>
      </w:ins>
    </w:p>
    <w:p w:rsidR="00B5516A" w:rsidRPr="00B96797" w:rsidRDefault="00B5516A" w:rsidP="00B96797">
      <w:pPr>
        <w:spacing w:line="360" w:lineRule="auto"/>
        <w:ind w:left="708"/>
        <w:rPr>
          <w:rFonts w:ascii="Arial" w:hAnsi="Arial" w:cs="Arial"/>
          <w:i/>
          <w:u w:val="single"/>
          <w:lang w:val="en-US"/>
        </w:rPr>
      </w:pPr>
      <w:r w:rsidRPr="00B96797">
        <w:rPr>
          <w:rFonts w:ascii="Arial" w:hAnsi="Arial" w:cs="Arial"/>
          <w:i/>
          <w:u w:val="single"/>
          <w:lang w:val="en-US"/>
        </w:rPr>
        <w:t xml:space="preserve">Organisation certificates </w:t>
      </w:r>
      <w:r w:rsidRPr="00B96797">
        <w:rPr>
          <w:rFonts w:ascii="Arial" w:hAnsi="Arial" w:cs="Arial"/>
          <w:b/>
          <w:i/>
          <w:u w:val="single"/>
          <w:lang w:val="en-US"/>
        </w:rPr>
        <w:t>(should be requested by the pharmacy-holder!</w:t>
      </w:r>
      <w:r w:rsidRPr="00B96797">
        <w:rPr>
          <w:rFonts w:ascii="Arial" w:hAnsi="Arial" w:cs="Arial"/>
          <w:i/>
          <w:u w:val="single"/>
          <w:lang w:val="en-US"/>
        </w:rPr>
        <w:t>)</w:t>
      </w:r>
    </w:p>
    <w:tbl>
      <w:tblPr>
        <w:tblStyle w:val="TableGrid"/>
        <w:tblW w:w="8351" w:type="dxa"/>
        <w:tblInd w:w="1068" w:type="dxa"/>
        <w:tblLook w:val="04A0" w:firstRow="1" w:lastRow="0" w:firstColumn="1" w:lastColumn="0" w:noHBand="0" w:noVBand="1"/>
      </w:tblPr>
      <w:tblGrid>
        <w:gridCol w:w="1643"/>
        <w:gridCol w:w="1879"/>
        <w:gridCol w:w="1644"/>
        <w:gridCol w:w="1645"/>
        <w:gridCol w:w="1540"/>
      </w:tblGrid>
      <w:tr w:rsidR="00B96797" w:rsidRPr="00B96797" w:rsidTr="00B96797">
        <w:trPr>
          <w:trHeight w:val="255"/>
        </w:trPr>
        <w:tc>
          <w:tcPr>
            <w:tcW w:w="1643" w:type="dxa"/>
            <w:noWrap/>
            <w:hideMark/>
          </w:tcPr>
          <w:p w:rsidR="00C50A34" w:rsidRPr="00C50A34" w:rsidRDefault="00C50A34" w:rsidP="00B96797">
            <w:pPr>
              <w:jc w:val="both"/>
              <w:rPr>
                <w:rFonts w:ascii="Arial" w:hAnsi="Arial" w:cs="Arial"/>
                <w:b/>
                <w:lang w:val="en-US"/>
              </w:rPr>
            </w:pPr>
            <w:r w:rsidRPr="00B96797">
              <w:rPr>
                <w:rFonts w:ascii="Arial" w:hAnsi="Arial" w:cs="Arial"/>
                <w:b/>
                <w:lang w:val="en-US"/>
              </w:rPr>
              <w:t>Pharmacy N°</w:t>
            </w:r>
          </w:p>
        </w:tc>
        <w:tc>
          <w:tcPr>
            <w:tcW w:w="1879" w:type="dxa"/>
            <w:noWrap/>
            <w:hideMark/>
          </w:tcPr>
          <w:p w:rsidR="00C50A34" w:rsidRPr="00C50A34" w:rsidRDefault="00C50A34" w:rsidP="00B96797">
            <w:pPr>
              <w:rPr>
                <w:rFonts w:ascii="Arial" w:hAnsi="Arial" w:cs="Arial"/>
                <w:b/>
                <w:lang w:val="en-US"/>
              </w:rPr>
            </w:pPr>
            <w:r w:rsidRPr="00C50A34">
              <w:rPr>
                <w:rFonts w:ascii="Arial" w:hAnsi="Arial" w:cs="Arial"/>
                <w:b/>
                <w:lang w:val="en-US"/>
              </w:rPr>
              <w:t>Pharmacy Name</w:t>
            </w:r>
          </w:p>
        </w:tc>
        <w:tc>
          <w:tcPr>
            <w:tcW w:w="1644" w:type="dxa"/>
            <w:noWrap/>
            <w:hideMark/>
          </w:tcPr>
          <w:p w:rsidR="00C50A34" w:rsidRPr="00C50A34" w:rsidRDefault="00C50A34" w:rsidP="00B96797">
            <w:pPr>
              <w:rPr>
                <w:rFonts w:ascii="Arial" w:hAnsi="Arial" w:cs="Arial"/>
                <w:b/>
                <w:lang w:val="en-US"/>
              </w:rPr>
            </w:pPr>
            <w:r w:rsidRPr="00C50A34">
              <w:rPr>
                <w:rFonts w:ascii="Arial" w:hAnsi="Arial" w:cs="Arial"/>
                <w:b/>
                <w:lang w:val="en-US"/>
              </w:rPr>
              <w:t>Pharmacy holder SSIN</w:t>
            </w:r>
          </w:p>
        </w:tc>
        <w:tc>
          <w:tcPr>
            <w:tcW w:w="1645" w:type="dxa"/>
            <w:noWrap/>
            <w:hideMark/>
          </w:tcPr>
          <w:p w:rsidR="00C50A34" w:rsidRPr="00C50A34" w:rsidRDefault="00C50A34" w:rsidP="00B96797">
            <w:pPr>
              <w:rPr>
                <w:rFonts w:ascii="Arial" w:hAnsi="Arial" w:cs="Arial"/>
                <w:b/>
                <w:lang w:val="en-US"/>
              </w:rPr>
            </w:pPr>
            <w:r w:rsidRPr="00C50A34">
              <w:rPr>
                <w:rFonts w:ascii="Arial" w:hAnsi="Arial" w:cs="Arial"/>
                <w:b/>
                <w:lang w:val="en-US"/>
              </w:rPr>
              <w:t>Pharmacy holder Name</w:t>
            </w:r>
          </w:p>
        </w:tc>
        <w:tc>
          <w:tcPr>
            <w:tcW w:w="1540" w:type="dxa"/>
            <w:noWrap/>
            <w:hideMark/>
          </w:tcPr>
          <w:p w:rsidR="00C50A34" w:rsidRPr="00C50A34" w:rsidRDefault="00C50A34" w:rsidP="00B96797">
            <w:pPr>
              <w:rPr>
                <w:rFonts w:ascii="Arial" w:hAnsi="Arial" w:cs="Arial"/>
                <w:b/>
                <w:lang w:val="en-US"/>
              </w:rPr>
            </w:pPr>
            <w:r w:rsidRPr="00C50A34">
              <w:rPr>
                <w:rFonts w:ascii="Arial" w:hAnsi="Arial" w:cs="Arial"/>
                <w:b/>
                <w:lang w:val="en-US"/>
              </w:rPr>
              <w:t>Pharmacy holder last name</w:t>
            </w:r>
          </w:p>
        </w:tc>
      </w:tr>
      <w:tr w:rsidR="00B96797" w:rsidRPr="00B96797" w:rsidTr="00B96797">
        <w:trPr>
          <w:trHeight w:val="255"/>
        </w:trPr>
        <w:tc>
          <w:tcPr>
            <w:tcW w:w="1643" w:type="dxa"/>
            <w:noWrap/>
            <w:hideMark/>
          </w:tcPr>
          <w:p w:rsidR="00C50A34" w:rsidRPr="00C50A34" w:rsidRDefault="00C50A34" w:rsidP="00B9679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C50A34">
              <w:rPr>
                <w:rFonts w:ascii="Arial" w:eastAsia="Times New Roman" w:hAnsi="Arial" w:cs="Arial"/>
                <w:sz w:val="20"/>
                <w:szCs w:val="20"/>
              </w:rPr>
              <w:t>2-99003-48</w:t>
            </w:r>
          </w:p>
        </w:tc>
        <w:tc>
          <w:tcPr>
            <w:tcW w:w="1879" w:type="dxa"/>
            <w:noWrap/>
            <w:hideMark/>
          </w:tcPr>
          <w:p w:rsidR="00C50A34" w:rsidRPr="00C50A34" w:rsidRDefault="00C50A34" w:rsidP="00B9679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C50A34">
              <w:rPr>
                <w:rFonts w:ascii="Arial" w:eastAsia="Times New Roman" w:hAnsi="Arial" w:cs="Arial"/>
                <w:sz w:val="20"/>
                <w:szCs w:val="20"/>
              </w:rPr>
              <w:t>APO ASSU 0739</w:t>
            </w:r>
          </w:p>
        </w:tc>
        <w:tc>
          <w:tcPr>
            <w:tcW w:w="1644" w:type="dxa"/>
            <w:noWrap/>
            <w:hideMark/>
          </w:tcPr>
          <w:p w:rsidR="00C50A34" w:rsidRPr="00C50A34" w:rsidRDefault="00C50A34" w:rsidP="00B9679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C50A34">
              <w:rPr>
                <w:rFonts w:ascii="Arial" w:eastAsia="Times New Roman" w:hAnsi="Arial" w:cs="Arial"/>
                <w:sz w:val="20"/>
                <w:szCs w:val="20"/>
              </w:rPr>
              <w:t>84020732579</w:t>
            </w:r>
          </w:p>
        </w:tc>
        <w:tc>
          <w:tcPr>
            <w:tcW w:w="1645" w:type="dxa"/>
            <w:noWrap/>
            <w:hideMark/>
          </w:tcPr>
          <w:p w:rsidR="00C50A34" w:rsidRPr="00C50A34" w:rsidRDefault="00C50A34" w:rsidP="00B9679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C50A34">
              <w:rPr>
                <w:rFonts w:ascii="Arial" w:eastAsia="Times New Roman" w:hAnsi="Arial" w:cs="Arial"/>
                <w:sz w:val="20"/>
                <w:szCs w:val="20"/>
              </w:rPr>
              <w:t>Pieterjan</w:t>
            </w:r>
          </w:p>
        </w:tc>
        <w:tc>
          <w:tcPr>
            <w:tcW w:w="1540" w:type="dxa"/>
            <w:noWrap/>
            <w:hideMark/>
          </w:tcPr>
          <w:p w:rsidR="00C50A34" w:rsidRPr="00C50A34" w:rsidRDefault="00C50A34" w:rsidP="00B9679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C50A34">
              <w:rPr>
                <w:rFonts w:ascii="Arial" w:eastAsia="Times New Roman" w:hAnsi="Arial" w:cs="Arial"/>
                <w:sz w:val="20"/>
                <w:szCs w:val="20"/>
              </w:rPr>
              <w:t>Vanpee</w:t>
            </w:r>
          </w:p>
        </w:tc>
      </w:tr>
      <w:tr w:rsidR="00B96797" w:rsidRPr="00B96797" w:rsidTr="00B96797">
        <w:trPr>
          <w:trHeight w:val="255"/>
        </w:trPr>
        <w:tc>
          <w:tcPr>
            <w:tcW w:w="1643" w:type="dxa"/>
            <w:noWrap/>
            <w:hideMark/>
          </w:tcPr>
          <w:p w:rsidR="00C50A34" w:rsidRPr="00C50A34" w:rsidRDefault="00C50A34" w:rsidP="00B9679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C50A34">
              <w:rPr>
                <w:rFonts w:ascii="Arial" w:eastAsia="Times New Roman" w:hAnsi="Arial" w:cs="Arial"/>
                <w:sz w:val="20"/>
                <w:szCs w:val="20"/>
              </w:rPr>
              <w:t>2-99004-47</w:t>
            </w:r>
          </w:p>
        </w:tc>
        <w:tc>
          <w:tcPr>
            <w:tcW w:w="1879" w:type="dxa"/>
            <w:noWrap/>
            <w:hideMark/>
          </w:tcPr>
          <w:p w:rsidR="00C50A34" w:rsidRPr="00C50A34" w:rsidRDefault="00C50A34" w:rsidP="00B9679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C50A34">
              <w:rPr>
                <w:rFonts w:ascii="Arial" w:eastAsia="Times New Roman" w:hAnsi="Arial" w:cs="Arial"/>
                <w:sz w:val="20"/>
                <w:szCs w:val="20"/>
              </w:rPr>
              <w:t>APO ASSU 0079</w:t>
            </w:r>
          </w:p>
        </w:tc>
        <w:tc>
          <w:tcPr>
            <w:tcW w:w="1644" w:type="dxa"/>
            <w:noWrap/>
            <w:hideMark/>
          </w:tcPr>
          <w:p w:rsidR="00C50A34" w:rsidRPr="00C50A34" w:rsidRDefault="00C50A34" w:rsidP="00B9679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C50A34">
              <w:rPr>
                <w:rFonts w:ascii="Arial" w:eastAsia="Times New Roman" w:hAnsi="Arial" w:cs="Arial"/>
                <w:sz w:val="20"/>
                <w:szCs w:val="20"/>
              </w:rPr>
              <w:t>69021010390</w:t>
            </w:r>
          </w:p>
        </w:tc>
        <w:tc>
          <w:tcPr>
            <w:tcW w:w="1645" w:type="dxa"/>
            <w:noWrap/>
            <w:hideMark/>
          </w:tcPr>
          <w:p w:rsidR="00C50A34" w:rsidRPr="00C50A34" w:rsidRDefault="00C50A34" w:rsidP="00B9679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C50A34">
              <w:rPr>
                <w:rFonts w:ascii="Arial" w:eastAsia="Times New Roman" w:hAnsi="Arial" w:cs="Arial"/>
                <w:sz w:val="20"/>
                <w:szCs w:val="20"/>
              </w:rPr>
              <w:t xml:space="preserve">Karl </w:t>
            </w:r>
          </w:p>
        </w:tc>
        <w:tc>
          <w:tcPr>
            <w:tcW w:w="1540" w:type="dxa"/>
            <w:noWrap/>
            <w:hideMark/>
          </w:tcPr>
          <w:p w:rsidR="00C50A34" w:rsidRPr="00C50A34" w:rsidRDefault="00C50A34" w:rsidP="00B9679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C50A34">
              <w:rPr>
                <w:rFonts w:ascii="Arial" w:eastAsia="Times New Roman" w:hAnsi="Arial" w:cs="Arial"/>
                <w:sz w:val="20"/>
                <w:szCs w:val="20"/>
              </w:rPr>
              <w:t xml:space="preserve">Vandecasteele </w:t>
            </w:r>
          </w:p>
        </w:tc>
      </w:tr>
      <w:tr w:rsidR="00B96797" w:rsidRPr="00B96797" w:rsidTr="00B96797">
        <w:trPr>
          <w:trHeight w:val="255"/>
        </w:trPr>
        <w:tc>
          <w:tcPr>
            <w:tcW w:w="1643" w:type="dxa"/>
            <w:noWrap/>
            <w:hideMark/>
          </w:tcPr>
          <w:p w:rsidR="00C50A34" w:rsidRPr="00C50A34" w:rsidRDefault="00C50A34" w:rsidP="00B9679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C50A34">
              <w:rPr>
                <w:rFonts w:ascii="Arial" w:eastAsia="Times New Roman" w:hAnsi="Arial" w:cs="Arial"/>
                <w:sz w:val="20"/>
                <w:szCs w:val="20"/>
              </w:rPr>
              <w:t>2-99005-46</w:t>
            </w:r>
          </w:p>
        </w:tc>
        <w:tc>
          <w:tcPr>
            <w:tcW w:w="1879" w:type="dxa"/>
            <w:noWrap/>
            <w:hideMark/>
          </w:tcPr>
          <w:p w:rsidR="00C50A34" w:rsidRPr="00C50A34" w:rsidRDefault="00C50A34" w:rsidP="00B9679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C50A34">
              <w:rPr>
                <w:rFonts w:ascii="Arial" w:eastAsia="Times New Roman" w:hAnsi="Arial" w:cs="Arial"/>
                <w:sz w:val="20"/>
                <w:szCs w:val="20"/>
              </w:rPr>
              <w:t>APO ASSU 0196</w:t>
            </w:r>
          </w:p>
        </w:tc>
        <w:tc>
          <w:tcPr>
            <w:tcW w:w="1644" w:type="dxa"/>
            <w:noWrap/>
            <w:hideMark/>
          </w:tcPr>
          <w:p w:rsidR="00C50A34" w:rsidRPr="00C50A34" w:rsidRDefault="00C50A34" w:rsidP="00B9679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C50A34">
              <w:rPr>
                <w:rFonts w:ascii="Arial" w:eastAsia="Times New Roman" w:hAnsi="Arial" w:cs="Arial"/>
                <w:sz w:val="20"/>
                <w:szCs w:val="20"/>
              </w:rPr>
              <w:t>74101902361</w:t>
            </w:r>
          </w:p>
        </w:tc>
        <w:tc>
          <w:tcPr>
            <w:tcW w:w="1645" w:type="dxa"/>
            <w:noWrap/>
            <w:hideMark/>
          </w:tcPr>
          <w:p w:rsidR="00C50A34" w:rsidRPr="00C50A34" w:rsidRDefault="00C50A34" w:rsidP="00B9679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C50A34">
              <w:rPr>
                <w:rFonts w:ascii="Arial" w:eastAsia="Times New Roman" w:hAnsi="Arial" w:cs="Arial"/>
                <w:sz w:val="20"/>
                <w:szCs w:val="20"/>
              </w:rPr>
              <w:t>Thierry</w:t>
            </w:r>
          </w:p>
        </w:tc>
        <w:tc>
          <w:tcPr>
            <w:tcW w:w="1540" w:type="dxa"/>
            <w:noWrap/>
            <w:hideMark/>
          </w:tcPr>
          <w:p w:rsidR="00C50A34" w:rsidRPr="00C50A34" w:rsidRDefault="00C50A34" w:rsidP="00B9679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C50A34">
              <w:rPr>
                <w:rFonts w:ascii="Arial" w:eastAsia="Times New Roman" w:hAnsi="Arial" w:cs="Arial"/>
                <w:sz w:val="20"/>
                <w:szCs w:val="20"/>
              </w:rPr>
              <w:t xml:space="preserve">Bertholet </w:t>
            </w:r>
          </w:p>
        </w:tc>
      </w:tr>
    </w:tbl>
    <w:p w:rsidR="00B5516A" w:rsidRPr="00B96797" w:rsidRDefault="00B5516A" w:rsidP="00B96797">
      <w:pPr>
        <w:ind w:left="709" w:hanging="283"/>
        <w:rPr>
          <w:rFonts w:ascii="Arial" w:hAnsi="Arial" w:cs="Arial"/>
          <w:lang w:val="en-US"/>
        </w:rPr>
      </w:pPr>
    </w:p>
    <w:p w:rsidR="00B5516A" w:rsidRPr="00B96797" w:rsidRDefault="00F57152" w:rsidP="00B96797">
      <w:pPr>
        <w:ind w:left="709" w:hanging="283"/>
        <w:rPr>
          <w:rFonts w:ascii="Arial" w:hAnsi="Arial" w:cs="Arial"/>
          <w:lang w:val="en-US"/>
        </w:rPr>
      </w:pPr>
      <w:r w:rsidRPr="00B96797">
        <w:rPr>
          <w:rFonts w:ascii="Arial" w:hAnsi="Arial" w:cs="Arial"/>
          <w:noProof/>
          <w:lang w:val="fr-BE"/>
        </w:rPr>
        <w:lastRenderedPageBreak/>
        <w:drawing>
          <wp:inline distT="0" distB="0" distL="0" distR="0" wp14:anchorId="06032F4F" wp14:editId="433A8A5E">
            <wp:extent cx="5760720" cy="1902887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152" w:rsidRPr="00B96797" w:rsidRDefault="00F57152" w:rsidP="00B96797">
      <w:pPr>
        <w:ind w:left="709" w:hanging="283"/>
        <w:rPr>
          <w:rFonts w:ascii="Arial" w:hAnsi="Arial" w:cs="Arial"/>
          <w:lang w:val="en-US"/>
        </w:rPr>
      </w:pPr>
      <w:r w:rsidRPr="00B96797">
        <w:rPr>
          <w:rFonts w:ascii="Arial" w:hAnsi="Arial" w:cs="Arial"/>
          <w:noProof/>
          <w:lang w:val="fr-BE"/>
        </w:rPr>
        <w:drawing>
          <wp:inline distT="0" distB="0" distL="0" distR="0" wp14:anchorId="37DB197B" wp14:editId="6B6D5BA6">
            <wp:extent cx="5760720" cy="43061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908" w:rsidRPr="00B96797" w:rsidRDefault="001E0908" w:rsidP="00B96797">
      <w:pPr>
        <w:pStyle w:val="ListParagraph"/>
        <w:numPr>
          <w:ilvl w:val="0"/>
          <w:numId w:val="1"/>
        </w:numPr>
        <w:spacing w:line="360" w:lineRule="auto"/>
        <w:ind w:left="709" w:hanging="283"/>
        <w:rPr>
          <w:rFonts w:ascii="Arial" w:hAnsi="Arial" w:cs="Arial"/>
          <w:lang w:val="en-US"/>
        </w:rPr>
      </w:pPr>
      <w:r w:rsidRPr="00B96797">
        <w:rPr>
          <w:rFonts w:ascii="Arial" w:hAnsi="Arial" w:cs="Arial"/>
          <w:lang w:val="en-US"/>
        </w:rPr>
        <w:t xml:space="preserve">For the </w:t>
      </w:r>
      <w:r w:rsidR="00B96797" w:rsidRPr="00B96797">
        <w:rPr>
          <w:rFonts w:ascii="Arial" w:hAnsi="Arial" w:cs="Arial"/>
          <w:lang w:val="en-US"/>
        </w:rPr>
        <w:t>organization</w:t>
      </w:r>
      <w:r w:rsidRPr="00B96797">
        <w:rPr>
          <w:rFonts w:ascii="Arial" w:hAnsi="Arial" w:cs="Arial"/>
          <w:lang w:val="en-US"/>
        </w:rPr>
        <w:t xml:space="preserve"> </w:t>
      </w:r>
      <w:r w:rsidR="00B96797" w:rsidRPr="00B96797">
        <w:rPr>
          <w:rFonts w:ascii="Arial" w:hAnsi="Arial" w:cs="Arial"/>
          <w:lang w:val="en-US"/>
        </w:rPr>
        <w:t>certificate</w:t>
      </w:r>
      <w:r w:rsidRPr="00B96797">
        <w:rPr>
          <w:rFonts w:ascii="Arial" w:hAnsi="Arial" w:cs="Arial"/>
          <w:lang w:val="en-US"/>
        </w:rPr>
        <w:t xml:space="preserve"> (=pharmacy </w:t>
      </w:r>
      <w:r w:rsidR="00B96797" w:rsidRPr="00B96797">
        <w:rPr>
          <w:rFonts w:ascii="Arial" w:hAnsi="Arial" w:cs="Arial"/>
          <w:lang w:val="en-US"/>
        </w:rPr>
        <w:t>certificate</w:t>
      </w:r>
      <w:r w:rsidRPr="00B96797">
        <w:rPr>
          <w:rFonts w:ascii="Arial" w:hAnsi="Arial" w:cs="Arial"/>
          <w:lang w:val="en-US"/>
        </w:rPr>
        <w:t xml:space="preserve">): a default pharmacy should be presented. Select this one </w:t>
      </w:r>
      <w:r w:rsidRPr="00B96797">
        <w:rPr>
          <w:rFonts w:ascii="Arial" w:hAnsi="Arial" w:cs="Arial"/>
          <w:b/>
          <w:lang w:val="en-US"/>
        </w:rPr>
        <w:t>and DON’T tick the other boxes</w:t>
      </w:r>
      <w:r w:rsidRPr="00B96797">
        <w:rPr>
          <w:rFonts w:ascii="Arial" w:hAnsi="Arial" w:cs="Arial"/>
          <w:lang w:val="en-US"/>
        </w:rPr>
        <w:t>.</w:t>
      </w:r>
    </w:p>
    <w:p w:rsidR="001E0908" w:rsidRPr="00B96797" w:rsidRDefault="001E0908" w:rsidP="00B96797">
      <w:pPr>
        <w:pStyle w:val="ListParagraph"/>
        <w:numPr>
          <w:ilvl w:val="0"/>
          <w:numId w:val="1"/>
        </w:numPr>
        <w:spacing w:line="360" w:lineRule="auto"/>
        <w:ind w:left="709" w:hanging="283"/>
        <w:rPr>
          <w:rFonts w:ascii="Arial" w:hAnsi="Arial" w:cs="Arial"/>
          <w:lang w:val="en-US"/>
        </w:rPr>
      </w:pPr>
      <w:r w:rsidRPr="00B96797">
        <w:rPr>
          <w:rFonts w:ascii="Arial" w:hAnsi="Arial" w:cs="Arial"/>
          <w:lang w:val="en-US"/>
        </w:rPr>
        <w:t xml:space="preserve">After having gone through the first phase of the request procedure, a confirmation mail will be send by </w:t>
      </w:r>
      <w:r w:rsidR="00B96797">
        <w:rPr>
          <w:rFonts w:ascii="Arial" w:hAnsi="Arial" w:cs="Arial"/>
          <w:lang w:val="en-US"/>
        </w:rPr>
        <w:t>eH</w:t>
      </w:r>
      <w:r w:rsidRPr="00B96797">
        <w:rPr>
          <w:rFonts w:ascii="Arial" w:hAnsi="Arial" w:cs="Arial"/>
          <w:lang w:val="en-US"/>
        </w:rPr>
        <w:t xml:space="preserve">ealth </w:t>
      </w:r>
      <w:r w:rsidR="00B96797">
        <w:rPr>
          <w:rFonts w:ascii="Arial" w:hAnsi="Arial" w:cs="Arial"/>
          <w:lang w:val="en-US"/>
        </w:rPr>
        <w:t>asking you to go through pha</w:t>
      </w:r>
      <w:r w:rsidRPr="00B96797">
        <w:rPr>
          <w:rFonts w:ascii="Arial" w:hAnsi="Arial" w:cs="Arial"/>
          <w:lang w:val="en-US"/>
        </w:rPr>
        <w:t xml:space="preserve">se 2 of the certificate request procedure. </w:t>
      </w:r>
      <w:r w:rsidR="00B96797">
        <w:rPr>
          <w:rFonts w:ascii="Arial" w:hAnsi="Arial" w:cs="Arial"/>
          <w:lang w:val="en-US"/>
        </w:rPr>
        <w:t>Ph</w:t>
      </w:r>
      <w:r w:rsidRPr="00B96797">
        <w:rPr>
          <w:rFonts w:ascii="Arial" w:hAnsi="Arial" w:cs="Arial"/>
          <w:lang w:val="en-US"/>
        </w:rPr>
        <w:t>ase 2 should be completed for every certificate.</w:t>
      </w:r>
    </w:p>
    <w:p w:rsidR="007D3356" w:rsidRDefault="001E0908" w:rsidP="007D3356">
      <w:pPr>
        <w:spacing w:line="360" w:lineRule="auto"/>
        <w:ind w:left="426"/>
        <w:rPr>
          <w:rFonts w:ascii="Arial" w:hAnsi="Arial" w:cs="Arial"/>
          <w:lang w:val="en-US"/>
        </w:rPr>
      </w:pPr>
      <w:r w:rsidRPr="00B96797">
        <w:rPr>
          <w:noProof/>
          <w:lang w:val="fr-BE"/>
        </w:rPr>
        <w:lastRenderedPageBreak/>
        <w:drawing>
          <wp:inline distT="0" distB="0" distL="0" distR="0" wp14:anchorId="3E4698F5" wp14:editId="3566B7E9">
            <wp:extent cx="5972810" cy="253619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908" w:rsidRPr="00570BBC" w:rsidRDefault="001E0908" w:rsidP="00B96797">
      <w:pPr>
        <w:pStyle w:val="ListParagraph"/>
        <w:numPr>
          <w:ilvl w:val="0"/>
          <w:numId w:val="1"/>
        </w:numPr>
        <w:spacing w:line="360" w:lineRule="auto"/>
        <w:ind w:left="709" w:hanging="283"/>
        <w:rPr>
          <w:rFonts w:ascii="Arial" w:hAnsi="Arial" w:cs="Arial"/>
          <w:lang w:val="en-US"/>
          <w:rPrChange w:id="25" w:author="Straetmans Koen" w:date="2014-10-10T15:32:00Z">
            <w:rPr>
              <w:rFonts w:ascii="Arial" w:hAnsi="Arial" w:cs="Arial"/>
            </w:rPr>
          </w:rPrChange>
        </w:rPr>
      </w:pPr>
      <w:r w:rsidRPr="007D3356">
        <w:rPr>
          <w:rFonts w:ascii="Arial" w:hAnsi="Arial" w:cs="Arial"/>
          <w:lang w:val="en-US"/>
        </w:rPr>
        <w:t xml:space="preserve">You should now be in possession of the necessary </w:t>
      </w:r>
      <w:r w:rsidR="007D3356" w:rsidRPr="007D3356">
        <w:rPr>
          <w:rFonts w:ascii="Arial" w:hAnsi="Arial" w:cs="Arial"/>
          <w:lang w:val="en-US"/>
        </w:rPr>
        <w:t>eHealth</w:t>
      </w:r>
      <w:r w:rsidRPr="007D3356">
        <w:rPr>
          <w:rFonts w:ascii="Arial" w:hAnsi="Arial" w:cs="Arial"/>
          <w:lang w:val="en-US"/>
        </w:rPr>
        <w:t xml:space="preserve"> certificates. Bring them to the minilab and be sure to remember the password.</w:t>
      </w:r>
    </w:p>
    <w:p w:rsidR="00BE5584" w:rsidRPr="00B96797" w:rsidRDefault="001E0908" w:rsidP="00B96797">
      <w:pPr>
        <w:pStyle w:val="ListParagraph"/>
        <w:numPr>
          <w:ilvl w:val="0"/>
          <w:numId w:val="3"/>
        </w:numPr>
        <w:spacing w:after="240"/>
        <w:ind w:left="357" w:hanging="357"/>
        <w:rPr>
          <w:rFonts w:ascii="Arial" w:hAnsi="Arial" w:cs="Arial"/>
          <w:b/>
          <w:sz w:val="24"/>
          <w:u w:val="single"/>
          <w:lang w:val="en-US"/>
        </w:rPr>
      </w:pPr>
      <w:r w:rsidRPr="00B96797">
        <w:rPr>
          <w:rFonts w:ascii="Arial" w:hAnsi="Arial" w:cs="Arial"/>
          <w:b/>
          <w:sz w:val="24"/>
          <w:u w:val="single"/>
          <w:lang w:val="en-US"/>
        </w:rPr>
        <w:t>Installation of the</w:t>
      </w:r>
      <w:r w:rsidR="00BE5584" w:rsidRPr="00B96797">
        <w:rPr>
          <w:rFonts w:ascii="Arial" w:hAnsi="Arial" w:cs="Arial"/>
          <w:b/>
          <w:sz w:val="24"/>
          <w:u w:val="single"/>
          <w:lang w:val="en-US"/>
        </w:rPr>
        <w:t xml:space="preserve"> SDK executor tool.</w:t>
      </w:r>
    </w:p>
    <w:p w:rsidR="001E0908" w:rsidRPr="00B96797" w:rsidRDefault="001E0908" w:rsidP="007D3356">
      <w:pPr>
        <w:pStyle w:val="ListParagraph"/>
        <w:numPr>
          <w:ilvl w:val="0"/>
          <w:numId w:val="1"/>
        </w:numPr>
        <w:spacing w:line="360" w:lineRule="auto"/>
        <w:ind w:left="709" w:hanging="283"/>
        <w:rPr>
          <w:rFonts w:ascii="Arial" w:hAnsi="Arial" w:cs="Arial"/>
          <w:lang w:val="en-US"/>
        </w:rPr>
      </w:pPr>
      <w:r w:rsidRPr="00B96797">
        <w:rPr>
          <w:rFonts w:ascii="Arial" w:hAnsi="Arial" w:cs="Arial"/>
          <w:lang w:val="en-US"/>
        </w:rPr>
        <w:t>Prerequisites (for the GUI executor tool):</w:t>
      </w:r>
    </w:p>
    <w:p w:rsidR="001E0908" w:rsidRDefault="00BB4ADC" w:rsidP="007D3356">
      <w:pPr>
        <w:pStyle w:val="ListParagraph"/>
        <w:numPr>
          <w:ilvl w:val="1"/>
          <w:numId w:val="1"/>
        </w:numPr>
        <w:spacing w:line="360" w:lineRule="auto"/>
        <w:ind w:left="1276" w:hanging="283"/>
        <w:rPr>
          <w:rFonts w:ascii="Arial" w:hAnsi="Arial" w:cs="Arial"/>
          <w:lang w:val="en-US"/>
        </w:rPr>
      </w:pPr>
      <w:r w:rsidRPr="00B96797">
        <w:rPr>
          <w:rFonts w:ascii="Arial" w:hAnsi="Arial" w:cs="Arial"/>
          <w:lang w:val="en-US"/>
        </w:rPr>
        <w:t>.NET version 4 or higher</w:t>
      </w:r>
    </w:p>
    <w:p w:rsidR="007D3356" w:rsidRPr="007D3356" w:rsidRDefault="007D3356" w:rsidP="007D3356">
      <w:pPr>
        <w:pStyle w:val="ListParagraph"/>
        <w:numPr>
          <w:ilvl w:val="1"/>
          <w:numId w:val="1"/>
        </w:numPr>
        <w:spacing w:line="360" w:lineRule="auto"/>
        <w:ind w:left="1276" w:hanging="283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executor itself</w:t>
      </w:r>
    </w:p>
    <w:p w:rsidR="00BB4ADC" w:rsidRPr="00B96797" w:rsidRDefault="00BB4ADC" w:rsidP="007D3356">
      <w:pPr>
        <w:pStyle w:val="ListParagraph"/>
        <w:numPr>
          <w:ilvl w:val="0"/>
          <w:numId w:val="1"/>
        </w:numPr>
        <w:spacing w:line="360" w:lineRule="auto"/>
        <w:ind w:left="709" w:hanging="283"/>
        <w:rPr>
          <w:rFonts w:ascii="Arial" w:hAnsi="Arial" w:cs="Arial"/>
          <w:lang w:val="en-US"/>
        </w:rPr>
      </w:pPr>
      <w:r w:rsidRPr="00B96797">
        <w:rPr>
          <w:rFonts w:ascii="Arial" w:hAnsi="Arial" w:cs="Arial"/>
          <w:lang w:val="en-US"/>
        </w:rPr>
        <w:t xml:space="preserve">The SDK executor tool can be found on the APB ftp server (credentials </w:t>
      </w:r>
      <w:del w:id="26" w:author="Straetmans Koen" w:date="2014-10-10T15:32:00Z">
        <w:r w:rsidRPr="00B96797" w:rsidDel="00570BBC">
          <w:rPr>
            <w:rFonts w:ascii="Arial" w:hAnsi="Arial" w:cs="Arial"/>
            <w:lang w:val="en-US"/>
          </w:rPr>
          <w:delText xml:space="preserve">have </w:delText>
        </w:r>
      </w:del>
      <w:ins w:id="27" w:author="Straetmans Koen" w:date="2014-10-10T15:32:00Z">
        <w:r w:rsidR="00570BBC">
          <w:rPr>
            <w:rFonts w:ascii="Arial" w:hAnsi="Arial" w:cs="Arial"/>
            <w:lang w:val="en-US"/>
          </w:rPr>
          <w:t>will</w:t>
        </w:r>
        <w:r w:rsidR="00570BBC" w:rsidRPr="00B96797">
          <w:rPr>
            <w:rFonts w:ascii="Arial" w:hAnsi="Arial" w:cs="Arial"/>
            <w:lang w:val="en-US"/>
          </w:rPr>
          <w:t xml:space="preserve"> </w:t>
        </w:r>
      </w:ins>
      <w:r w:rsidRPr="00B96797">
        <w:rPr>
          <w:rFonts w:ascii="Arial" w:hAnsi="Arial" w:cs="Arial"/>
          <w:lang w:val="en-US"/>
        </w:rPr>
        <w:t>be</w:t>
      </w:r>
      <w:del w:id="28" w:author="Straetmans Koen" w:date="2014-10-10T15:32:00Z">
        <w:r w:rsidRPr="00B96797" w:rsidDel="00570BBC">
          <w:rPr>
            <w:rFonts w:ascii="Arial" w:hAnsi="Arial" w:cs="Arial"/>
            <w:lang w:val="en-US"/>
          </w:rPr>
          <w:delText>en</w:delText>
        </w:r>
      </w:del>
      <w:r w:rsidRPr="00B96797">
        <w:rPr>
          <w:rFonts w:ascii="Arial" w:hAnsi="Arial" w:cs="Arial"/>
          <w:lang w:val="en-US"/>
        </w:rPr>
        <w:t xml:space="preserve"> send </w:t>
      </w:r>
      <w:ins w:id="29" w:author="Straetmans Koen" w:date="2014-10-10T15:32:00Z">
        <w:r w:rsidR="00570BBC">
          <w:rPr>
            <w:rFonts w:ascii="Arial" w:hAnsi="Arial" w:cs="Arial"/>
            <w:lang w:val="en-US"/>
          </w:rPr>
          <w:t xml:space="preserve">soon </w:t>
        </w:r>
      </w:ins>
      <w:r w:rsidRPr="00B96797">
        <w:rPr>
          <w:rFonts w:ascii="Arial" w:hAnsi="Arial" w:cs="Arial"/>
          <w:lang w:val="en-US"/>
        </w:rPr>
        <w:t xml:space="preserve">in a separate mail), in the </w:t>
      </w:r>
      <w:r w:rsidRPr="007D3356">
        <w:rPr>
          <w:rFonts w:ascii="Arial" w:hAnsi="Arial" w:cs="Arial"/>
          <w:highlight w:val="yellow"/>
          <w:lang w:val="en-US"/>
        </w:rPr>
        <w:t>folder</w:t>
      </w:r>
      <w:r w:rsidR="007D3356" w:rsidRPr="007D3356">
        <w:rPr>
          <w:rFonts w:ascii="Arial" w:hAnsi="Arial" w:cs="Arial"/>
          <w:highlight w:val="yellow"/>
          <w:lang w:val="en-US"/>
        </w:rPr>
        <w:t xml:space="preserve"> XXXX</w:t>
      </w:r>
    </w:p>
    <w:p w:rsidR="00BB4ADC" w:rsidRPr="00B96797" w:rsidRDefault="00BB4ADC" w:rsidP="007D3356">
      <w:pPr>
        <w:pStyle w:val="ListParagraph"/>
        <w:numPr>
          <w:ilvl w:val="0"/>
          <w:numId w:val="1"/>
        </w:numPr>
        <w:spacing w:line="360" w:lineRule="auto"/>
        <w:ind w:left="709" w:hanging="283"/>
        <w:rPr>
          <w:rFonts w:ascii="Arial" w:hAnsi="Arial" w:cs="Arial"/>
          <w:lang w:val="en-US"/>
        </w:rPr>
      </w:pPr>
      <w:r w:rsidRPr="00B96797">
        <w:rPr>
          <w:rFonts w:ascii="Arial" w:hAnsi="Arial" w:cs="Arial"/>
          <w:lang w:val="en-US"/>
        </w:rPr>
        <w:t>Unzip the files</w:t>
      </w:r>
    </w:p>
    <w:p w:rsidR="00BB4ADC" w:rsidRPr="00B96797" w:rsidRDefault="00BB4ADC" w:rsidP="007D3356">
      <w:pPr>
        <w:pStyle w:val="ListParagraph"/>
        <w:numPr>
          <w:ilvl w:val="0"/>
          <w:numId w:val="1"/>
        </w:numPr>
        <w:spacing w:line="360" w:lineRule="auto"/>
        <w:ind w:left="709" w:hanging="283"/>
        <w:rPr>
          <w:rFonts w:ascii="Arial" w:hAnsi="Arial" w:cs="Arial"/>
          <w:lang w:val="en-US"/>
        </w:rPr>
      </w:pPr>
      <w:r w:rsidRPr="007D3356">
        <w:rPr>
          <w:rFonts w:ascii="Arial" w:hAnsi="Arial" w:cs="Arial"/>
          <w:lang w:val="en-US"/>
        </w:rPr>
        <w:t>run /examples/gui/setup.bat</w:t>
      </w:r>
    </w:p>
    <w:p w:rsidR="00BB4ADC" w:rsidRPr="007D3356" w:rsidRDefault="00BB4ADC" w:rsidP="007D3356">
      <w:pPr>
        <w:pStyle w:val="ListParagraph"/>
        <w:numPr>
          <w:ilvl w:val="0"/>
          <w:numId w:val="1"/>
        </w:numPr>
        <w:spacing w:line="360" w:lineRule="auto"/>
        <w:ind w:left="709" w:hanging="283"/>
        <w:rPr>
          <w:rFonts w:ascii="Arial" w:hAnsi="Arial" w:cs="Arial"/>
          <w:lang w:val="en-US"/>
        </w:rPr>
      </w:pPr>
      <w:r w:rsidRPr="007D3356">
        <w:rPr>
          <w:rFonts w:ascii="Arial" w:hAnsi="Arial" w:cs="Arial"/>
          <w:lang w:val="en-US"/>
        </w:rPr>
        <w:t xml:space="preserve">run /examples/gui/startGui.bat </w:t>
      </w:r>
    </w:p>
    <w:p w:rsidR="00BB4ADC" w:rsidRPr="00B96797" w:rsidRDefault="007D3356" w:rsidP="007D3356">
      <w:pPr>
        <w:pStyle w:val="ListParagraph"/>
        <w:numPr>
          <w:ilvl w:val="0"/>
          <w:numId w:val="1"/>
        </w:numPr>
        <w:spacing w:line="360" w:lineRule="auto"/>
        <w:ind w:left="709" w:hanging="283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When everything is fine, the following </w:t>
      </w:r>
      <w:r w:rsidR="00BB4ADC" w:rsidRPr="00B96797">
        <w:rPr>
          <w:rFonts w:ascii="Arial" w:hAnsi="Arial" w:cs="Arial"/>
          <w:lang w:val="en-US"/>
        </w:rPr>
        <w:t>screen should be presented.</w:t>
      </w:r>
    </w:p>
    <w:p w:rsidR="00BB4ADC" w:rsidRPr="00B96797" w:rsidRDefault="00BB4ADC" w:rsidP="007D3356">
      <w:pPr>
        <w:ind w:left="426"/>
        <w:rPr>
          <w:rFonts w:ascii="Arial" w:hAnsi="Arial" w:cs="Arial"/>
          <w:lang w:val="fr-BE"/>
        </w:rPr>
      </w:pPr>
      <w:r w:rsidRPr="00B96797">
        <w:rPr>
          <w:rFonts w:ascii="Arial" w:hAnsi="Arial" w:cs="Arial"/>
          <w:noProof/>
          <w:lang w:val="fr-BE"/>
        </w:rPr>
        <w:lastRenderedPageBreak/>
        <w:drawing>
          <wp:inline distT="0" distB="0" distL="0" distR="0" wp14:anchorId="1F0F465F" wp14:editId="280B6DB9">
            <wp:extent cx="5760720" cy="391295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ADC" w:rsidRPr="00B96797" w:rsidRDefault="00456AAA" w:rsidP="007D3356">
      <w:pPr>
        <w:pStyle w:val="ListParagraph"/>
        <w:numPr>
          <w:ilvl w:val="0"/>
          <w:numId w:val="1"/>
        </w:numPr>
        <w:spacing w:line="360" w:lineRule="auto"/>
        <w:ind w:left="709" w:hanging="283"/>
        <w:rPr>
          <w:rFonts w:ascii="Arial" w:hAnsi="Arial" w:cs="Arial"/>
          <w:lang w:val="en-US"/>
        </w:rPr>
      </w:pPr>
      <w:r w:rsidRPr="00B96797">
        <w:rPr>
          <w:rFonts w:ascii="Arial" w:hAnsi="Arial" w:cs="Arial"/>
          <w:lang w:val="en-US"/>
        </w:rPr>
        <w:t xml:space="preserve">Further configuration will be done at the </w:t>
      </w:r>
      <w:r w:rsidR="007D3356">
        <w:rPr>
          <w:rFonts w:ascii="Arial" w:hAnsi="Arial" w:cs="Arial"/>
          <w:lang w:val="en-US"/>
        </w:rPr>
        <w:t>Technical Workshop</w:t>
      </w:r>
      <w:r w:rsidRPr="00B96797">
        <w:rPr>
          <w:rFonts w:ascii="Arial" w:hAnsi="Arial" w:cs="Arial"/>
          <w:lang w:val="en-US"/>
        </w:rPr>
        <w:t xml:space="preserve"> itself. </w:t>
      </w:r>
      <w:r w:rsidR="00595064">
        <w:rPr>
          <w:rFonts w:ascii="Arial" w:hAnsi="Arial" w:cs="Arial"/>
          <w:lang w:val="en-US"/>
        </w:rPr>
        <w:br/>
      </w:r>
      <w:r w:rsidRPr="00595064">
        <w:rPr>
          <w:rFonts w:ascii="Arial" w:hAnsi="Arial" w:cs="Arial"/>
          <w:u w:val="single"/>
          <w:lang w:val="en-US"/>
        </w:rPr>
        <w:t>Please verify if you are allowed</w:t>
      </w:r>
      <w:r w:rsidR="00595064" w:rsidRPr="00595064">
        <w:rPr>
          <w:rFonts w:ascii="Arial" w:hAnsi="Arial" w:cs="Arial"/>
          <w:u w:val="single"/>
          <w:lang w:val="en-US"/>
        </w:rPr>
        <w:t xml:space="preserve"> to</w:t>
      </w:r>
      <w:r w:rsidRPr="00595064">
        <w:rPr>
          <w:rFonts w:ascii="Arial" w:hAnsi="Arial" w:cs="Arial"/>
          <w:u w:val="single"/>
          <w:lang w:val="en-US"/>
        </w:rPr>
        <w:t xml:space="preserve"> call </w:t>
      </w:r>
      <w:r w:rsidR="00595064" w:rsidRPr="00595064">
        <w:rPr>
          <w:rFonts w:ascii="Arial" w:hAnsi="Arial" w:cs="Arial"/>
          <w:u w:val="single"/>
          <w:lang w:val="en-US"/>
        </w:rPr>
        <w:t xml:space="preserve">http and https </w:t>
      </w:r>
      <w:r w:rsidRPr="00595064">
        <w:rPr>
          <w:rFonts w:ascii="Arial" w:hAnsi="Arial" w:cs="Arial"/>
          <w:u w:val="single"/>
          <w:lang w:val="en-US"/>
        </w:rPr>
        <w:t>webservices</w:t>
      </w:r>
      <w:r w:rsidRPr="00B96797">
        <w:rPr>
          <w:rFonts w:ascii="Arial" w:hAnsi="Arial" w:cs="Arial"/>
          <w:lang w:val="en-US"/>
        </w:rPr>
        <w:t xml:space="preserve">. </w:t>
      </w:r>
      <w:r w:rsidR="00595064">
        <w:rPr>
          <w:rFonts w:ascii="Arial" w:hAnsi="Arial" w:cs="Arial"/>
          <w:lang w:val="en-US"/>
        </w:rPr>
        <w:br/>
      </w:r>
      <w:r w:rsidRPr="00595064">
        <w:rPr>
          <w:rFonts w:ascii="Arial" w:hAnsi="Arial" w:cs="Arial"/>
          <w:u w:val="single"/>
          <w:lang w:val="en-US"/>
        </w:rPr>
        <w:t xml:space="preserve">If you have to go through a proxy server, bring your </w:t>
      </w:r>
      <w:r w:rsidR="00595064" w:rsidRPr="00595064">
        <w:rPr>
          <w:rFonts w:ascii="Arial" w:hAnsi="Arial" w:cs="Arial"/>
          <w:u w:val="single"/>
          <w:lang w:val="en-US"/>
        </w:rPr>
        <w:t>proxy</w:t>
      </w:r>
      <w:r w:rsidRPr="00595064">
        <w:rPr>
          <w:rFonts w:ascii="Arial" w:hAnsi="Arial" w:cs="Arial"/>
          <w:u w:val="single"/>
          <w:lang w:val="en-US"/>
        </w:rPr>
        <w:t xml:space="preserve"> parameters with you</w:t>
      </w:r>
    </w:p>
    <w:p w:rsidR="00595064" w:rsidRPr="00595064" w:rsidRDefault="00595064" w:rsidP="00595064">
      <w:pPr>
        <w:spacing w:after="240"/>
        <w:rPr>
          <w:rFonts w:ascii="Arial" w:hAnsi="Arial" w:cs="Arial"/>
          <w:b/>
          <w:sz w:val="24"/>
          <w:u w:val="single"/>
          <w:lang w:val="en-US"/>
        </w:rPr>
      </w:pPr>
      <w:bookmarkStart w:id="30" w:name="_GoBack"/>
      <w:bookmarkEnd w:id="30"/>
    </w:p>
    <w:p w:rsidR="00B96797" w:rsidRDefault="00B96797" w:rsidP="00B96797">
      <w:pPr>
        <w:pStyle w:val="ListParagraph"/>
        <w:numPr>
          <w:ilvl w:val="0"/>
          <w:numId w:val="3"/>
        </w:numPr>
        <w:spacing w:after="240"/>
        <w:ind w:left="357" w:hanging="357"/>
        <w:rPr>
          <w:rFonts w:ascii="Arial" w:hAnsi="Arial" w:cs="Arial"/>
          <w:b/>
          <w:sz w:val="24"/>
          <w:u w:val="single"/>
          <w:lang w:val="en-US"/>
        </w:rPr>
      </w:pPr>
      <w:r>
        <w:rPr>
          <w:rFonts w:ascii="Arial" w:hAnsi="Arial" w:cs="Arial"/>
          <w:b/>
          <w:sz w:val="24"/>
          <w:u w:val="single"/>
          <w:lang w:val="en-US"/>
        </w:rPr>
        <w:t>Support</w:t>
      </w:r>
    </w:p>
    <w:p w:rsidR="00456AAA" w:rsidRPr="00595064" w:rsidRDefault="00456AAA" w:rsidP="00595064">
      <w:pPr>
        <w:spacing w:after="240"/>
        <w:ind w:left="357"/>
        <w:rPr>
          <w:rFonts w:ascii="Arial" w:hAnsi="Arial" w:cs="Arial"/>
          <w:lang w:val="en-US"/>
        </w:rPr>
      </w:pPr>
      <w:r w:rsidRPr="00595064">
        <w:rPr>
          <w:rFonts w:ascii="Arial" w:hAnsi="Arial" w:cs="Arial"/>
          <w:lang w:val="en-US"/>
        </w:rPr>
        <w:t xml:space="preserve">In case of problems, contact </w:t>
      </w:r>
      <w:r w:rsidR="00F112A2">
        <w:fldChar w:fldCharType="begin"/>
      </w:r>
      <w:r w:rsidR="00F112A2" w:rsidRPr="00570BBC">
        <w:rPr>
          <w:lang w:val="en-US"/>
          <w:rPrChange w:id="31" w:author="Straetmans Koen" w:date="2014-10-10T15:32:00Z">
            <w:rPr/>
          </w:rPrChange>
        </w:rPr>
        <w:instrText xml:space="preserve"> HYPERLINK "mailto:tom.henkens@apb.be" </w:instrText>
      </w:r>
      <w:r w:rsidR="00F112A2">
        <w:fldChar w:fldCharType="separate"/>
      </w:r>
      <w:r w:rsidRPr="00595064">
        <w:rPr>
          <w:rFonts w:ascii="Arial" w:hAnsi="Arial" w:cs="Arial"/>
          <w:lang w:val="en-US"/>
        </w:rPr>
        <w:t>tom.henkens@apb.be</w:t>
      </w:r>
      <w:r w:rsidR="00F112A2">
        <w:rPr>
          <w:rFonts w:ascii="Arial" w:hAnsi="Arial" w:cs="Arial"/>
          <w:lang w:val="en-US"/>
        </w:rPr>
        <w:fldChar w:fldCharType="end"/>
      </w:r>
    </w:p>
    <w:p w:rsidR="00456AAA" w:rsidRPr="00595064" w:rsidRDefault="00456AAA" w:rsidP="00595064">
      <w:pPr>
        <w:rPr>
          <w:rFonts w:ascii="Arial" w:hAnsi="Arial" w:cs="Arial"/>
          <w:lang w:val="en-US"/>
        </w:rPr>
      </w:pPr>
    </w:p>
    <w:sectPr w:rsidR="00456AAA" w:rsidRPr="00595064"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12A2" w:rsidRDefault="00F112A2" w:rsidP="00BB4AD6">
      <w:pPr>
        <w:spacing w:after="0" w:line="240" w:lineRule="auto"/>
      </w:pPr>
      <w:r>
        <w:separator/>
      </w:r>
    </w:p>
  </w:endnote>
  <w:endnote w:type="continuationSeparator" w:id="0">
    <w:p w:rsidR="00F112A2" w:rsidRDefault="00F112A2" w:rsidP="00BB4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4AD6" w:rsidRDefault="00BB4AD6" w:rsidP="00BB4AD6">
    <w:pPr>
      <w:pStyle w:val="Footer"/>
      <w:jc w:val="right"/>
    </w:pPr>
    <w:r>
      <w:fldChar w:fldCharType="begin"/>
    </w:r>
    <w:r>
      <w:instrText xml:space="preserve"> PAGE  \* Arabic  \* MERGEFORMAT </w:instrText>
    </w:r>
    <w:r>
      <w:fldChar w:fldCharType="separate"/>
    </w:r>
    <w:r w:rsidR="00570BBC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12A2" w:rsidRDefault="00F112A2" w:rsidP="00BB4AD6">
      <w:pPr>
        <w:spacing w:after="0" w:line="240" w:lineRule="auto"/>
      </w:pPr>
      <w:r>
        <w:separator/>
      </w:r>
    </w:p>
  </w:footnote>
  <w:footnote w:type="continuationSeparator" w:id="0">
    <w:p w:rsidR="00F112A2" w:rsidRDefault="00F112A2" w:rsidP="00BB4A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290775"/>
    <w:multiLevelType w:val="hybridMultilevel"/>
    <w:tmpl w:val="74F0A9D8"/>
    <w:lvl w:ilvl="0" w:tplc="0813000F">
      <w:start w:val="1"/>
      <w:numFmt w:val="decimal"/>
      <w:lvlText w:val="%1."/>
      <w:lvlJc w:val="left"/>
      <w:pPr>
        <w:ind w:left="360" w:hanging="360"/>
      </w:p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2681E57"/>
    <w:multiLevelType w:val="hybridMultilevel"/>
    <w:tmpl w:val="544A2A1C"/>
    <w:lvl w:ilvl="0" w:tplc="0813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30005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2" w:tplc="0813000F">
      <w:start w:val="1"/>
      <w:numFmt w:val="decimal"/>
      <w:lvlText w:val="%3."/>
      <w:lvlJc w:val="left"/>
      <w:pPr>
        <w:ind w:left="2508" w:hanging="180"/>
      </w:pPr>
    </w:lvl>
    <w:lvl w:ilvl="3" w:tplc="0813000F">
      <w:start w:val="1"/>
      <w:numFmt w:val="decimal"/>
      <w:lvlText w:val="%4."/>
      <w:lvlJc w:val="left"/>
      <w:pPr>
        <w:ind w:left="3228" w:hanging="360"/>
      </w:pPr>
    </w:lvl>
    <w:lvl w:ilvl="4" w:tplc="08130019">
      <w:start w:val="1"/>
      <w:numFmt w:val="lowerLetter"/>
      <w:lvlText w:val="%5."/>
      <w:lvlJc w:val="left"/>
      <w:pPr>
        <w:ind w:left="3948" w:hanging="360"/>
      </w:pPr>
    </w:lvl>
    <w:lvl w:ilvl="5" w:tplc="0813001B">
      <w:start w:val="1"/>
      <w:numFmt w:val="lowerRoman"/>
      <w:lvlText w:val="%6."/>
      <w:lvlJc w:val="right"/>
      <w:pPr>
        <w:ind w:left="4668" w:hanging="180"/>
      </w:pPr>
    </w:lvl>
    <w:lvl w:ilvl="6" w:tplc="0813000F">
      <w:start w:val="1"/>
      <w:numFmt w:val="decimal"/>
      <w:lvlText w:val="%7."/>
      <w:lvlJc w:val="left"/>
      <w:pPr>
        <w:ind w:left="5388" w:hanging="360"/>
      </w:pPr>
    </w:lvl>
    <w:lvl w:ilvl="7" w:tplc="08130019">
      <w:start w:val="1"/>
      <w:numFmt w:val="lowerLetter"/>
      <w:lvlText w:val="%8."/>
      <w:lvlJc w:val="left"/>
      <w:pPr>
        <w:ind w:left="6108" w:hanging="360"/>
      </w:pPr>
    </w:lvl>
    <w:lvl w:ilvl="8" w:tplc="0813001B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5D0C"/>
    <w:rsid w:val="000C5D0C"/>
    <w:rsid w:val="00197A2E"/>
    <w:rsid w:val="001D68A9"/>
    <w:rsid w:val="001E0908"/>
    <w:rsid w:val="002534FA"/>
    <w:rsid w:val="00456AAA"/>
    <w:rsid w:val="00570BBC"/>
    <w:rsid w:val="00595064"/>
    <w:rsid w:val="007D3356"/>
    <w:rsid w:val="009C1569"/>
    <w:rsid w:val="00B13C98"/>
    <w:rsid w:val="00B5516A"/>
    <w:rsid w:val="00B96797"/>
    <w:rsid w:val="00BB4AD6"/>
    <w:rsid w:val="00BB4ADC"/>
    <w:rsid w:val="00BD59EB"/>
    <w:rsid w:val="00BE5584"/>
    <w:rsid w:val="00C50A34"/>
    <w:rsid w:val="00C6708C"/>
    <w:rsid w:val="00DE227D"/>
    <w:rsid w:val="00F0218C"/>
    <w:rsid w:val="00F112A2"/>
    <w:rsid w:val="00F57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nl-BE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E558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E5584"/>
    <w:pPr>
      <w:spacing w:after="0" w:line="240" w:lineRule="auto"/>
      <w:ind w:left="720"/>
    </w:pPr>
    <w:rPr>
      <w:rFonts w:ascii="Calibri" w:hAnsi="Calibri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1D68A9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B551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571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715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B4A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4AD6"/>
  </w:style>
  <w:style w:type="paragraph" w:styleId="Footer">
    <w:name w:val="footer"/>
    <w:basedOn w:val="Normal"/>
    <w:link w:val="FooterChar"/>
    <w:uiPriority w:val="99"/>
    <w:unhideWhenUsed/>
    <w:rsid w:val="00BB4A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4AD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nl-BE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E558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E5584"/>
    <w:pPr>
      <w:spacing w:after="0" w:line="240" w:lineRule="auto"/>
      <w:ind w:left="720"/>
    </w:pPr>
    <w:rPr>
      <w:rFonts w:ascii="Calibri" w:hAnsi="Calibri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1D68A9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B551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571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715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B4A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4AD6"/>
  </w:style>
  <w:style w:type="paragraph" w:styleId="Footer">
    <w:name w:val="footer"/>
    <w:basedOn w:val="Normal"/>
    <w:link w:val="FooterChar"/>
    <w:uiPriority w:val="99"/>
    <w:unhideWhenUsed/>
    <w:rsid w:val="00BB4A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4A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1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customXml" Target="../customXml/item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BA27383CA79B46AFE6BD774C326DB3" ma:contentTypeVersion="17" ma:contentTypeDescription="Crée un document." ma:contentTypeScope="" ma:versionID="c26e70cb2d4c3c4fc94385edce7e44c4">
  <xsd:schema xmlns:xsd="http://www.w3.org/2001/XMLSchema" xmlns:xs="http://www.w3.org/2001/XMLSchema" xmlns:p="http://schemas.microsoft.com/office/2006/metadata/properties" xmlns:ns2="2d185839-c5b8-4c36-b45a-2c9efe37d34b" xmlns:ns3="16faecf4-39d6-4fd1-a982-618119253397" targetNamespace="http://schemas.microsoft.com/office/2006/metadata/properties" ma:root="true" ma:fieldsID="0dfbb7a4e53156e5bb9248056c690a72" ns2:_="" ns3:_="">
    <xsd:import namespace="2d185839-c5b8-4c36-b45a-2c9efe37d34b"/>
    <xsd:import namespace="16faecf4-39d6-4fd1-a982-6181192533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185839-c5b8-4c36-b45a-2c9efe37d3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Balises d’images" ma:readOnly="false" ma:fieldId="{5cf76f15-5ced-4ddc-b409-7134ff3c332f}" ma:taxonomyMulti="true" ma:sspId="241797e6-eb36-4736-86b8-4563ca9617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faecf4-39d6-4fd1-a982-61811925339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95fbd2bc-f763-4d93-9bc8-94b1ad838f47}" ma:internalName="TaxCatchAll" ma:showField="CatchAllData" ma:web="16faecf4-39d6-4fd1-a982-6181192533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185839-c5b8-4c36-b45a-2c9efe37d34b">
      <Terms xmlns="http://schemas.microsoft.com/office/infopath/2007/PartnerControls"/>
    </lcf76f155ced4ddcb4097134ff3c332f>
    <TaxCatchAll xmlns="16faecf4-39d6-4fd1-a982-618119253397" xsi:nil="true"/>
  </documentManagement>
</p:properties>
</file>

<file path=customXml/itemProps1.xml><?xml version="1.0" encoding="utf-8"?>
<ds:datastoreItem xmlns:ds="http://schemas.openxmlformats.org/officeDocument/2006/customXml" ds:itemID="{10CD84BE-917B-49D0-AF1F-0337B3BB76EF}"/>
</file>

<file path=customXml/itemProps2.xml><?xml version="1.0" encoding="utf-8"?>
<ds:datastoreItem xmlns:ds="http://schemas.openxmlformats.org/officeDocument/2006/customXml" ds:itemID="{98806B55-E9D6-494B-9192-B4CB847C2C81}"/>
</file>

<file path=customXml/itemProps3.xml><?xml version="1.0" encoding="utf-8"?>
<ds:datastoreItem xmlns:ds="http://schemas.openxmlformats.org/officeDocument/2006/customXml" ds:itemID="{3E6C4ACB-5179-4552-BC7E-16176E66D1D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426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Henkens Tom</dc:creator>
  <cp:lastModifiedBy>Straetmans Koen</cp:lastModifiedBy>
  <cp:revision>2</cp:revision>
  <cp:lastPrinted>2014-10-10T09:34:00Z</cp:lastPrinted>
  <dcterms:created xsi:type="dcterms:W3CDTF">2014-10-10T13:36:00Z</dcterms:created>
  <dcterms:modified xsi:type="dcterms:W3CDTF">2014-10-10T13:36:00Z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0x010100C1BA27383CA79B46AFE6BD774C326DB3</vt:lpwstr>
  </property>
</Properties>
</file>