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615" w:type="pct"/>
        <w:jc w:val="center"/>
        <w:tblCellMar>
          <w:left w:w="0" w:type="dxa"/>
          <w:right w:w="0" w:type="dxa"/>
        </w:tblCellMar>
        <w:tblLook w:val="00A0" w:firstRow="1" w:lastRow="0" w:firstColumn="1" w:lastColumn="0" w:noHBand="0" w:noVBand="0"/>
      </w:tblPr>
      <w:tblGrid>
        <w:gridCol w:w="9159"/>
      </w:tblGrid>
      <w:tr w:rsidR="00296F28" w:rsidRPr="00272FED" w14:paraId="55FE1D2F" w14:textId="77777777" w:rsidTr="1CB2361C">
        <w:trPr>
          <w:trHeight w:val="1132"/>
          <w:jc w:val="center"/>
        </w:trPr>
        <w:tc>
          <w:tcPr>
            <w:tcW w:w="5000" w:type="pct"/>
            <w:vAlign w:val="center"/>
          </w:tcPr>
          <w:p w14:paraId="55FE1D2E" w14:textId="299E38D8" w:rsidR="00296F28" w:rsidRPr="00272FED" w:rsidRDefault="00296F28" w:rsidP="00E169C1">
            <w:pPr>
              <w:pStyle w:val="Figure"/>
            </w:pPr>
          </w:p>
        </w:tc>
      </w:tr>
      <w:tr w:rsidR="0094127F" w:rsidRPr="00272FED" w14:paraId="55FE1D32" w14:textId="77777777" w:rsidTr="1CB2361C">
        <w:trPr>
          <w:trHeight w:val="11225"/>
          <w:jc w:val="center"/>
        </w:trPr>
        <w:tc>
          <w:tcPr>
            <w:tcW w:w="5000" w:type="pct"/>
            <w:vAlign w:val="center"/>
          </w:tcPr>
          <w:p w14:paraId="2B2E29EA" w14:textId="589D838C" w:rsidR="00841525" w:rsidRPr="00841525" w:rsidRDefault="00841525" w:rsidP="00E169C1">
            <w:pPr>
              <w:pStyle w:val="Titel"/>
            </w:pPr>
            <w:bookmarkStart w:id="0" w:name="_Toc244496673"/>
            <w:r w:rsidRPr="0042327C">
              <w:t>AssurPharma</w:t>
            </w:r>
            <w:r w:rsidR="0042327C">
              <w:br/>
            </w:r>
          </w:p>
          <w:p w14:paraId="6CF91882" w14:textId="1B4D479A" w:rsidR="00CA71EF" w:rsidRDefault="00BD4B5E">
            <w:pPr>
              <w:pStyle w:val="Titel"/>
            </w:pPr>
            <w:r w:rsidRPr="00841525">
              <w:t>Integration Specification</w:t>
            </w:r>
            <w:r w:rsidR="0042327C">
              <w:br/>
            </w:r>
            <w:r w:rsidR="00C71983" w:rsidRPr="1CB2361C">
              <w:t xml:space="preserve">version </w:t>
            </w:r>
            <w:r w:rsidR="00C52012" w:rsidRPr="1CB2361C">
              <w:t>2</w:t>
            </w:r>
            <w:r w:rsidR="00C71983" w:rsidRPr="1CB2361C">
              <w:t>.</w:t>
            </w:r>
            <w:r w:rsidR="00A4420A" w:rsidRPr="1CB2361C">
              <w:t>3</w:t>
            </w:r>
            <w:r w:rsidR="00860CEC">
              <w:t>.1</w:t>
            </w:r>
          </w:p>
          <w:p w14:paraId="2DCC66C1" w14:textId="5888B40A" w:rsidR="0042327C" w:rsidRPr="007854E2" w:rsidRDefault="007854E2" w:rsidP="00E169C1">
            <w:pPr>
              <w:rPr>
                <w:lang w:val="en-GB"/>
              </w:rPr>
            </w:pPr>
            <w:r w:rsidRPr="715EC1EE">
              <w:rPr>
                <w:lang w:val="en-GB"/>
              </w:rPr>
              <w:t>Last modification date</w:t>
            </w:r>
            <w:r w:rsidR="00501AE7" w:rsidRPr="715EC1EE">
              <w:rPr>
                <w:lang w:val="en-GB"/>
              </w:rPr>
              <w:t xml:space="preserve"> </w:t>
            </w:r>
            <w:r w:rsidR="00A4420A" w:rsidRPr="715EC1EE">
              <w:rPr>
                <w:lang w:val="en-GB"/>
              </w:rPr>
              <w:t>1</w:t>
            </w:r>
            <w:r w:rsidR="00D15CA4">
              <w:rPr>
                <w:lang w:val="en-GB"/>
              </w:rPr>
              <w:t>8</w:t>
            </w:r>
            <w:r w:rsidR="00A4420A" w:rsidRPr="715EC1EE">
              <w:rPr>
                <w:lang w:val="en-GB"/>
              </w:rPr>
              <w:t>/</w:t>
            </w:r>
            <w:r w:rsidR="00D15CA4">
              <w:rPr>
                <w:lang w:val="en-GB"/>
              </w:rPr>
              <w:t>11</w:t>
            </w:r>
            <w:r w:rsidR="00A4420A" w:rsidRPr="715EC1EE">
              <w:rPr>
                <w:lang w:val="en-GB"/>
              </w:rPr>
              <w:t>/</w:t>
            </w:r>
            <w:r w:rsidR="00C52012" w:rsidRPr="715EC1EE">
              <w:rPr>
                <w:lang w:val="en-GB"/>
              </w:rPr>
              <w:t>202</w:t>
            </w:r>
            <w:r w:rsidR="00D15CA4">
              <w:rPr>
                <w:lang w:val="en-GB"/>
              </w:rPr>
              <w:t>5</w:t>
            </w:r>
          </w:p>
          <w:p w14:paraId="55FE1D31" w14:textId="1F732D71" w:rsidR="008156D6" w:rsidRDefault="00B71571" w:rsidP="00E169C1">
            <w:pPr>
              <w:rPr>
                <w:lang w:val="en-GB"/>
              </w:rPr>
            </w:pPr>
            <w:r>
              <w:rPr>
                <w:noProof/>
                <w:lang w:val="fr-BE" w:eastAsia="zh-CN"/>
              </w:rPr>
              <w:drawing>
                <wp:anchor distT="0" distB="0" distL="114300" distR="114300" simplePos="0" relativeHeight="251658243" behindDoc="0" locked="0" layoutInCell="1" allowOverlap="1" wp14:anchorId="4BE1DD32" wp14:editId="7B1E48F6">
                  <wp:simplePos x="0" y="0"/>
                  <wp:positionH relativeFrom="column">
                    <wp:posOffset>1899920</wp:posOffset>
                  </wp:positionH>
                  <wp:positionV relativeFrom="paragraph">
                    <wp:posOffset>1511935</wp:posOffset>
                  </wp:positionV>
                  <wp:extent cx="1885950" cy="6477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2">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14:sizeRelH relativeFrom="page">
                    <wp14:pctWidth>0</wp14:pctWidth>
                  </wp14:sizeRelH>
                  <wp14:sizeRelV relativeFrom="page">
                    <wp14:pctHeight>0</wp14:pctHeight>
                  </wp14:sizeRelV>
                </wp:anchor>
              </w:drawing>
            </w:r>
          </w:p>
          <w:p w14:paraId="20A2FD2D" w14:textId="77777777" w:rsidR="00841525" w:rsidRPr="008156D6" w:rsidRDefault="00841525" w:rsidP="008156D6">
            <w:pPr>
              <w:rPr>
                <w:lang w:val="en-GB"/>
              </w:rPr>
            </w:pPr>
          </w:p>
        </w:tc>
      </w:tr>
    </w:tbl>
    <w:p w14:paraId="67C30F2B" w14:textId="77777777" w:rsidR="000C3E96" w:rsidRPr="00841525" w:rsidRDefault="000C3E96" w:rsidP="00E169C1">
      <w:pPr>
        <w:pStyle w:val="Kop1"/>
      </w:pPr>
      <w:bookmarkStart w:id="1" w:name="_Toc257286143"/>
      <w:bookmarkStart w:id="2" w:name="_Toc260156198"/>
      <w:bookmarkStart w:id="3" w:name="_Toc397433316"/>
      <w:bookmarkStart w:id="4" w:name="_Toc36121660"/>
      <w:bookmarkStart w:id="5" w:name="_Toc257286144"/>
      <w:bookmarkStart w:id="6" w:name="_Toc257655375"/>
      <w:r w:rsidRPr="00841525">
        <w:lastRenderedPageBreak/>
        <w:t>Document control</w:t>
      </w:r>
      <w:bookmarkEnd w:id="1"/>
      <w:bookmarkEnd w:id="2"/>
      <w:bookmarkEnd w:id="3"/>
      <w:bookmarkEnd w:id="4"/>
    </w:p>
    <w:p w14:paraId="4129E3A0" w14:textId="122237EA" w:rsidR="000C3E96" w:rsidRPr="00272FED" w:rsidRDefault="000C3E96" w:rsidP="00E169C1">
      <w:pPr>
        <w:rPr>
          <w:rStyle w:val="Zwaar"/>
        </w:rPr>
      </w:pPr>
      <w:r w:rsidRPr="00272FED">
        <w:rPr>
          <w:rStyle w:val="Zwaar"/>
        </w:rPr>
        <w:t>Document revision history</w:t>
      </w:r>
      <w:bookmarkEnd w:id="5"/>
      <w:bookmarkEnd w:id="6"/>
    </w:p>
    <w:tbl>
      <w:tblPr>
        <w:tblStyle w:val="Gemiddeldearcering1-accent5"/>
        <w:tblW w:w="9889" w:type="dxa"/>
        <w:tblLook w:val="0420" w:firstRow="1" w:lastRow="0" w:firstColumn="0" w:lastColumn="0" w:noHBand="0" w:noVBand="1"/>
      </w:tblPr>
      <w:tblGrid>
        <w:gridCol w:w="1101"/>
        <w:gridCol w:w="1440"/>
        <w:gridCol w:w="1678"/>
        <w:gridCol w:w="5670"/>
      </w:tblGrid>
      <w:tr w:rsidR="000C3E96" w:rsidRPr="00272FED" w14:paraId="777BFBBB" w14:textId="77777777" w:rsidTr="715EC1EE">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E169C1">
            <w:r w:rsidRPr="00272FED">
              <w:t>Version</w:t>
            </w:r>
          </w:p>
        </w:tc>
        <w:tc>
          <w:tcPr>
            <w:tcW w:w="1440" w:type="dxa"/>
          </w:tcPr>
          <w:p w14:paraId="61AF5F4A" w14:textId="77777777" w:rsidR="000C3E96" w:rsidRPr="00272FED" w:rsidRDefault="000C3E96" w:rsidP="00E169C1">
            <w:r w:rsidRPr="00272FED">
              <w:t>Date</w:t>
            </w:r>
          </w:p>
        </w:tc>
        <w:tc>
          <w:tcPr>
            <w:tcW w:w="1678" w:type="dxa"/>
          </w:tcPr>
          <w:p w14:paraId="1FE7888E" w14:textId="77777777" w:rsidR="000C3E96" w:rsidRPr="00272FED" w:rsidRDefault="000C3E96" w:rsidP="00E169C1">
            <w:r w:rsidRPr="00272FED">
              <w:t>Author</w:t>
            </w:r>
          </w:p>
        </w:tc>
        <w:tc>
          <w:tcPr>
            <w:tcW w:w="5670" w:type="dxa"/>
          </w:tcPr>
          <w:p w14:paraId="106E6DEE" w14:textId="77777777" w:rsidR="000C3E96" w:rsidRPr="00272FED" w:rsidRDefault="000C3E96" w:rsidP="00E169C1">
            <w:r w:rsidRPr="00272FED">
              <w:t>Comments</w:t>
            </w:r>
          </w:p>
        </w:tc>
      </w:tr>
      <w:tr w:rsidR="007A58FC" w:rsidRPr="00272FED" w14:paraId="3A8C7896"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5CB10B6" w:rsidR="007A58FC" w:rsidRDefault="00245DB1" w:rsidP="00097C8D">
            <w:pPr>
              <w:spacing w:line="240" w:lineRule="auto"/>
            </w:pPr>
            <w:r>
              <w:t>0.</w:t>
            </w:r>
            <w:r w:rsidR="00FE5D88">
              <w:t>1</w:t>
            </w:r>
          </w:p>
        </w:tc>
        <w:tc>
          <w:tcPr>
            <w:tcW w:w="1440" w:type="dxa"/>
          </w:tcPr>
          <w:p w14:paraId="53A18169" w14:textId="79A197B5" w:rsidR="007A58FC" w:rsidRDefault="00102E73" w:rsidP="00097C8D">
            <w:pPr>
              <w:spacing w:line="240" w:lineRule="auto"/>
            </w:pPr>
            <w:r>
              <w:t>19</w:t>
            </w:r>
            <w:r w:rsidR="009954D4">
              <w:t>/08/2013</w:t>
            </w:r>
          </w:p>
        </w:tc>
        <w:tc>
          <w:tcPr>
            <w:tcW w:w="1678" w:type="dxa"/>
          </w:tcPr>
          <w:p w14:paraId="75EE71DC" w14:textId="6612B502" w:rsidR="007A58FC" w:rsidRDefault="00AF17A9" w:rsidP="00097C8D">
            <w:pPr>
              <w:spacing w:line="240" w:lineRule="auto"/>
            </w:pPr>
            <w:r>
              <w:t>Accenture</w:t>
            </w:r>
          </w:p>
        </w:tc>
        <w:tc>
          <w:tcPr>
            <w:tcW w:w="5670" w:type="dxa"/>
          </w:tcPr>
          <w:p w14:paraId="5792EC9F" w14:textId="4A1B549E" w:rsidR="007A58FC" w:rsidRDefault="00F03361" w:rsidP="00097C8D">
            <w:pPr>
              <w:spacing w:line="240" w:lineRule="auto"/>
            </w:pPr>
            <w:r>
              <w:t>Initial version</w:t>
            </w:r>
          </w:p>
        </w:tc>
      </w:tr>
      <w:tr w:rsidR="00245DB1" w:rsidRPr="00272FED" w14:paraId="46096D1B"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02F727" w:rsidR="00245DB1" w:rsidRDefault="00FE460A" w:rsidP="00097C8D">
            <w:pPr>
              <w:spacing w:line="240" w:lineRule="auto"/>
            </w:pPr>
            <w:r>
              <w:t>0.2</w:t>
            </w:r>
          </w:p>
        </w:tc>
        <w:tc>
          <w:tcPr>
            <w:tcW w:w="1440" w:type="dxa"/>
          </w:tcPr>
          <w:p w14:paraId="394DFC84" w14:textId="3C908FED" w:rsidR="00245DB1" w:rsidRDefault="00102E73" w:rsidP="00097C8D">
            <w:pPr>
              <w:spacing w:line="240" w:lineRule="auto"/>
            </w:pPr>
            <w:r>
              <w:t>20</w:t>
            </w:r>
            <w:r w:rsidR="00FE460A">
              <w:t>/08/2013</w:t>
            </w:r>
          </w:p>
        </w:tc>
        <w:tc>
          <w:tcPr>
            <w:tcW w:w="1678" w:type="dxa"/>
          </w:tcPr>
          <w:p w14:paraId="7FDD36DB" w14:textId="09C93ACB" w:rsidR="00245DB1" w:rsidRPr="00AB1C5C" w:rsidRDefault="00AF17A9" w:rsidP="00097C8D">
            <w:pPr>
              <w:spacing w:line="240" w:lineRule="auto"/>
              <w:rPr>
                <w:szCs w:val="22"/>
              </w:rPr>
            </w:pPr>
            <w:r>
              <w:t>Accenture</w:t>
            </w:r>
          </w:p>
        </w:tc>
        <w:tc>
          <w:tcPr>
            <w:tcW w:w="5670" w:type="dxa"/>
          </w:tcPr>
          <w:p w14:paraId="648E66C5" w14:textId="21D79689" w:rsidR="00245DB1" w:rsidRPr="00AB1C5C" w:rsidRDefault="00FE460A" w:rsidP="00097C8D">
            <w:pPr>
              <w:spacing w:line="240" w:lineRule="auto"/>
            </w:pPr>
            <w:r>
              <w:t xml:space="preserve">Version for </w:t>
            </w:r>
            <w:r w:rsidR="00102E73">
              <w:t>review</w:t>
            </w:r>
          </w:p>
        </w:tc>
      </w:tr>
      <w:tr w:rsidR="00102E73" w:rsidRPr="00272FED" w14:paraId="279A25FC"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3B834A7C" w:rsidR="00102E73" w:rsidRDefault="00102E73" w:rsidP="00097C8D">
            <w:pPr>
              <w:spacing w:line="240" w:lineRule="auto"/>
            </w:pPr>
            <w:r>
              <w:t>0.3</w:t>
            </w:r>
          </w:p>
        </w:tc>
        <w:tc>
          <w:tcPr>
            <w:tcW w:w="1440" w:type="dxa"/>
          </w:tcPr>
          <w:p w14:paraId="00F50759" w14:textId="7E5E9211" w:rsidR="00102E73" w:rsidRDefault="00102E73" w:rsidP="00097C8D">
            <w:pPr>
              <w:spacing w:line="240" w:lineRule="auto"/>
            </w:pPr>
            <w:r>
              <w:t>21/08/2013</w:t>
            </w:r>
          </w:p>
        </w:tc>
        <w:tc>
          <w:tcPr>
            <w:tcW w:w="1678" w:type="dxa"/>
          </w:tcPr>
          <w:p w14:paraId="53278705" w14:textId="68380633" w:rsidR="00102E73" w:rsidRDefault="00AF17A9" w:rsidP="00097C8D">
            <w:pPr>
              <w:spacing w:line="240" w:lineRule="auto"/>
              <w:rPr>
                <w:szCs w:val="22"/>
              </w:rPr>
            </w:pPr>
            <w:r>
              <w:t>Accenture</w:t>
            </w:r>
          </w:p>
        </w:tc>
        <w:tc>
          <w:tcPr>
            <w:tcW w:w="5670" w:type="dxa"/>
          </w:tcPr>
          <w:p w14:paraId="2E73B2AB" w14:textId="69017276" w:rsidR="00102E73" w:rsidRDefault="00102E73" w:rsidP="00097C8D">
            <w:pPr>
              <w:spacing w:line="240" w:lineRule="auto"/>
            </w:pPr>
            <w:r>
              <w:t>Added clarification on certificates and BVAC event</w:t>
            </w:r>
          </w:p>
        </w:tc>
      </w:tr>
      <w:tr w:rsidR="000A3376" w:rsidRPr="00272FED" w14:paraId="0144F3DC"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6E406326" w14:textId="7A520C6A" w:rsidR="000A3376" w:rsidRDefault="000A3376" w:rsidP="00097C8D">
            <w:pPr>
              <w:spacing w:line="240" w:lineRule="auto"/>
            </w:pPr>
            <w:r>
              <w:t>0.4</w:t>
            </w:r>
          </w:p>
        </w:tc>
        <w:tc>
          <w:tcPr>
            <w:tcW w:w="1440" w:type="dxa"/>
          </w:tcPr>
          <w:p w14:paraId="37288BF0" w14:textId="457364A1" w:rsidR="000A3376" w:rsidRDefault="000A3376" w:rsidP="00097C8D">
            <w:pPr>
              <w:spacing w:line="240" w:lineRule="auto"/>
            </w:pPr>
            <w:r>
              <w:t>29/08/2013</w:t>
            </w:r>
          </w:p>
        </w:tc>
        <w:tc>
          <w:tcPr>
            <w:tcW w:w="1678" w:type="dxa"/>
          </w:tcPr>
          <w:p w14:paraId="298D35A7" w14:textId="2B17F0DE" w:rsidR="000A3376" w:rsidRDefault="00AF17A9" w:rsidP="00097C8D">
            <w:pPr>
              <w:spacing w:line="240" w:lineRule="auto"/>
              <w:rPr>
                <w:szCs w:val="22"/>
              </w:rPr>
            </w:pPr>
            <w:r>
              <w:t>Accenture</w:t>
            </w:r>
          </w:p>
        </w:tc>
        <w:tc>
          <w:tcPr>
            <w:tcW w:w="5670" w:type="dxa"/>
          </w:tcPr>
          <w:p w14:paraId="29501BBD" w14:textId="0E816CAB" w:rsidR="000A3376" w:rsidRDefault="000A3376" w:rsidP="00097C8D">
            <w:pPr>
              <w:spacing w:line="240" w:lineRule="auto"/>
            </w:pPr>
            <w:r>
              <w:t>Update after feedback insurers</w:t>
            </w:r>
          </w:p>
        </w:tc>
      </w:tr>
      <w:tr w:rsidR="00A161C7" w:rsidRPr="00272FED" w14:paraId="25441720"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1410444E" w14:textId="4E3D6C17" w:rsidR="00A161C7" w:rsidRDefault="00A161C7" w:rsidP="00097C8D">
            <w:pPr>
              <w:spacing w:line="240" w:lineRule="auto"/>
            </w:pPr>
            <w:r>
              <w:t>0.5</w:t>
            </w:r>
          </w:p>
        </w:tc>
        <w:tc>
          <w:tcPr>
            <w:tcW w:w="1440" w:type="dxa"/>
          </w:tcPr>
          <w:p w14:paraId="4F191976" w14:textId="29A5D1E0" w:rsidR="00A161C7" w:rsidRDefault="00A161C7" w:rsidP="00097C8D">
            <w:pPr>
              <w:spacing w:line="240" w:lineRule="auto"/>
            </w:pPr>
            <w:r>
              <w:t>04/10/2013</w:t>
            </w:r>
          </w:p>
        </w:tc>
        <w:tc>
          <w:tcPr>
            <w:tcW w:w="1678" w:type="dxa"/>
          </w:tcPr>
          <w:p w14:paraId="10F29564" w14:textId="63617953" w:rsidR="00A161C7" w:rsidRDefault="00AF17A9" w:rsidP="00097C8D">
            <w:pPr>
              <w:spacing w:line="240" w:lineRule="auto"/>
              <w:rPr>
                <w:szCs w:val="22"/>
              </w:rPr>
            </w:pPr>
            <w:r>
              <w:t>Accenture</w:t>
            </w:r>
          </w:p>
        </w:tc>
        <w:tc>
          <w:tcPr>
            <w:tcW w:w="5670" w:type="dxa"/>
          </w:tcPr>
          <w:p w14:paraId="75B415F1" w14:textId="41A74A82" w:rsidR="00A161C7" w:rsidRDefault="00A161C7" w:rsidP="00097C8D">
            <w:pPr>
              <w:spacing w:line="240" w:lineRule="auto"/>
            </w:pPr>
            <w:r>
              <w:t>Final update after clarification SFTP issues</w:t>
            </w:r>
          </w:p>
          <w:p w14:paraId="34CE415D" w14:textId="77777777" w:rsidR="008E54A3" w:rsidRDefault="008E54A3" w:rsidP="00097C8D">
            <w:pPr>
              <w:pStyle w:val="Lijstalinea"/>
              <w:numPr>
                <w:ilvl w:val="0"/>
                <w:numId w:val="8"/>
              </w:numPr>
              <w:spacing w:line="240" w:lineRule="auto"/>
            </w:pPr>
            <w:r>
              <w:t>Updated doc with info provided by email</w:t>
            </w:r>
          </w:p>
          <w:p w14:paraId="37DFDCB0" w14:textId="15E8160F" w:rsidR="00A161C7" w:rsidRDefault="008E54A3" w:rsidP="00097C8D">
            <w:pPr>
              <w:pStyle w:val="Lijstalinea"/>
              <w:numPr>
                <w:ilvl w:val="1"/>
                <w:numId w:val="8"/>
              </w:numPr>
              <w:spacing w:line="240" w:lineRule="auto"/>
            </w:pPr>
            <w:r>
              <w:t>url’s</w:t>
            </w:r>
          </w:p>
          <w:p w14:paraId="03A2F473" w14:textId="1D6320D2" w:rsidR="008E54A3" w:rsidRPr="00A161C7" w:rsidRDefault="008E54A3" w:rsidP="00097C8D">
            <w:pPr>
              <w:pStyle w:val="Lijstalinea"/>
              <w:numPr>
                <w:ilvl w:val="1"/>
                <w:numId w:val="8"/>
              </w:numPr>
              <w:spacing w:line="240" w:lineRule="auto"/>
            </w:pPr>
            <w:r>
              <w:t>latest version single message</w:t>
            </w:r>
          </w:p>
          <w:p w14:paraId="10D12ED5" w14:textId="7C52DD86" w:rsidR="00A161C7" w:rsidRPr="00A161C7" w:rsidRDefault="00A161C7" w:rsidP="00097C8D">
            <w:pPr>
              <w:pStyle w:val="Lijstalinea"/>
              <w:numPr>
                <w:ilvl w:val="0"/>
                <w:numId w:val="8"/>
              </w:numPr>
              <w:spacing w:line="240" w:lineRule="auto"/>
            </w:pPr>
            <w:r w:rsidRPr="00A161C7">
              <w:t>SFTP no longer needs x.509 for authentication</w:t>
            </w:r>
            <w:r w:rsidR="008441D0">
              <w:t>, but a simple SSH (limitation SFTP setup)</w:t>
            </w:r>
          </w:p>
          <w:p w14:paraId="67DB94DE" w14:textId="77777777" w:rsidR="00396A94" w:rsidRPr="00646B15" w:rsidRDefault="003B5D79" w:rsidP="00097C8D">
            <w:pPr>
              <w:pStyle w:val="Lijstalinea"/>
              <w:numPr>
                <w:ilvl w:val="0"/>
                <w:numId w:val="8"/>
              </w:numPr>
              <w:spacing w:line="240" w:lineRule="auto"/>
            </w:pPr>
            <w:r>
              <w:t xml:space="preserve">Brought </w:t>
            </w:r>
            <w:r w:rsidR="00396A94">
              <w:t xml:space="preserve">drawing </w:t>
            </w:r>
            <w:r w:rsidR="004D5700">
              <w:t>and text</w:t>
            </w:r>
            <w:r>
              <w:t xml:space="preserve"> in line with wsdl </w:t>
            </w:r>
            <w:r w:rsidR="00646B15">
              <w:t>(previous doc contained an old version of the visio)</w:t>
            </w:r>
          </w:p>
          <w:p w14:paraId="4559E8C8" w14:textId="14939033" w:rsidR="00201CED" w:rsidRPr="00A161C7" w:rsidRDefault="00646B15" w:rsidP="00097C8D">
            <w:pPr>
              <w:pStyle w:val="Lijstalinea"/>
              <w:numPr>
                <w:ilvl w:val="0"/>
                <w:numId w:val="8"/>
              </w:numPr>
              <w:spacing w:line="240" w:lineRule="auto"/>
            </w:pPr>
            <w:r>
              <w:t>Added further clarifications across the document</w:t>
            </w:r>
          </w:p>
        </w:tc>
      </w:tr>
      <w:tr w:rsidR="00201CED" w:rsidRPr="00272FED" w14:paraId="264CF94C"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4F95A31B" w14:textId="720499DF" w:rsidR="00201CED" w:rsidRDefault="00201CED" w:rsidP="00097C8D">
            <w:pPr>
              <w:spacing w:line="240" w:lineRule="auto"/>
            </w:pPr>
            <w:r>
              <w:t>0.5.1</w:t>
            </w:r>
          </w:p>
        </w:tc>
        <w:tc>
          <w:tcPr>
            <w:tcW w:w="1440" w:type="dxa"/>
          </w:tcPr>
          <w:p w14:paraId="3A9F33BA" w14:textId="358FE1DE" w:rsidR="00201CED" w:rsidRDefault="00201CED" w:rsidP="00097C8D">
            <w:pPr>
              <w:spacing w:line="240" w:lineRule="auto"/>
            </w:pPr>
            <w:r>
              <w:t>14/10/2013</w:t>
            </w:r>
          </w:p>
        </w:tc>
        <w:tc>
          <w:tcPr>
            <w:tcW w:w="1678" w:type="dxa"/>
          </w:tcPr>
          <w:p w14:paraId="08903626" w14:textId="7BC1892A" w:rsidR="00201CED" w:rsidRDefault="00AF17A9" w:rsidP="00097C8D">
            <w:pPr>
              <w:spacing w:line="240" w:lineRule="auto"/>
              <w:rPr>
                <w:szCs w:val="22"/>
              </w:rPr>
            </w:pPr>
            <w:r>
              <w:t>Accenture</w:t>
            </w:r>
          </w:p>
        </w:tc>
        <w:tc>
          <w:tcPr>
            <w:tcW w:w="5670" w:type="dxa"/>
          </w:tcPr>
          <w:p w14:paraId="1F79FF89" w14:textId="1C962164" w:rsidR="00201CED" w:rsidRDefault="00201CED" w:rsidP="00097C8D">
            <w:pPr>
              <w:spacing w:line="240" w:lineRule="auto"/>
            </w:pPr>
            <w:r>
              <w:t xml:space="preserve">Added </w:t>
            </w:r>
            <w:r w:rsidRPr="00201CED">
              <w:t>minOccurs="0"</w:t>
            </w:r>
            <w:r>
              <w:t xml:space="preserve">  to the routingParametersCBFA in the </w:t>
            </w:r>
            <w:r w:rsidR="00841525" w:rsidRPr="00841525">
              <w:rPr>
                <w:smallCaps/>
              </w:rPr>
              <w:t>AssurPharma</w:t>
            </w:r>
            <w:r w:rsidRPr="00201CED">
              <w:t>TIPSystemServices_protocol-1_0.xsd</w:t>
            </w:r>
          </w:p>
        </w:tc>
      </w:tr>
      <w:tr w:rsidR="00992C42" w:rsidRPr="00272FED" w14:paraId="27C203B2"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415D8D11" w14:textId="591480E1" w:rsidR="00992C42" w:rsidRDefault="00992C42" w:rsidP="00097C8D">
            <w:pPr>
              <w:spacing w:line="240" w:lineRule="auto"/>
            </w:pPr>
            <w:r>
              <w:t>0.6</w:t>
            </w:r>
          </w:p>
        </w:tc>
        <w:tc>
          <w:tcPr>
            <w:tcW w:w="1440" w:type="dxa"/>
          </w:tcPr>
          <w:p w14:paraId="3CF9AFA6" w14:textId="201469AB" w:rsidR="00992C42" w:rsidRDefault="00992C42" w:rsidP="00097C8D">
            <w:pPr>
              <w:spacing w:line="240" w:lineRule="auto"/>
            </w:pPr>
            <w:r>
              <w:t>21/10/2013</w:t>
            </w:r>
          </w:p>
        </w:tc>
        <w:tc>
          <w:tcPr>
            <w:tcW w:w="1678" w:type="dxa"/>
          </w:tcPr>
          <w:p w14:paraId="51D4516A" w14:textId="1D5F1035" w:rsidR="00992C42" w:rsidRDefault="00AF17A9" w:rsidP="00097C8D">
            <w:pPr>
              <w:spacing w:line="240" w:lineRule="auto"/>
              <w:rPr>
                <w:szCs w:val="22"/>
              </w:rPr>
            </w:pPr>
            <w:r>
              <w:t>Accenture</w:t>
            </w:r>
          </w:p>
        </w:tc>
        <w:tc>
          <w:tcPr>
            <w:tcW w:w="5670" w:type="dxa"/>
          </w:tcPr>
          <w:p w14:paraId="59442EBE" w14:textId="2DC905B4" w:rsidR="00992C42" w:rsidRDefault="00992C42" w:rsidP="00097C8D">
            <w:pPr>
              <w:spacing w:line="240" w:lineRule="auto"/>
            </w:pPr>
            <w:r>
              <w:t xml:space="preserve">Update with </w:t>
            </w:r>
            <w:r w:rsidR="001444D1">
              <w:t xml:space="preserve">answers to questions received from </w:t>
            </w:r>
            <w:r>
              <w:t>Assuralia members</w:t>
            </w:r>
            <w:r w:rsidR="001444D1">
              <w:t xml:space="preserve"> during integration</w:t>
            </w:r>
          </w:p>
        </w:tc>
      </w:tr>
      <w:tr w:rsidR="00C92F60" w:rsidRPr="00272FED" w14:paraId="0C13A1BB"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23515F8E" w14:textId="6830488A" w:rsidR="00C92F60" w:rsidRDefault="00C92F60" w:rsidP="00097C8D">
            <w:pPr>
              <w:spacing w:line="240" w:lineRule="auto"/>
            </w:pPr>
            <w:r>
              <w:t>0.6.1</w:t>
            </w:r>
          </w:p>
        </w:tc>
        <w:tc>
          <w:tcPr>
            <w:tcW w:w="1440" w:type="dxa"/>
          </w:tcPr>
          <w:p w14:paraId="03CB83E9" w14:textId="51ADDFE1" w:rsidR="00C92F60" w:rsidRDefault="00AF17A9" w:rsidP="00097C8D">
            <w:pPr>
              <w:spacing w:line="240" w:lineRule="auto"/>
            </w:pPr>
            <w:r>
              <w:t>08</w:t>
            </w:r>
            <w:r w:rsidR="00C92F60">
              <w:t>/11/2013</w:t>
            </w:r>
          </w:p>
        </w:tc>
        <w:tc>
          <w:tcPr>
            <w:tcW w:w="1678" w:type="dxa"/>
          </w:tcPr>
          <w:p w14:paraId="31903366" w14:textId="31F535C7" w:rsidR="00C92F60" w:rsidRDefault="00AF17A9" w:rsidP="00097C8D">
            <w:pPr>
              <w:spacing w:line="240" w:lineRule="auto"/>
              <w:rPr>
                <w:szCs w:val="22"/>
              </w:rPr>
            </w:pPr>
            <w:r>
              <w:t>Accenture</w:t>
            </w:r>
          </w:p>
        </w:tc>
        <w:tc>
          <w:tcPr>
            <w:tcW w:w="5670" w:type="dxa"/>
          </w:tcPr>
          <w:p w14:paraId="04109AE9" w14:textId="6C746DC3" w:rsidR="00C92F60" w:rsidRDefault="00CB605B" w:rsidP="00097C8D">
            <w:pPr>
              <w:spacing w:line="240" w:lineRule="auto"/>
            </w:pPr>
            <w:r>
              <w:t>Update</w:t>
            </w:r>
            <w:r w:rsidR="004950D6">
              <w:t xml:space="preserve">s following </w:t>
            </w:r>
            <w:r w:rsidR="00767A17">
              <w:t>integration with insurers</w:t>
            </w:r>
          </w:p>
        </w:tc>
      </w:tr>
      <w:tr w:rsidR="00AF17A9" w:rsidRPr="00272FED" w14:paraId="7EF81958"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7AC1041D" w14:textId="7A2ADEDB" w:rsidR="00AF17A9" w:rsidRDefault="00767A17" w:rsidP="00097C8D">
            <w:pPr>
              <w:spacing w:line="240" w:lineRule="auto"/>
            </w:pPr>
            <w:r>
              <w:t>0.7</w:t>
            </w:r>
          </w:p>
        </w:tc>
        <w:tc>
          <w:tcPr>
            <w:tcW w:w="1440" w:type="dxa"/>
          </w:tcPr>
          <w:p w14:paraId="59C7D13B" w14:textId="59BDD1BB" w:rsidR="00AF17A9" w:rsidRDefault="00AF17A9" w:rsidP="00097C8D">
            <w:pPr>
              <w:spacing w:line="240" w:lineRule="auto"/>
            </w:pPr>
            <w:r>
              <w:t>12/11/2013</w:t>
            </w:r>
          </w:p>
        </w:tc>
        <w:tc>
          <w:tcPr>
            <w:tcW w:w="1678" w:type="dxa"/>
          </w:tcPr>
          <w:p w14:paraId="61B2B8A5" w14:textId="0AFC8815" w:rsidR="00AF17A9" w:rsidRDefault="00AF17A9" w:rsidP="00097C8D">
            <w:pPr>
              <w:spacing w:line="240" w:lineRule="auto"/>
            </w:pPr>
            <w:r>
              <w:t>Accenture</w:t>
            </w:r>
          </w:p>
        </w:tc>
        <w:tc>
          <w:tcPr>
            <w:tcW w:w="5670" w:type="dxa"/>
          </w:tcPr>
          <w:p w14:paraId="20628795" w14:textId="3F590EB8" w:rsidR="00AF17A9" w:rsidRDefault="00AF17A9" w:rsidP="00097C8D">
            <w:pPr>
              <w:spacing w:line="240" w:lineRule="auto"/>
            </w:pPr>
            <w:r>
              <w:t>Final</w:t>
            </w:r>
            <w:r w:rsidR="006002B3">
              <w:t>ised</w:t>
            </w:r>
            <w:r>
              <w:t xml:space="preserve"> version</w:t>
            </w:r>
          </w:p>
        </w:tc>
      </w:tr>
      <w:tr w:rsidR="000312B4" w:rsidRPr="00272FED" w14:paraId="469196B2"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30F7DDEE" w14:textId="18CA0F98" w:rsidR="000312B4" w:rsidRDefault="00611C19" w:rsidP="00097C8D">
            <w:pPr>
              <w:spacing w:line="240" w:lineRule="auto"/>
            </w:pPr>
            <w:r>
              <w:t>1.0</w:t>
            </w:r>
          </w:p>
        </w:tc>
        <w:tc>
          <w:tcPr>
            <w:tcW w:w="1440" w:type="dxa"/>
          </w:tcPr>
          <w:p w14:paraId="3009C79B" w14:textId="353262EE" w:rsidR="000312B4" w:rsidRDefault="00535680" w:rsidP="00097C8D">
            <w:pPr>
              <w:spacing w:line="240" w:lineRule="auto"/>
            </w:pPr>
            <w:r>
              <w:t>15</w:t>
            </w:r>
            <w:r w:rsidR="000312B4">
              <w:t>-</w:t>
            </w:r>
            <w:r>
              <w:t>09</w:t>
            </w:r>
            <w:r w:rsidR="000312B4">
              <w:t>-2014</w:t>
            </w:r>
          </w:p>
        </w:tc>
        <w:tc>
          <w:tcPr>
            <w:tcW w:w="1678" w:type="dxa"/>
          </w:tcPr>
          <w:p w14:paraId="023B5E7A" w14:textId="0CDF9577" w:rsidR="000312B4" w:rsidRDefault="000312B4" w:rsidP="00097C8D">
            <w:pPr>
              <w:spacing w:line="240" w:lineRule="auto"/>
            </w:pPr>
            <w:r>
              <w:t>Marc Buckens</w:t>
            </w:r>
          </w:p>
        </w:tc>
        <w:tc>
          <w:tcPr>
            <w:tcW w:w="5670" w:type="dxa"/>
          </w:tcPr>
          <w:p w14:paraId="082D0B23" w14:textId="77777777" w:rsidR="000312B4" w:rsidRDefault="000312B4" w:rsidP="00097C8D">
            <w:pPr>
              <w:pStyle w:val="Lijstalinea"/>
              <w:numPr>
                <w:ilvl w:val="0"/>
                <w:numId w:val="11"/>
              </w:numPr>
              <w:spacing w:line="240" w:lineRule="auto"/>
            </w:pPr>
            <w:r>
              <w:t>Renamed the project to ASSURPHARMA</w:t>
            </w:r>
          </w:p>
          <w:p w14:paraId="7E4C1C16" w14:textId="77777777" w:rsidR="000312B4" w:rsidRDefault="000312B4" w:rsidP="00097C8D">
            <w:pPr>
              <w:pStyle w:val="Lijstalinea"/>
              <w:numPr>
                <w:ilvl w:val="0"/>
                <w:numId w:val="11"/>
              </w:numPr>
              <w:spacing w:line="240" w:lineRule="auto"/>
            </w:pPr>
            <w:r>
              <w:t>Extract the embedded files to a packaging level</w:t>
            </w:r>
          </w:p>
          <w:p w14:paraId="1A232300" w14:textId="6CD72EA9" w:rsidR="000312B4" w:rsidRDefault="000312B4" w:rsidP="00097C8D">
            <w:pPr>
              <w:pStyle w:val="Lijstalinea"/>
              <w:numPr>
                <w:ilvl w:val="0"/>
                <w:numId w:val="11"/>
              </w:numPr>
              <w:spacing w:line="240" w:lineRule="auto"/>
            </w:pPr>
            <w:r>
              <w:t>Appended information</w:t>
            </w:r>
          </w:p>
          <w:p w14:paraId="17EE64FF" w14:textId="77777777" w:rsidR="00F43927" w:rsidRDefault="00F43927" w:rsidP="00097C8D">
            <w:pPr>
              <w:pStyle w:val="Lijstalinea"/>
              <w:numPr>
                <w:ilvl w:val="1"/>
                <w:numId w:val="11"/>
              </w:numPr>
              <w:spacing w:line="240" w:lineRule="auto"/>
            </w:pPr>
            <w:r>
              <w:t>General Functioning</w:t>
            </w:r>
          </w:p>
          <w:p w14:paraId="70699A6C" w14:textId="77777777" w:rsidR="00F43927" w:rsidRDefault="00F43927" w:rsidP="00097C8D">
            <w:pPr>
              <w:pStyle w:val="Lijstalinea"/>
              <w:numPr>
                <w:ilvl w:val="1"/>
                <w:numId w:val="11"/>
              </w:numPr>
              <w:spacing w:line="240" w:lineRule="auto"/>
            </w:pPr>
            <w:r>
              <w:t>Karakterestieken</w:t>
            </w:r>
          </w:p>
          <w:p w14:paraId="00B7393A" w14:textId="47DDB66D" w:rsidR="00F43927" w:rsidRDefault="00F43927" w:rsidP="00097C8D">
            <w:pPr>
              <w:pStyle w:val="Lijstalinea"/>
              <w:numPr>
                <w:ilvl w:val="1"/>
                <w:numId w:val="11"/>
              </w:numPr>
              <w:spacing w:line="240" w:lineRule="auto"/>
            </w:pPr>
            <w:r>
              <w:t>Services, Messages,Data Formats</w:t>
            </w:r>
          </w:p>
          <w:p w14:paraId="1FAC4785" w14:textId="77777777" w:rsidR="00F43927" w:rsidRDefault="00F43927" w:rsidP="00097C8D">
            <w:pPr>
              <w:pStyle w:val="Lijstalinea"/>
              <w:numPr>
                <w:ilvl w:val="1"/>
                <w:numId w:val="11"/>
              </w:numPr>
              <w:spacing w:line="240" w:lineRule="auto"/>
            </w:pPr>
            <w:r>
              <w:t>Integration guidelines for all stakeholders</w:t>
            </w:r>
          </w:p>
          <w:p w14:paraId="3AA427A4" w14:textId="30B8AA21" w:rsidR="000312B4" w:rsidRPr="000312B4" w:rsidRDefault="000312B4" w:rsidP="00097C8D">
            <w:pPr>
              <w:pStyle w:val="Lijstalinea"/>
              <w:numPr>
                <w:ilvl w:val="1"/>
                <w:numId w:val="11"/>
              </w:numPr>
              <w:spacing w:line="240" w:lineRule="auto"/>
            </w:pPr>
            <w:r>
              <w:t>Acceptance Test Approach</w:t>
            </w:r>
          </w:p>
        </w:tc>
      </w:tr>
      <w:tr w:rsidR="0049276B" w:rsidRPr="00272FED" w14:paraId="6EACB1B9"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26552B57" w14:textId="722AF89F" w:rsidR="0049276B" w:rsidRDefault="0049276B" w:rsidP="00097C8D">
            <w:pPr>
              <w:spacing w:line="240" w:lineRule="auto"/>
            </w:pPr>
            <w:r>
              <w:t>1.1</w:t>
            </w:r>
          </w:p>
        </w:tc>
        <w:tc>
          <w:tcPr>
            <w:tcW w:w="1440" w:type="dxa"/>
          </w:tcPr>
          <w:p w14:paraId="2C6C7A47" w14:textId="7590D3AF" w:rsidR="0049276B" w:rsidRDefault="0049276B" w:rsidP="00097C8D">
            <w:pPr>
              <w:spacing w:line="240" w:lineRule="auto"/>
            </w:pPr>
            <w:r>
              <w:t>17-10-2014</w:t>
            </w:r>
          </w:p>
        </w:tc>
        <w:tc>
          <w:tcPr>
            <w:tcW w:w="1678" w:type="dxa"/>
          </w:tcPr>
          <w:p w14:paraId="589BCF2E" w14:textId="5015DE61" w:rsidR="0049276B" w:rsidRDefault="0049276B" w:rsidP="00097C8D">
            <w:pPr>
              <w:spacing w:line="240" w:lineRule="auto"/>
            </w:pPr>
            <w:r>
              <w:t>Marc Buckens</w:t>
            </w:r>
          </w:p>
        </w:tc>
        <w:tc>
          <w:tcPr>
            <w:tcW w:w="5670" w:type="dxa"/>
          </w:tcPr>
          <w:p w14:paraId="7201082D" w14:textId="77777777" w:rsidR="0049276B" w:rsidRDefault="0049276B" w:rsidP="00097C8D">
            <w:pPr>
              <w:pStyle w:val="Lijstalinea"/>
              <w:numPr>
                <w:ilvl w:val="0"/>
                <w:numId w:val="11"/>
              </w:numPr>
              <w:spacing w:line="240" w:lineRule="auto"/>
            </w:pPr>
            <w:r>
              <w:t>Updated UTC</w:t>
            </w:r>
          </w:p>
          <w:p w14:paraId="6C680C4C" w14:textId="73D4A949" w:rsidR="00097C8D" w:rsidRDefault="0049276B" w:rsidP="00097C8D">
            <w:pPr>
              <w:pStyle w:val="Lijstalinea"/>
              <w:numPr>
                <w:ilvl w:val="0"/>
                <w:numId w:val="11"/>
              </w:numPr>
              <w:spacing w:line="240" w:lineRule="auto"/>
            </w:pPr>
            <w:r>
              <w:t>Xchecked xsd and xml</w:t>
            </w:r>
          </w:p>
        </w:tc>
      </w:tr>
      <w:tr w:rsidR="00097C8D" w:rsidRPr="00272FED" w14:paraId="2310B8FE"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498F0616" w14:textId="5E2CC2CD" w:rsidR="00097C8D" w:rsidRDefault="00097C8D" w:rsidP="00097C8D">
            <w:pPr>
              <w:spacing w:line="240" w:lineRule="auto"/>
            </w:pPr>
            <w:r>
              <w:t>2.</w:t>
            </w:r>
            <w:r w:rsidR="00797BD9">
              <w:t>1</w:t>
            </w:r>
            <w:r>
              <w:t xml:space="preserve"> </w:t>
            </w:r>
          </w:p>
        </w:tc>
        <w:tc>
          <w:tcPr>
            <w:tcW w:w="1440" w:type="dxa"/>
          </w:tcPr>
          <w:p w14:paraId="0EE954A9" w14:textId="43DABA71" w:rsidR="00097C8D" w:rsidRDefault="00097C8D" w:rsidP="00097C8D">
            <w:pPr>
              <w:spacing w:line="240" w:lineRule="auto"/>
            </w:pPr>
            <w:r>
              <w:t>20/02/2020</w:t>
            </w:r>
          </w:p>
        </w:tc>
        <w:tc>
          <w:tcPr>
            <w:tcW w:w="1678" w:type="dxa"/>
          </w:tcPr>
          <w:p w14:paraId="286182A1" w14:textId="3FDEB025" w:rsidR="00097C8D" w:rsidRDefault="00097C8D" w:rsidP="00097C8D">
            <w:pPr>
              <w:spacing w:line="240" w:lineRule="auto"/>
            </w:pPr>
            <w:r>
              <w:t>Marc Buckens / Manon Buyl</w:t>
            </w:r>
          </w:p>
        </w:tc>
        <w:tc>
          <w:tcPr>
            <w:tcW w:w="5670" w:type="dxa"/>
          </w:tcPr>
          <w:p w14:paraId="7504CBF6" w14:textId="7354499E" w:rsidR="00097C8D" w:rsidRDefault="00097C8D" w:rsidP="00097C8D">
            <w:pPr>
              <w:pStyle w:val="Lijstalinea"/>
              <w:numPr>
                <w:ilvl w:val="0"/>
                <w:numId w:val="11"/>
              </w:numPr>
              <w:spacing w:line="240" w:lineRule="auto"/>
            </w:pPr>
            <w:r>
              <w:t xml:space="preserve">Update document technical </w:t>
            </w:r>
          </w:p>
          <w:p w14:paraId="3FDD2CE9" w14:textId="3A203B52" w:rsidR="00097C8D" w:rsidRDefault="00097C8D" w:rsidP="00097C8D">
            <w:pPr>
              <w:pStyle w:val="Lijstalinea"/>
              <w:numPr>
                <w:ilvl w:val="0"/>
                <w:numId w:val="11"/>
              </w:numPr>
              <w:spacing w:line="240" w:lineRule="auto"/>
            </w:pPr>
            <w:r>
              <w:t>Flow change to less paper</w:t>
            </w:r>
          </w:p>
        </w:tc>
      </w:tr>
      <w:tr w:rsidR="005F528E" w:rsidRPr="00272FED" w14:paraId="0E3A4E62" w14:textId="77777777" w:rsidTr="715EC1EE">
        <w:trPr>
          <w:cnfStyle w:val="000000100000" w:firstRow="0" w:lastRow="0" w:firstColumn="0" w:lastColumn="0" w:oddVBand="0" w:evenVBand="0" w:oddHBand="1" w:evenHBand="0" w:firstRowFirstColumn="0" w:firstRowLastColumn="0" w:lastRowFirstColumn="0" w:lastRowLastColumn="0"/>
        </w:trPr>
        <w:tc>
          <w:tcPr>
            <w:tcW w:w="1101" w:type="dxa"/>
          </w:tcPr>
          <w:p w14:paraId="7D10EEEF" w14:textId="26BEE680" w:rsidR="005F528E" w:rsidRDefault="005F528E" w:rsidP="00097C8D">
            <w:pPr>
              <w:spacing w:line="240" w:lineRule="auto"/>
            </w:pPr>
            <w:r>
              <w:t>2.2</w:t>
            </w:r>
          </w:p>
        </w:tc>
        <w:tc>
          <w:tcPr>
            <w:tcW w:w="1440" w:type="dxa"/>
          </w:tcPr>
          <w:p w14:paraId="0DAB4049" w14:textId="349DD6F9" w:rsidR="005F528E" w:rsidRDefault="005F528E" w:rsidP="00097C8D">
            <w:pPr>
              <w:spacing w:line="240" w:lineRule="auto"/>
            </w:pPr>
            <w:r>
              <w:t>26/03/2020</w:t>
            </w:r>
          </w:p>
        </w:tc>
        <w:tc>
          <w:tcPr>
            <w:tcW w:w="1678" w:type="dxa"/>
          </w:tcPr>
          <w:p w14:paraId="7DCDF4ED" w14:textId="2B244888" w:rsidR="005F528E" w:rsidRDefault="005F528E" w:rsidP="00097C8D">
            <w:pPr>
              <w:spacing w:line="240" w:lineRule="auto"/>
            </w:pPr>
            <w:r>
              <w:t>Kerlijne Van Den Broeck</w:t>
            </w:r>
          </w:p>
        </w:tc>
        <w:tc>
          <w:tcPr>
            <w:tcW w:w="5670" w:type="dxa"/>
          </w:tcPr>
          <w:p w14:paraId="613A2214" w14:textId="0EA8D4BD" w:rsidR="005F528E" w:rsidRDefault="005F528E" w:rsidP="005F528E">
            <w:pPr>
              <w:spacing w:line="240" w:lineRule="auto"/>
              <w:ind w:left="360"/>
            </w:pPr>
            <w:r>
              <w:t>Minor textual changes</w:t>
            </w:r>
          </w:p>
        </w:tc>
      </w:tr>
      <w:tr w:rsidR="00860CEC" w:rsidRPr="00554A00" w14:paraId="35283AB7" w14:textId="77777777" w:rsidTr="715EC1EE">
        <w:trPr>
          <w:cnfStyle w:val="000000010000" w:firstRow="0" w:lastRow="0" w:firstColumn="0" w:lastColumn="0" w:oddVBand="0" w:evenVBand="0" w:oddHBand="0" w:evenHBand="1" w:firstRowFirstColumn="0" w:firstRowLastColumn="0" w:lastRowFirstColumn="0" w:lastRowLastColumn="0"/>
        </w:trPr>
        <w:tc>
          <w:tcPr>
            <w:tcW w:w="1101" w:type="dxa"/>
          </w:tcPr>
          <w:p w14:paraId="2BE78D58" w14:textId="3A51C50E" w:rsidR="00860CEC" w:rsidRDefault="00860CEC" w:rsidP="00097C8D">
            <w:pPr>
              <w:spacing w:line="240" w:lineRule="auto"/>
            </w:pPr>
            <w:r>
              <w:t>2.3.1</w:t>
            </w:r>
          </w:p>
        </w:tc>
        <w:tc>
          <w:tcPr>
            <w:tcW w:w="1440" w:type="dxa"/>
          </w:tcPr>
          <w:p w14:paraId="6D26462D" w14:textId="6574E3D4" w:rsidR="00860CEC" w:rsidRDefault="00860CEC" w:rsidP="00097C8D">
            <w:pPr>
              <w:spacing w:line="240" w:lineRule="auto"/>
            </w:pPr>
            <w:r>
              <w:t>18/11/2025</w:t>
            </w:r>
          </w:p>
        </w:tc>
        <w:tc>
          <w:tcPr>
            <w:tcW w:w="1678" w:type="dxa"/>
          </w:tcPr>
          <w:p w14:paraId="705F2B0C" w14:textId="31D2CD6A" w:rsidR="00860CEC" w:rsidRDefault="00860CEC" w:rsidP="00097C8D">
            <w:pPr>
              <w:spacing w:line="240" w:lineRule="auto"/>
            </w:pPr>
            <w:r>
              <w:t>Marc Buckens</w:t>
            </w:r>
          </w:p>
        </w:tc>
        <w:tc>
          <w:tcPr>
            <w:tcW w:w="5670" w:type="dxa"/>
          </w:tcPr>
          <w:p w14:paraId="0E03718F" w14:textId="49464E77" w:rsidR="00860CEC" w:rsidRPr="00860CEC" w:rsidRDefault="00860CEC" w:rsidP="005F528E">
            <w:pPr>
              <w:spacing w:line="240" w:lineRule="auto"/>
              <w:ind w:left="360"/>
              <w:rPr>
                <w:lang w:val="nl-BE"/>
              </w:rPr>
            </w:pPr>
            <w:r w:rsidRPr="00860CEC">
              <w:rPr>
                <w:lang w:val="nl-BE"/>
              </w:rPr>
              <w:t xml:space="preserve">Restore broken links in document </w:t>
            </w:r>
          </w:p>
        </w:tc>
      </w:tr>
    </w:tbl>
    <w:sdt>
      <w:sdtPr>
        <w:rPr>
          <w:rFonts w:ascii="Calibri" w:eastAsia="Times New Roman" w:hAnsi="Calibri" w:cs="Times New Roman"/>
          <w:b w:val="0"/>
          <w:bCs w:val="0"/>
          <w:color w:val="000000"/>
          <w:sz w:val="22"/>
          <w:szCs w:val="20"/>
          <w:lang w:val="en-US"/>
          <w14:textFill>
            <w14:solidFill>
              <w14:srgbClr w14:val="000000">
                <w14:lumMod w14:val="75000"/>
                <w14:lumOff w14:val="25000"/>
              </w14:srgbClr>
            </w14:solidFill>
          </w14:textFill>
        </w:rPr>
        <w:id w:val="765582032"/>
        <w:docPartObj>
          <w:docPartGallery w:val="Table of Contents"/>
          <w:docPartUnique/>
        </w:docPartObj>
      </w:sdtPr>
      <w:sdtEndPr>
        <w:rPr>
          <w:noProof/>
          <w:color w:val="000000" w:themeColor="text1"/>
          <w14:textFill>
            <w14:solidFill>
              <w14:schemeClr w14:val="tx1">
                <w14:lumMod w14:val="75000"/>
                <w14:lumOff w14:val="25000"/>
                <w14:lumMod w14:val="75000"/>
                <w14:lumOff w14:val="25000"/>
              </w14:schemeClr>
            </w14:solidFill>
          </w14:textFill>
        </w:rPr>
      </w:sdtEndPr>
      <w:sdtContent>
        <w:p w14:paraId="43AA9740" w14:textId="1F97C71E" w:rsidR="0093026A" w:rsidRDefault="0093026A" w:rsidP="00E169C1">
          <w:pPr>
            <w:pStyle w:val="Kopvaninhoudsopgave"/>
          </w:pPr>
          <w:r>
            <w:t>Contents</w:t>
          </w:r>
        </w:p>
        <w:p w14:paraId="33EF0D33" w14:textId="5AC92F5A" w:rsidR="00EC1D34" w:rsidRDefault="0093026A">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r>
            <w:fldChar w:fldCharType="begin"/>
          </w:r>
          <w:r>
            <w:instrText xml:space="preserve"> TOC \o "1-3" \h \z \u </w:instrText>
          </w:r>
          <w:r>
            <w:fldChar w:fldCharType="separate"/>
          </w:r>
          <w:hyperlink w:anchor="_Toc36121660" w:history="1">
            <w:r w:rsidR="00EC1D34" w:rsidRPr="00276E82">
              <w:rPr>
                <w:rStyle w:val="Hyperlink"/>
                <w:noProof/>
              </w:rPr>
              <w:t>1</w:t>
            </w:r>
            <w:r w:rsidR="00EC1D34">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00EC1D34" w:rsidRPr="00276E82">
              <w:rPr>
                <w:rStyle w:val="Hyperlink"/>
                <w:noProof/>
              </w:rPr>
              <w:t>Document control</w:t>
            </w:r>
            <w:r w:rsidR="00EC1D34">
              <w:rPr>
                <w:noProof/>
                <w:webHidden/>
              </w:rPr>
              <w:tab/>
            </w:r>
            <w:r w:rsidR="00EC1D34">
              <w:rPr>
                <w:noProof/>
                <w:webHidden/>
              </w:rPr>
              <w:fldChar w:fldCharType="begin"/>
            </w:r>
            <w:r w:rsidR="00EC1D34">
              <w:rPr>
                <w:noProof/>
                <w:webHidden/>
              </w:rPr>
              <w:instrText xml:space="preserve"> PAGEREF _Toc36121660 \h </w:instrText>
            </w:r>
            <w:r w:rsidR="00EC1D34">
              <w:rPr>
                <w:noProof/>
                <w:webHidden/>
              </w:rPr>
            </w:r>
            <w:r w:rsidR="00EC1D34">
              <w:rPr>
                <w:noProof/>
                <w:webHidden/>
              </w:rPr>
              <w:fldChar w:fldCharType="separate"/>
            </w:r>
            <w:r w:rsidR="00660E35">
              <w:rPr>
                <w:noProof/>
                <w:webHidden/>
              </w:rPr>
              <w:t>1</w:t>
            </w:r>
            <w:r w:rsidR="00EC1D34">
              <w:rPr>
                <w:noProof/>
                <w:webHidden/>
              </w:rPr>
              <w:fldChar w:fldCharType="end"/>
            </w:r>
          </w:hyperlink>
        </w:p>
        <w:p w14:paraId="74DA1CB0" w14:textId="336B1E88"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61" w:history="1">
            <w:r w:rsidRPr="00276E82">
              <w:rPr>
                <w:rStyle w:val="Hyperlink"/>
                <w:noProof/>
              </w:rPr>
              <w:t>2</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Introduction</w:t>
            </w:r>
            <w:r>
              <w:rPr>
                <w:noProof/>
                <w:webHidden/>
              </w:rPr>
              <w:tab/>
            </w:r>
            <w:r>
              <w:rPr>
                <w:noProof/>
                <w:webHidden/>
              </w:rPr>
              <w:fldChar w:fldCharType="begin"/>
            </w:r>
            <w:r>
              <w:rPr>
                <w:noProof/>
                <w:webHidden/>
              </w:rPr>
              <w:instrText xml:space="preserve"> PAGEREF _Toc36121661 \h </w:instrText>
            </w:r>
            <w:r>
              <w:rPr>
                <w:noProof/>
                <w:webHidden/>
              </w:rPr>
            </w:r>
            <w:r>
              <w:rPr>
                <w:noProof/>
                <w:webHidden/>
              </w:rPr>
              <w:fldChar w:fldCharType="separate"/>
            </w:r>
            <w:r w:rsidR="00660E35">
              <w:rPr>
                <w:noProof/>
                <w:webHidden/>
              </w:rPr>
              <w:t>7</w:t>
            </w:r>
            <w:r>
              <w:rPr>
                <w:noProof/>
                <w:webHidden/>
              </w:rPr>
              <w:fldChar w:fldCharType="end"/>
            </w:r>
          </w:hyperlink>
        </w:p>
        <w:p w14:paraId="6E8B90DC" w14:textId="39C10FDB"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2" w:history="1">
            <w:r w:rsidRPr="00276E82">
              <w:rPr>
                <w:rStyle w:val="Hyperlink"/>
                <w:noProof/>
              </w:rPr>
              <w:t>2.1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Scope</w:t>
            </w:r>
            <w:r>
              <w:rPr>
                <w:noProof/>
                <w:webHidden/>
              </w:rPr>
              <w:tab/>
            </w:r>
            <w:r>
              <w:rPr>
                <w:noProof/>
                <w:webHidden/>
              </w:rPr>
              <w:fldChar w:fldCharType="begin"/>
            </w:r>
            <w:r>
              <w:rPr>
                <w:noProof/>
                <w:webHidden/>
              </w:rPr>
              <w:instrText xml:space="preserve"> PAGEREF _Toc36121662 \h </w:instrText>
            </w:r>
            <w:r>
              <w:rPr>
                <w:noProof/>
                <w:webHidden/>
              </w:rPr>
            </w:r>
            <w:r>
              <w:rPr>
                <w:noProof/>
                <w:webHidden/>
              </w:rPr>
              <w:fldChar w:fldCharType="separate"/>
            </w:r>
            <w:r w:rsidR="00660E35">
              <w:rPr>
                <w:noProof/>
                <w:webHidden/>
              </w:rPr>
              <w:t>7</w:t>
            </w:r>
            <w:r>
              <w:rPr>
                <w:noProof/>
                <w:webHidden/>
              </w:rPr>
              <w:fldChar w:fldCharType="end"/>
            </w:r>
          </w:hyperlink>
        </w:p>
        <w:p w14:paraId="7B412AC0" w14:textId="50FFA048"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3" w:history="1">
            <w:r w:rsidRPr="00276E82">
              <w:rPr>
                <w:rStyle w:val="Hyperlink"/>
                <w:noProof/>
              </w:rPr>
              <w:t>2.2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Intended Audience</w:t>
            </w:r>
            <w:r>
              <w:rPr>
                <w:noProof/>
                <w:webHidden/>
              </w:rPr>
              <w:tab/>
            </w:r>
            <w:r>
              <w:rPr>
                <w:noProof/>
                <w:webHidden/>
              </w:rPr>
              <w:fldChar w:fldCharType="begin"/>
            </w:r>
            <w:r>
              <w:rPr>
                <w:noProof/>
                <w:webHidden/>
              </w:rPr>
              <w:instrText xml:space="preserve"> PAGEREF _Toc36121663 \h </w:instrText>
            </w:r>
            <w:r>
              <w:rPr>
                <w:noProof/>
                <w:webHidden/>
              </w:rPr>
            </w:r>
            <w:r>
              <w:rPr>
                <w:noProof/>
                <w:webHidden/>
              </w:rPr>
              <w:fldChar w:fldCharType="separate"/>
            </w:r>
            <w:r w:rsidR="00660E35">
              <w:rPr>
                <w:noProof/>
                <w:webHidden/>
              </w:rPr>
              <w:t>7</w:t>
            </w:r>
            <w:r>
              <w:rPr>
                <w:noProof/>
                <w:webHidden/>
              </w:rPr>
              <w:fldChar w:fldCharType="end"/>
            </w:r>
          </w:hyperlink>
        </w:p>
        <w:p w14:paraId="0E11F812" w14:textId="27F5121E"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4" w:history="1">
            <w:r w:rsidRPr="00276E82">
              <w:rPr>
                <w:rStyle w:val="Hyperlink"/>
                <w:noProof/>
              </w:rPr>
              <w:t>2.3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Context</w:t>
            </w:r>
            <w:r>
              <w:rPr>
                <w:noProof/>
                <w:webHidden/>
              </w:rPr>
              <w:tab/>
            </w:r>
            <w:r>
              <w:rPr>
                <w:noProof/>
                <w:webHidden/>
              </w:rPr>
              <w:fldChar w:fldCharType="begin"/>
            </w:r>
            <w:r>
              <w:rPr>
                <w:noProof/>
                <w:webHidden/>
              </w:rPr>
              <w:instrText xml:space="preserve"> PAGEREF _Toc36121664 \h </w:instrText>
            </w:r>
            <w:r>
              <w:rPr>
                <w:noProof/>
                <w:webHidden/>
              </w:rPr>
            </w:r>
            <w:r>
              <w:rPr>
                <w:noProof/>
                <w:webHidden/>
              </w:rPr>
              <w:fldChar w:fldCharType="separate"/>
            </w:r>
            <w:r w:rsidR="00660E35">
              <w:rPr>
                <w:noProof/>
                <w:webHidden/>
              </w:rPr>
              <w:t>7</w:t>
            </w:r>
            <w:r>
              <w:rPr>
                <w:noProof/>
                <w:webHidden/>
              </w:rPr>
              <w:fldChar w:fldCharType="end"/>
            </w:r>
          </w:hyperlink>
        </w:p>
        <w:p w14:paraId="626688CD" w14:textId="3F693C43"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65" w:history="1">
            <w:r w:rsidRPr="00276E82">
              <w:rPr>
                <w:rStyle w:val="Hyperlink"/>
                <w:noProof/>
              </w:rPr>
              <w:t>3</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General Functioning</w:t>
            </w:r>
            <w:r>
              <w:rPr>
                <w:noProof/>
                <w:webHidden/>
              </w:rPr>
              <w:tab/>
            </w:r>
            <w:r>
              <w:rPr>
                <w:noProof/>
                <w:webHidden/>
              </w:rPr>
              <w:fldChar w:fldCharType="begin"/>
            </w:r>
            <w:r>
              <w:rPr>
                <w:noProof/>
                <w:webHidden/>
              </w:rPr>
              <w:instrText xml:space="preserve"> PAGEREF _Toc36121665 \h </w:instrText>
            </w:r>
            <w:r>
              <w:rPr>
                <w:noProof/>
                <w:webHidden/>
              </w:rPr>
            </w:r>
            <w:r>
              <w:rPr>
                <w:noProof/>
                <w:webHidden/>
              </w:rPr>
              <w:fldChar w:fldCharType="separate"/>
            </w:r>
            <w:r w:rsidR="00660E35">
              <w:rPr>
                <w:noProof/>
                <w:webHidden/>
              </w:rPr>
              <w:t>8</w:t>
            </w:r>
            <w:r>
              <w:rPr>
                <w:noProof/>
                <w:webHidden/>
              </w:rPr>
              <w:fldChar w:fldCharType="end"/>
            </w:r>
          </w:hyperlink>
        </w:p>
        <w:p w14:paraId="129B1E81" w14:textId="18BB1448"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6" w:history="1">
            <w:r w:rsidRPr="00276E82">
              <w:rPr>
                <w:rStyle w:val="Hyperlink"/>
                <w:noProof/>
              </w:rPr>
              <w:t>3.1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Working assumptions/conditions when digitizing the BVAC attestation</w:t>
            </w:r>
            <w:r>
              <w:rPr>
                <w:noProof/>
                <w:webHidden/>
              </w:rPr>
              <w:tab/>
            </w:r>
            <w:r>
              <w:rPr>
                <w:noProof/>
                <w:webHidden/>
              </w:rPr>
              <w:fldChar w:fldCharType="begin"/>
            </w:r>
            <w:r>
              <w:rPr>
                <w:noProof/>
                <w:webHidden/>
              </w:rPr>
              <w:instrText xml:space="preserve"> PAGEREF _Toc36121666 \h </w:instrText>
            </w:r>
            <w:r>
              <w:rPr>
                <w:noProof/>
                <w:webHidden/>
              </w:rPr>
            </w:r>
            <w:r>
              <w:rPr>
                <w:noProof/>
                <w:webHidden/>
              </w:rPr>
              <w:fldChar w:fldCharType="separate"/>
            </w:r>
            <w:r w:rsidR="00660E35">
              <w:rPr>
                <w:noProof/>
                <w:webHidden/>
              </w:rPr>
              <w:t>8</w:t>
            </w:r>
            <w:r>
              <w:rPr>
                <w:noProof/>
                <w:webHidden/>
              </w:rPr>
              <w:fldChar w:fldCharType="end"/>
            </w:r>
          </w:hyperlink>
        </w:p>
        <w:p w14:paraId="63EE0245" w14:textId="639778E2"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7" w:history="1">
            <w:r w:rsidRPr="00276E82">
              <w:rPr>
                <w:rStyle w:val="Hyperlink"/>
                <w:noProof/>
                <w:lang w:val="nl-BE"/>
              </w:rPr>
              <w:t>3.2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val="nl-BE"/>
              </w:rPr>
              <w:t>The patient is informed</w:t>
            </w:r>
            <w:r>
              <w:rPr>
                <w:noProof/>
                <w:webHidden/>
              </w:rPr>
              <w:tab/>
            </w:r>
            <w:r>
              <w:rPr>
                <w:noProof/>
                <w:webHidden/>
              </w:rPr>
              <w:fldChar w:fldCharType="begin"/>
            </w:r>
            <w:r>
              <w:rPr>
                <w:noProof/>
                <w:webHidden/>
              </w:rPr>
              <w:instrText xml:space="preserve"> PAGEREF _Toc36121667 \h </w:instrText>
            </w:r>
            <w:r>
              <w:rPr>
                <w:noProof/>
                <w:webHidden/>
              </w:rPr>
            </w:r>
            <w:r>
              <w:rPr>
                <w:noProof/>
                <w:webHidden/>
              </w:rPr>
              <w:fldChar w:fldCharType="separate"/>
            </w:r>
            <w:r w:rsidR="00660E35">
              <w:rPr>
                <w:noProof/>
                <w:webHidden/>
              </w:rPr>
              <w:t>8</w:t>
            </w:r>
            <w:r>
              <w:rPr>
                <w:noProof/>
                <w:webHidden/>
              </w:rPr>
              <w:fldChar w:fldCharType="end"/>
            </w:r>
          </w:hyperlink>
        </w:p>
        <w:p w14:paraId="3CD9EEE1" w14:textId="7C566E7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8" w:history="1">
            <w:r w:rsidRPr="00276E82">
              <w:rPr>
                <w:rStyle w:val="Hyperlink"/>
                <w:noProof/>
              </w:rPr>
              <w:t>3.3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Overall Data Flow</w:t>
            </w:r>
            <w:r>
              <w:rPr>
                <w:noProof/>
                <w:webHidden/>
              </w:rPr>
              <w:tab/>
            </w:r>
            <w:r>
              <w:rPr>
                <w:noProof/>
                <w:webHidden/>
              </w:rPr>
              <w:fldChar w:fldCharType="begin"/>
            </w:r>
            <w:r>
              <w:rPr>
                <w:noProof/>
                <w:webHidden/>
              </w:rPr>
              <w:instrText xml:space="preserve"> PAGEREF _Toc36121668 \h </w:instrText>
            </w:r>
            <w:r>
              <w:rPr>
                <w:noProof/>
                <w:webHidden/>
              </w:rPr>
            </w:r>
            <w:r>
              <w:rPr>
                <w:noProof/>
                <w:webHidden/>
              </w:rPr>
              <w:fldChar w:fldCharType="separate"/>
            </w:r>
            <w:r w:rsidR="00660E35">
              <w:rPr>
                <w:noProof/>
                <w:webHidden/>
              </w:rPr>
              <w:t>9</w:t>
            </w:r>
            <w:r>
              <w:rPr>
                <w:noProof/>
                <w:webHidden/>
              </w:rPr>
              <w:fldChar w:fldCharType="end"/>
            </w:r>
          </w:hyperlink>
        </w:p>
        <w:p w14:paraId="0FADF11A" w14:textId="2C9C647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69" w:history="1">
            <w:r w:rsidRPr="00276E82">
              <w:rPr>
                <w:rStyle w:val="Hyperlink"/>
                <w:noProof/>
              </w:rPr>
              <w:t>3.4</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[ISV] Patient-Pharmacist flow aka operations concepts</w:t>
            </w:r>
            <w:r>
              <w:rPr>
                <w:noProof/>
                <w:webHidden/>
              </w:rPr>
              <w:tab/>
            </w:r>
            <w:r>
              <w:rPr>
                <w:noProof/>
                <w:webHidden/>
              </w:rPr>
              <w:fldChar w:fldCharType="begin"/>
            </w:r>
            <w:r>
              <w:rPr>
                <w:noProof/>
                <w:webHidden/>
              </w:rPr>
              <w:instrText xml:space="preserve"> PAGEREF _Toc36121669 \h </w:instrText>
            </w:r>
            <w:r>
              <w:rPr>
                <w:noProof/>
                <w:webHidden/>
              </w:rPr>
            </w:r>
            <w:r>
              <w:rPr>
                <w:noProof/>
                <w:webHidden/>
              </w:rPr>
              <w:fldChar w:fldCharType="separate"/>
            </w:r>
            <w:r w:rsidR="00660E35">
              <w:rPr>
                <w:noProof/>
                <w:webHidden/>
              </w:rPr>
              <w:t>10</w:t>
            </w:r>
            <w:r>
              <w:rPr>
                <w:noProof/>
                <w:webHidden/>
              </w:rPr>
              <w:fldChar w:fldCharType="end"/>
            </w:r>
          </w:hyperlink>
        </w:p>
        <w:p w14:paraId="1F07313D" w14:textId="3ED8E796"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0" w:history="1">
            <w:r w:rsidRPr="00276E82">
              <w:rPr>
                <w:rStyle w:val="Hyperlink"/>
                <w:noProof/>
              </w:rPr>
              <w:t>3.4.1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patient identification is specific to the private insurer</w:t>
            </w:r>
            <w:r>
              <w:rPr>
                <w:noProof/>
                <w:webHidden/>
              </w:rPr>
              <w:tab/>
            </w:r>
            <w:r>
              <w:rPr>
                <w:noProof/>
                <w:webHidden/>
              </w:rPr>
              <w:fldChar w:fldCharType="begin"/>
            </w:r>
            <w:r>
              <w:rPr>
                <w:noProof/>
                <w:webHidden/>
              </w:rPr>
              <w:instrText xml:space="preserve"> PAGEREF _Toc36121670 \h </w:instrText>
            </w:r>
            <w:r>
              <w:rPr>
                <w:noProof/>
                <w:webHidden/>
              </w:rPr>
            </w:r>
            <w:r>
              <w:rPr>
                <w:noProof/>
                <w:webHidden/>
              </w:rPr>
              <w:fldChar w:fldCharType="separate"/>
            </w:r>
            <w:r w:rsidR="00660E35">
              <w:rPr>
                <w:noProof/>
                <w:webHidden/>
              </w:rPr>
              <w:t>10</w:t>
            </w:r>
            <w:r>
              <w:rPr>
                <w:noProof/>
                <w:webHidden/>
              </w:rPr>
              <w:fldChar w:fldCharType="end"/>
            </w:r>
          </w:hyperlink>
        </w:p>
        <w:p w14:paraId="71F8ACE0" w14:textId="07AA23CA"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1" w:history="1">
            <w:r w:rsidRPr="00276E82">
              <w:rPr>
                <w:rStyle w:val="Hyperlink"/>
                <w:noProof/>
              </w:rPr>
              <w:t>3.4.2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pharmacist identifies the patient</w:t>
            </w:r>
            <w:r>
              <w:rPr>
                <w:noProof/>
                <w:webHidden/>
              </w:rPr>
              <w:tab/>
            </w:r>
            <w:r>
              <w:rPr>
                <w:noProof/>
                <w:webHidden/>
              </w:rPr>
              <w:fldChar w:fldCharType="begin"/>
            </w:r>
            <w:r>
              <w:rPr>
                <w:noProof/>
                <w:webHidden/>
              </w:rPr>
              <w:instrText xml:space="preserve"> PAGEREF _Toc36121671 \h </w:instrText>
            </w:r>
            <w:r>
              <w:rPr>
                <w:noProof/>
                <w:webHidden/>
              </w:rPr>
            </w:r>
            <w:r>
              <w:rPr>
                <w:noProof/>
                <w:webHidden/>
              </w:rPr>
              <w:fldChar w:fldCharType="separate"/>
            </w:r>
            <w:r w:rsidR="00660E35">
              <w:rPr>
                <w:noProof/>
                <w:webHidden/>
              </w:rPr>
              <w:t>11</w:t>
            </w:r>
            <w:r>
              <w:rPr>
                <w:noProof/>
                <w:webHidden/>
              </w:rPr>
              <w:fldChar w:fldCharType="end"/>
            </w:r>
          </w:hyperlink>
        </w:p>
        <w:p w14:paraId="6C0D04A9" w14:textId="18CCB3AC"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2" w:history="1">
            <w:r w:rsidRPr="00276E82">
              <w:rPr>
                <w:rStyle w:val="Hyperlink"/>
                <w:noProof/>
              </w:rPr>
              <w:t>3.4.3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patient requests a BVAC attestation</w:t>
            </w:r>
            <w:r>
              <w:rPr>
                <w:noProof/>
                <w:webHidden/>
              </w:rPr>
              <w:tab/>
            </w:r>
            <w:r>
              <w:rPr>
                <w:noProof/>
                <w:webHidden/>
              </w:rPr>
              <w:fldChar w:fldCharType="begin"/>
            </w:r>
            <w:r>
              <w:rPr>
                <w:noProof/>
                <w:webHidden/>
              </w:rPr>
              <w:instrText xml:space="preserve"> PAGEREF _Toc36121672 \h </w:instrText>
            </w:r>
            <w:r>
              <w:rPr>
                <w:noProof/>
                <w:webHidden/>
              </w:rPr>
            </w:r>
            <w:r>
              <w:rPr>
                <w:noProof/>
                <w:webHidden/>
              </w:rPr>
              <w:fldChar w:fldCharType="separate"/>
            </w:r>
            <w:r w:rsidR="00660E35">
              <w:rPr>
                <w:noProof/>
                <w:webHidden/>
              </w:rPr>
              <w:t>11</w:t>
            </w:r>
            <w:r>
              <w:rPr>
                <w:noProof/>
                <w:webHidden/>
              </w:rPr>
              <w:fldChar w:fldCharType="end"/>
            </w:r>
          </w:hyperlink>
        </w:p>
        <w:p w14:paraId="4A78A7D4" w14:textId="575128E3"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3" w:history="1">
            <w:r w:rsidRPr="00276E82">
              <w:rPr>
                <w:rStyle w:val="Hyperlink"/>
                <w:noProof/>
              </w:rPr>
              <w:t>3.4.4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data is encrypted</w:t>
            </w:r>
            <w:r>
              <w:rPr>
                <w:noProof/>
                <w:webHidden/>
              </w:rPr>
              <w:tab/>
            </w:r>
            <w:r>
              <w:rPr>
                <w:noProof/>
                <w:webHidden/>
              </w:rPr>
              <w:fldChar w:fldCharType="begin"/>
            </w:r>
            <w:r>
              <w:rPr>
                <w:noProof/>
                <w:webHidden/>
              </w:rPr>
              <w:instrText xml:space="preserve"> PAGEREF _Toc36121673 \h </w:instrText>
            </w:r>
            <w:r>
              <w:rPr>
                <w:noProof/>
                <w:webHidden/>
              </w:rPr>
            </w:r>
            <w:r>
              <w:rPr>
                <w:noProof/>
                <w:webHidden/>
              </w:rPr>
              <w:fldChar w:fldCharType="separate"/>
            </w:r>
            <w:r w:rsidR="00660E35">
              <w:rPr>
                <w:noProof/>
                <w:webHidden/>
              </w:rPr>
              <w:t>13</w:t>
            </w:r>
            <w:r>
              <w:rPr>
                <w:noProof/>
                <w:webHidden/>
              </w:rPr>
              <w:fldChar w:fldCharType="end"/>
            </w:r>
          </w:hyperlink>
        </w:p>
        <w:p w14:paraId="11CB412B" w14:textId="430B69DC"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4" w:history="1">
            <w:r w:rsidRPr="00276E82">
              <w:rPr>
                <w:rStyle w:val="Hyperlink"/>
                <w:noProof/>
              </w:rPr>
              <w:t>3.4.5</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bidi="en-US"/>
              </w:rPr>
              <w:t>The encoded data is sent to a back-office system for further processing</w:t>
            </w:r>
            <w:r>
              <w:rPr>
                <w:noProof/>
                <w:webHidden/>
              </w:rPr>
              <w:tab/>
            </w:r>
            <w:r>
              <w:rPr>
                <w:noProof/>
                <w:webHidden/>
              </w:rPr>
              <w:fldChar w:fldCharType="begin"/>
            </w:r>
            <w:r>
              <w:rPr>
                <w:noProof/>
                <w:webHidden/>
              </w:rPr>
              <w:instrText xml:space="preserve"> PAGEREF _Toc36121674 \h </w:instrText>
            </w:r>
            <w:r>
              <w:rPr>
                <w:noProof/>
                <w:webHidden/>
              </w:rPr>
            </w:r>
            <w:r>
              <w:rPr>
                <w:noProof/>
                <w:webHidden/>
              </w:rPr>
              <w:fldChar w:fldCharType="separate"/>
            </w:r>
            <w:r w:rsidR="00660E35">
              <w:rPr>
                <w:noProof/>
                <w:webHidden/>
              </w:rPr>
              <w:t>13</w:t>
            </w:r>
            <w:r>
              <w:rPr>
                <w:noProof/>
                <w:webHidden/>
              </w:rPr>
              <w:fldChar w:fldCharType="end"/>
            </w:r>
          </w:hyperlink>
        </w:p>
        <w:p w14:paraId="3D8FB73C" w14:textId="2D136240"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5" w:history="1">
            <w:r w:rsidRPr="00276E82">
              <w:rPr>
                <w:rStyle w:val="Hyperlink"/>
                <w:noProof/>
              </w:rPr>
              <w:t>3.4.6</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 proof of receipt is returned to the pharmacy software</w:t>
            </w:r>
            <w:r>
              <w:rPr>
                <w:noProof/>
                <w:webHidden/>
              </w:rPr>
              <w:tab/>
            </w:r>
            <w:r>
              <w:rPr>
                <w:noProof/>
                <w:webHidden/>
              </w:rPr>
              <w:fldChar w:fldCharType="begin"/>
            </w:r>
            <w:r>
              <w:rPr>
                <w:noProof/>
                <w:webHidden/>
              </w:rPr>
              <w:instrText xml:space="preserve"> PAGEREF _Toc36121675 \h </w:instrText>
            </w:r>
            <w:r>
              <w:rPr>
                <w:noProof/>
                <w:webHidden/>
              </w:rPr>
            </w:r>
            <w:r>
              <w:rPr>
                <w:noProof/>
                <w:webHidden/>
              </w:rPr>
              <w:fldChar w:fldCharType="separate"/>
            </w:r>
            <w:r w:rsidR="00660E35">
              <w:rPr>
                <w:noProof/>
                <w:webHidden/>
              </w:rPr>
              <w:t>13</w:t>
            </w:r>
            <w:r>
              <w:rPr>
                <w:noProof/>
                <w:webHidden/>
              </w:rPr>
              <w:fldChar w:fldCharType="end"/>
            </w:r>
          </w:hyperlink>
        </w:p>
        <w:p w14:paraId="4D753D81" w14:textId="14E90D10" w:rsidR="00EC1D34" w:rsidRDefault="00EC1D34" w:rsidP="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6" w:history="1">
            <w:r w:rsidRPr="00276E82">
              <w:rPr>
                <w:rStyle w:val="Hyperlink"/>
                <w:noProof/>
              </w:rPr>
              <w:t>3.4.7</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bidi="en-US"/>
              </w:rPr>
              <w:t xml:space="preserve">The back-office system will return a receipt to the pharmacist. It serves as an evidence for correct transmission.  </w:t>
            </w:r>
            <w:r w:rsidRPr="00276E82">
              <w:rPr>
                <w:rStyle w:val="Hyperlink"/>
                <w:noProof/>
              </w:rPr>
              <w:t>The printed proof of the BVAC with additional information is given to the patient</w:t>
            </w:r>
            <w:r>
              <w:rPr>
                <w:noProof/>
                <w:webHidden/>
              </w:rPr>
              <w:tab/>
            </w:r>
            <w:r>
              <w:rPr>
                <w:noProof/>
                <w:webHidden/>
              </w:rPr>
              <w:fldChar w:fldCharType="begin"/>
            </w:r>
            <w:r>
              <w:rPr>
                <w:noProof/>
                <w:webHidden/>
              </w:rPr>
              <w:instrText xml:space="preserve"> PAGEREF _Toc36121676 \h </w:instrText>
            </w:r>
            <w:r>
              <w:rPr>
                <w:noProof/>
                <w:webHidden/>
              </w:rPr>
            </w:r>
            <w:r>
              <w:rPr>
                <w:noProof/>
                <w:webHidden/>
              </w:rPr>
              <w:fldChar w:fldCharType="separate"/>
            </w:r>
            <w:r w:rsidR="00660E35">
              <w:rPr>
                <w:noProof/>
                <w:webHidden/>
              </w:rPr>
              <w:t>14</w:t>
            </w:r>
            <w:r>
              <w:rPr>
                <w:noProof/>
                <w:webHidden/>
              </w:rPr>
              <w:fldChar w:fldCharType="end"/>
            </w:r>
          </w:hyperlink>
        </w:p>
        <w:p w14:paraId="25C56D5C" w14:textId="594B9926"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7" w:history="1">
            <w:r w:rsidRPr="00276E82">
              <w:rPr>
                <w:rStyle w:val="Hyperlink"/>
                <w:noProof/>
              </w:rPr>
              <w:t>3.4.8</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Real-time acknowledge or fall-back to paper BVAC</w:t>
            </w:r>
            <w:r>
              <w:rPr>
                <w:noProof/>
                <w:webHidden/>
              </w:rPr>
              <w:tab/>
            </w:r>
            <w:r>
              <w:rPr>
                <w:noProof/>
                <w:webHidden/>
              </w:rPr>
              <w:fldChar w:fldCharType="begin"/>
            </w:r>
            <w:r>
              <w:rPr>
                <w:noProof/>
                <w:webHidden/>
              </w:rPr>
              <w:instrText xml:space="preserve"> PAGEREF _Toc36121677 \h </w:instrText>
            </w:r>
            <w:r>
              <w:rPr>
                <w:noProof/>
                <w:webHidden/>
              </w:rPr>
            </w:r>
            <w:r>
              <w:rPr>
                <w:noProof/>
                <w:webHidden/>
              </w:rPr>
              <w:fldChar w:fldCharType="separate"/>
            </w:r>
            <w:r w:rsidR="00660E35">
              <w:rPr>
                <w:noProof/>
                <w:webHidden/>
              </w:rPr>
              <w:t>16</w:t>
            </w:r>
            <w:r>
              <w:rPr>
                <w:noProof/>
                <w:webHidden/>
              </w:rPr>
              <w:fldChar w:fldCharType="end"/>
            </w:r>
          </w:hyperlink>
        </w:p>
        <w:p w14:paraId="220120B0" w14:textId="47832CB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78" w:history="1">
            <w:r w:rsidRPr="00276E82">
              <w:rPr>
                <w:rStyle w:val="Hyperlink"/>
                <w:noProof/>
              </w:rPr>
              <w:t>3.4.9</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Proof-of-activation registration</w:t>
            </w:r>
            <w:r>
              <w:rPr>
                <w:noProof/>
                <w:webHidden/>
              </w:rPr>
              <w:tab/>
            </w:r>
            <w:r>
              <w:rPr>
                <w:noProof/>
                <w:webHidden/>
              </w:rPr>
              <w:fldChar w:fldCharType="begin"/>
            </w:r>
            <w:r>
              <w:rPr>
                <w:noProof/>
                <w:webHidden/>
              </w:rPr>
              <w:instrText xml:space="preserve"> PAGEREF _Toc36121678 \h </w:instrText>
            </w:r>
            <w:r>
              <w:rPr>
                <w:noProof/>
                <w:webHidden/>
              </w:rPr>
            </w:r>
            <w:r>
              <w:rPr>
                <w:noProof/>
                <w:webHidden/>
              </w:rPr>
              <w:fldChar w:fldCharType="separate"/>
            </w:r>
            <w:r w:rsidR="00660E35">
              <w:rPr>
                <w:noProof/>
                <w:webHidden/>
              </w:rPr>
              <w:t>16</w:t>
            </w:r>
            <w:r>
              <w:rPr>
                <w:noProof/>
                <w:webHidden/>
              </w:rPr>
              <w:fldChar w:fldCharType="end"/>
            </w:r>
          </w:hyperlink>
        </w:p>
        <w:p w14:paraId="204FD79B" w14:textId="3527A749"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79" w:history="1">
            <w:r w:rsidRPr="00276E82">
              <w:rPr>
                <w:rStyle w:val="Hyperlink"/>
                <w:noProof/>
              </w:rPr>
              <w:t>3.5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[ISV] Services offered by the multi-business connector extending the SMC with the BVAC flow</w:t>
            </w:r>
            <w:r>
              <w:rPr>
                <w:noProof/>
                <w:webHidden/>
              </w:rPr>
              <w:tab/>
            </w:r>
            <w:r>
              <w:rPr>
                <w:noProof/>
                <w:webHidden/>
              </w:rPr>
              <w:fldChar w:fldCharType="begin"/>
            </w:r>
            <w:r>
              <w:rPr>
                <w:noProof/>
                <w:webHidden/>
              </w:rPr>
              <w:instrText xml:space="preserve"> PAGEREF _Toc36121679 \h </w:instrText>
            </w:r>
            <w:r>
              <w:rPr>
                <w:noProof/>
                <w:webHidden/>
              </w:rPr>
            </w:r>
            <w:r>
              <w:rPr>
                <w:noProof/>
                <w:webHidden/>
              </w:rPr>
              <w:fldChar w:fldCharType="separate"/>
            </w:r>
            <w:r w:rsidR="00660E35">
              <w:rPr>
                <w:noProof/>
                <w:webHidden/>
              </w:rPr>
              <w:t>16</w:t>
            </w:r>
            <w:r>
              <w:rPr>
                <w:noProof/>
                <w:webHidden/>
              </w:rPr>
              <w:fldChar w:fldCharType="end"/>
            </w:r>
          </w:hyperlink>
        </w:p>
        <w:p w14:paraId="320F1CB7" w14:textId="1464D067"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0" w:history="1">
            <w:r w:rsidRPr="00276E82">
              <w:rPr>
                <w:rStyle w:val="Hyperlink"/>
                <w:noProof/>
              </w:rPr>
              <w:t>3.5.1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Multi-business connector for pharmacies</w:t>
            </w:r>
            <w:r>
              <w:rPr>
                <w:noProof/>
                <w:webHidden/>
              </w:rPr>
              <w:tab/>
            </w:r>
            <w:r>
              <w:rPr>
                <w:noProof/>
                <w:webHidden/>
              </w:rPr>
              <w:fldChar w:fldCharType="begin"/>
            </w:r>
            <w:r>
              <w:rPr>
                <w:noProof/>
                <w:webHidden/>
              </w:rPr>
              <w:instrText xml:space="preserve"> PAGEREF _Toc36121680 \h </w:instrText>
            </w:r>
            <w:r>
              <w:rPr>
                <w:noProof/>
                <w:webHidden/>
              </w:rPr>
            </w:r>
            <w:r>
              <w:rPr>
                <w:noProof/>
                <w:webHidden/>
              </w:rPr>
              <w:fldChar w:fldCharType="separate"/>
            </w:r>
            <w:r w:rsidR="00660E35">
              <w:rPr>
                <w:noProof/>
                <w:webHidden/>
              </w:rPr>
              <w:t>16</w:t>
            </w:r>
            <w:r>
              <w:rPr>
                <w:noProof/>
                <w:webHidden/>
              </w:rPr>
              <w:fldChar w:fldCharType="end"/>
            </w:r>
          </w:hyperlink>
        </w:p>
        <w:p w14:paraId="08CD764B" w14:textId="41533690"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1" w:history="1">
            <w:r w:rsidRPr="00276E82">
              <w:rPr>
                <w:rStyle w:val="Hyperlink"/>
                <w:noProof/>
              </w:rPr>
              <w:t>3.5.2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Connector specificities in view of supporting the BVAC data registration.</w:t>
            </w:r>
            <w:r>
              <w:rPr>
                <w:noProof/>
                <w:webHidden/>
              </w:rPr>
              <w:tab/>
            </w:r>
            <w:r>
              <w:rPr>
                <w:noProof/>
                <w:webHidden/>
              </w:rPr>
              <w:fldChar w:fldCharType="begin"/>
            </w:r>
            <w:r>
              <w:rPr>
                <w:noProof/>
                <w:webHidden/>
              </w:rPr>
              <w:instrText xml:space="preserve"> PAGEREF _Toc36121681 \h </w:instrText>
            </w:r>
            <w:r>
              <w:rPr>
                <w:noProof/>
                <w:webHidden/>
              </w:rPr>
            </w:r>
            <w:r>
              <w:rPr>
                <w:noProof/>
                <w:webHidden/>
              </w:rPr>
              <w:fldChar w:fldCharType="separate"/>
            </w:r>
            <w:r w:rsidR="00660E35">
              <w:rPr>
                <w:noProof/>
                <w:webHidden/>
              </w:rPr>
              <w:t>17</w:t>
            </w:r>
            <w:r>
              <w:rPr>
                <w:noProof/>
                <w:webHidden/>
              </w:rPr>
              <w:fldChar w:fldCharType="end"/>
            </w:r>
          </w:hyperlink>
        </w:p>
        <w:p w14:paraId="4D3FDE9B" w14:textId="166102BD"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2" w:history="1">
            <w:r w:rsidRPr="00276E82">
              <w:rPr>
                <w:rStyle w:val="Hyperlink"/>
                <w:noProof/>
              </w:rPr>
              <w:t>3.5.3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offline component is not used for the BVAC event.</w:t>
            </w:r>
            <w:r>
              <w:rPr>
                <w:noProof/>
                <w:webHidden/>
              </w:rPr>
              <w:tab/>
            </w:r>
            <w:r>
              <w:rPr>
                <w:noProof/>
                <w:webHidden/>
              </w:rPr>
              <w:fldChar w:fldCharType="begin"/>
            </w:r>
            <w:r>
              <w:rPr>
                <w:noProof/>
                <w:webHidden/>
              </w:rPr>
              <w:instrText xml:space="preserve"> PAGEREF _Toc36121682 \h </w:instrText>
            </w:r>
            <w:r>
              <w:rPr>
                <w:noProof/>
                <w:webHidden/>
              </w:rPr>
            </w:r>
            <w:r>
              <w:rPr>
                <w:noProof/>
                <w:webHidden/>
              </w:rPr>
              <w:fldChar w:fldCharType="separate"/>
            </w:r>
            <w:r w:rsidR="00660E35">
              <w:rPr>
                <w:noProof/>
                <w:webHidden/>
              </w:rPr>
              <w:t>17</w:t>
            </w:r>
            <w:r>
              <w:rPr>
                <w:noProof/>
                <w:webHidden/>
              </w:rPr>
              <w:fldChar w:fldCharType="end"/>
            </w:r>
          </w:hyperlink>
        </w:p>
        <w:p w14:paraId="264BC577" w14:textId="40DD753B"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3" w:history="1">
            <w:r w:rsidRPr="00276E82">
              <w:rPr>
                <w:rStyle w:val="Hyperlink"/>
                <w:noProof/>
              </w:rPr>
              <w:t>3.5.4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 Configuration (System Services)</w:t>
            </w:r>
            <w:r>
              <w:rPr>
                <w:noProof/>
                <w:webHidden/>
              </w:rPr>
              <w:tab/>
            </w:r>
            <w:r>
              <w:rPr>
                <w:noProof/>
                <w:webHidden/>
              </w:rPr>
              <w:fldChar w:fldCharType="begin"/>
            </w:r>
            <w:r>
              <w:rPr>
                <w:noProof/>
                <w:webHidden/>
              </w:rPr>
              <w:instrText xml:space="preserve"> PAGEREF _Toc36121683 \h </w:instrText>
            </w:r>
            <w:r>
              <w:rPr>
                <w:noProof/>
                <w:webHidden/>
              </w:rPr>
            </w:r>
            <w:r>
              <w:rPr>
                <w:noProof/>
                <w:webHidden/>
              </w:rPr>
              <w:fldChar w:fldCharType="separate"/>
            </w:r>
            <w:r w:rsidR="00660E35">
              <w:rPr>
                <w:noProof/>
                <w:webHidden/>
              </w:rPr>
              <w:t>17</w:t>
            </w:r>
            <w:r>
              <w:rPr>
                <w:noProof/>
                <w:webHidden/>
              </w:rPr>
              <w:fldChar w:fldCharType="end"/>
            </w:r>
          </w:hyperlink>
        </w:p>
        <w:p w14:paraId="43E321F3" w14:textId="5F391EDD"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84" w:history="1">
            <w:r w:rsidRPr="00276E82">
              <w:rPr>
                <w:rStyle w:val="Hyperlink"/>
                <w:noProof/>
              </w:rPr>
              <w:t>3.6</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[TIP] TIP administrative extension to support the BVAC.</w:t>
            </w:r>
            <w:r>
              <w:rPr>
                <w:noProof/>
                <w:webHidden/>
              </w:rPr>
              <w:tab/>
            </w:r>
            <w:r>
              <w:rPr>
                <w:noProof/>
                <w:webHidden/>
              </w:rPr>
              <w:fldChar w:fldCharType="begin"/>
            </w:r>
            <w:r>
              <w:rPr>
                <w:noProof/>
                <w:webHidden/>
              </w:rPr>
              <w:instrText xml:space="preserve"> PAGEREF _Toc36121684 \h </w:instrText>
            </w:r>
            <w:r>
              <w:rPr>
                <w:noProof/>
                <w:webHidden/>
              </w:rPr>
            </w:r>
            <w:r>
              <w:rPr>
                <w:noProof/>
                <w:webHidden/>
              </w:rPr>
              <w:fldChar w:fldCharType="separate"/>
            </w:r>
            <w:r w:rsidR="00660E35">
              <w:rPr>
                <w:noProof/>
                <w:webHidden/>
              </w:rPr>
              <w:t>18</w:t>
            </w:r>
            <w:r>
              <w:rPr>
                <w:noProof/>
                <w:webHidden/>
              </w:rPr>
              <w:fldChar w:fldCharType="end"/>
            </w:r>
          </w:hyperlink>
        </w:p>
        <w:p w14:paraId="7B9A3832" w14:textId="209E6BC3"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5" w:history="1">
            <w:r w:rsidRPr="00276E82">
              <w:rPr>
                <w:rStyle w:val="Hyperlink"/>
                <w:noProof/>
              </w:rPr>
              <w:t>3.6.1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Insurer configuration on basis of their CBFA identification</w:t>
            </w:r>
            <w:r>
              <w:rPr>
                <w:noProof/>
                <w:webHidden/>
              </w:rPr>
              <w:tab/>
            </w:r>
            <w:r>
              <w:rPr>
                <w:noProof/>
                <w:webHidden/>
              </w:rPr>
              <w:fldChar w:fldCharType="begin"/>
            </w:r>
            <w:r>
              <w:rPr>
                <w:noProof/>
                <w:webHidden/>
              </w:rPr>
              <w:instrText xml:space="preserve"> PAGEREF _Toc36121685 \h </w:instrText>
            </w:r>
            <w:r>
              <w:rPr>
                <w:noProof/>
                <w:webHidden/>
              </w:rPr>
            </w:r>
            <w:r>
              <w:rPr>
                <w:noProof/>
                <w:webHidden/>
              </w:rPr>
              <w:fldChar w:fldCharType="separate"/>
            </w:r>
            <w:r w:rsidR="00660E35">
              <w:rPr>
                <w:noProof/>
                <w:webHidden/>
              </w:rPr>
              <w:t>18</w:t>
            </w:r>
            <w:r>
              <w:rPr>
                <w:noProof/>
                <w:webHidden/>
              </w:rPr>
              <w:fldChar w:fldCharType="end"/>
            </w:r>
          </w:hyperlink>
        </w:p>
        <w:p w14:paraId="666ADCF5" w14:textId="1B409722"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6" w:history="1">
            <w:r w:rsidRPr="00276E82">
              <w:rPr>
                <w:rStyle w:val="Hyperlink"/>
                <w:noProof/>
              </w:rPr>
              <w:t>3.6.2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Directory localisation</w:t>
            </w:r>
            <w:r>
              <w:rPr>
                <w:noProof/>
                <w:webHidden/>
              </w:rPr>
              <w:tab/>
            </w:r>
            <w:r>
              <w:rPr>
                <w:noProof/>
                <w:webHidden/>
              </w:rPr>
              <w:fldChar w:fldCharType="begin"/>
            </w:r>
            <w:r>
              <w:rPr>
                <w:noProof/>
                <w:webHidden/>
              </w:rPr>
              <w:instrText xml:space="preserve"> PAGEREF _Toc36121686 \h </w:instrText>
            </w:r>
            <w:r>
              <w:rPr>
                <w:noProof/>
                <w:webHidden/>
              </w:rPr>
            </w:r>
            <w:r>
              <w:rPr>
                <w:noProof/>
                <w:webHidden/>
              </w:rPr>
              <w:fldChar w:fldCharType="separate"/>
            </w:r>
            <w:r w:rsidR="00660E35">
              <w:rPr>
                <w:noProof/>
                <w:webHidden/>
              </w:rPr>
              <w:t>19</w:t>
            </w:r>
            <w:r>
              <w:rPr>
                <w:noProof/>
                <w:webHidden/>
              </w:rPr>
              <w:fldChar w:fldCharType="end"/>
            </w:r>
          </w:hyperlink>
        </w:p>
        <w:p w14:paraId="2CAB9A84" w14:textId="528F6958"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7" w:history="1">
            <w:r w:rsidRPr="00276E82">
              <w:rPr>
                <w:rStyle w:val="Hyperlink"/>
                <w:noProof/>
              </w:rPr>
              <w:t>3.6.3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Batch localisation</w:t>
            </w:r>
            <w:r>
              <w:rPr>
                <w:noProof/>
                <w:webHidden/>
              </w:rPr>
              <w:tab/>
            </w:r>
            <w:r>
              <w:rPr>
                <w:noProof/>
                <w:webHidden/>
              </w:rPr>
              <w:fldChar w:fldCharType="begin"/>
            </w:r>
            <w:r>
              <w:rPr>
                <w:noProof/>
                <w:webHidden/>
              </w:rPr>
              <w:instrText xml:space="preserve"> PAGEREF _Toc36121687 \h </w:instrText>
            </w:r>
            <w:r>
              <w:rPr>
                <w:noProof/>
                <w:webHidden/>
              </w:rPr>
            </w:r>
            <w:r>
              <w:rPr>
                <w:noProof/>
                <w:webHidden/>
              </w:rPr>
              <w:fldChar w:fldCharType="separate"/>
            </w:r>
            <w:r w:rsidR="00660E35">
              <w:rPr>
                <w:noProof/>
                <w:webHidden/>
              </w:rPr>
              <w:t>19</w:t>
            </w:r>
            <w:r>
              <w:rPr>
                <w:noProof/>
                <w:webHidden/>
              </w:rPr>
              <w:fldChar w:fldCharType="end"/>
            </w:r>
          </w:hyperlink>
        </w:p>
        <w:p w14:paraId="4E5388ED" w14:textId="5A40D671"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88" w:history="1">
            <w:r w:rsidRPr="00276E82">
              <w:rPr>
                <w:rStyle w:val="Hyperlink"/>
                <w:noProof/>
              </w:rPr>
              <w:t>3.7</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[INSURER] Insurer data collection</w:t>
            </w:r>
            <w:r>
              <w:rPr>
                <w:noProof/>
                <w:webHidden/>
              </w:rPr>
              <w:tab/>
            </w:r>
            <w:r>
              <w:rPr>
                <w:noProof/>
                <w:webHidden/>
              </w:rPr>
              <w:fldChar w:fldCharType="begin"/>
            </w:r>
            <w:r>
              <w:rPr>
                <w:noProof/>
                <w:webHidden/>
              </w:rPr>
              <w:instrText xml:space="preserve"> PAGEREF _Toc36121688 \h </w:instrText>
            </w:r>
            <w:r>
              <w:rPr>
                <w:noProof/>
                <w:webHidden/>
              </w:rPr>
            </w:r>
            <w:r>
              <w:rPr>
                <w:noProof/>
                <w:webHidden/>
              </w:rPr>
              <w:fldChar w:fldCharType="separate"/>
            </w:r>
            <w:r w:rsidR="00660E35">
              <w:rPr>
                <w:noProof/>
                <w:webHidden/>
              </w:rPr>
              <w:t>20</w:t>
            </w:r>
            <w:r>
              <w:rPr>
                <w:noProof/>
                <w:webHidden/>
              </w:rPr>
              <w:fldChar w:fldCharType="end"/>
            </w:r>
          </w:hyperlink>
        </w:p>
        <w:p w14:paraId="75B8D72B" w14:textId="453AAEA3"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89" w:history="1">
            <w:r w:rsidRPr="00276E82">
              <w:rPr>
                <w:rStyle w:val="Hyperlink"/>
                <w:noProof/>
              </w:rPr>
              <w:t>3.7.1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“Assuralia Table”</w:t>
            </w:r>
            <w:r>
              <w:rPr>
                <w:noProof/>
                <w:webHidden/>
              </w:rPr>
              <w:tab/>
            </w:r>
            <w:r>
              <w:rPr>
                <w:noProof/>
                <w:webHidden/>
              </w:rPr>
              <w:fldChar w:fldCharType="begin"/>
            </w:r>
            <w:r>
              <w:rPr>
                <w:noProof/>
                <w:webHidden/>
              </w:rPr>
              <w:instrText xml:space="preserve"> PAGEREF _Toc36121689 \h </w:instrText>
            </w:r>
            <w:r>
              <w:rPr>
                <w:noProof/>
                <w:webHidden/>
              </w:rPr>
            </w:r>
            <w:r>
              <w:rPr>
                <w:noProof/>
                <w:webHidden/>
              </w:rPr>
              <w:fldChar w:fldCharType="separate"/>
            </w:r>
            <w:r w:rsidR="00660E35">
              <w:rPr>
                <w:noProof/>
                <w:webHidden/>
              </w:rPr>
              <w:t>20</w:t>
            </w:r>
            <w:r>
              <w:rPr>
                <w:noProof/>
                <w:webHidden/>
              </w:rPr>
              <w:fldChar w:fldCharType="end"/>
            </w:r>
          </w:hyperlink>
        </w:p>
        <w:p w14:paraId="4F237C1D" w14:textId="021EF792"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90" w:history="1">
            <w:r w:rsidRPr="00276E82">
              <w:rPr>
                <w:rStyle w:val="Hyperlink"/>
                <w:noProof/>
              </w:rPr>
              <w:t>3.7.2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 BVAC through webservice</w:t>
            </w:r>
            <w:r>
              <w:rPr>
                <w:noProof/>
                <w:webHidden/>
              </w:rPr>
              <w:tab/>
            </w:r>
            <w:r>
              <w:rPr>
                <w:noProof/>
                <w:webHidden/>
              </w:rPr>
              <w:fldChar w:fldCharType="begin"/>
            </w:r>
            <w:r>
              <w:rPr>
                <w:noProof/>
                <w:webHidden/>
              </w:rPr>
              <w:instrText xml:space="preserve"> PAGEREF _Toc36121690 \h </w:instrText>
            </w:r>
            <w:r>
              <w:rPr>
                <w:noProof/>
                <w:webHidden/>
              </w:rPr>
            </w:r>
            <w:r>
              <w:rPr>
                <w:noProof/>
                <w:webHidden/>
              </w:rPr>
              <w:fldChar w:fldCharType="separate"/>
            </w:r>
            <w:r w:rsidR="00660E35">
              <w:rPr>
                <w:noProof/>
                <w:webHidden/>
              </w:rPr>
              <w:t>20</w:t>
            </w:r>
            <w:r>
              <w:rPr>
                <w:noProof/>
                <w:webHidden/>
              </w:rPr>
              <w:fldChar w:fldCharType="end"/>
            </w:r>
          </w:hyperlink>
        </w:p>
        <w:p w14:paraId="1F5D492B" w14:textId="65DAE91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691" w:history="1">
            <w:r w:rsidRPr="00276E82">
              <w:rPr>
                <w:rStyle w:val="Hyperlink"/>
                <w:noProof/>
              </w:rPr>
              <w:t>3.7.3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 BVAC through SFTP</w:t>
            </w:r>
            <w:r>
              <w:rPr>
                <w:noProof/>
                <w:webHidden/>
              </w:rPr>
              <w:tab/>
            </w:r>
            <w:r>
              <w:rPr>
                <w:noProof/>
                <w:webHidden/>
              </w:rPr>
              <w:fldChar w:fldCharType="begin"/>
            </w:r>
            <w:r>
              <w:rPr>
                <w:noProof/>
                <w:webHidden/>
              </w:rPr>
              <w:instrText xml:space="preserve"> PAGEREF _Toc36121691 \h </w:instrText>
            </w:r>
            <w:r>
              <w:rPr>
                <w:noProof/>
                <w:webHidden/>
              </w:rPr>
            </w:r>
            <w:r>
              <w:rPr>
                <w:noProof/>
                <w:webHidden/>
              </w:rPr>
              <w:fldChar w:fldCharType="separate"/>
            </w:r>
            <w:r w:rsidR="00660E35">
              <w:rPr>
                <w:noProof/>
                <w:webHidden/>
              </w:rPr>
              <w:t>21</w:t>
            </w:r>
            <w:r>
              <w:rPr>
                <w:noProof/>
                <w:webHidden/>
              </w:rPr>
              <w:fldChar w:fldCharType="end"/>
            </w:r>
          </w:hyperlink>
        </w:p>
        <w:p w14:paraId="58CCA7EC" w14:textId="393654BD"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92" w:history="1">
            <w:r w:rsidRPr="00276E82">
              <w:rPr>
                <w:rStyle w:val="Hyperlink"/>
                <w:noProof/>
                <w:lang w:val="fr-BE"/>
              </w:rPr>
              <w:t>4</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val="fr-BE"/>
              </w:rPr>
              <w:t>Characteristics</w:t>
            </w:r>
            <w:r>
              <w:rPr>
                <w:noProof/>
                <w:webHidden/>
              </w:rPr>
              <w:tab/>
            </w:r>
            <w:r>
              <w:rPr>
                <w:noProof/>
                <w:webHidden/>
              </w:rPr>
              <w:fldChar w:fldCharType="begin"/>
            </w:r>
            <w:r>
              <w:rPr>
                <w:noProof/>
                <w:webHidden/>
              </w:rPr>
              <w:instrText xml:space="preserve"> PAGEREF _Toc36121692 \h </w:instrText>
            </w:r>
            <w:r>
              <w:rPr>
                <w:noProof/>
                <w:webHidden/>
              </w:rPr>
            </w:r>
            <w:r>
              <w:rPr>
                <w:noProof/>
                <w:webHidden/>
              </w:rPr>
              <w:fldChar w:fldCharType="separate"/>
            </w:r>
            <w:r w:rsidR="00660E35">
              <w:rPr>
                <w:noProof/>
                <w:webHidden/>
              </w:rPr>
              <w:t>23</w:t>
            </w:r>
            <w:r>
              <w:rPr>
                <w:noProof/>
                <w:webHidden/>
              </w:rPr>
              <w:fldChar w:fldCharType="end"/>
            </w:r>
          </w:hyperlink>
        </w:p>
        <w:p w14:paraId="3E52F681" w14:textId="47CD813E"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3" w:history="1">
            <w:r w:rsidRPr="00276E82">
              <w:rPr>
                <w:rStyle w:val="Hyperlink"/>
                <w:noProof/>
              </w:rPr>
              <w:t>4.1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Characteristics of the [Case Number] (dossiernummer ,numéro de dossier)</w:t>
            </w:r>
            <w:r>
              <w:rPr>
                <w:noProof/>
                <w:webHidden/>
              </w:rPr>
              <w:tab/>
            </w:r>
            <w:r>
              <w:rPr>
                <w:noProof/>
                <w:webHidden/>
              </w:rPr>
              <w:fldChar w:fldCharType="begin"/>
            </w:r>
            <w:r>
              <w:rPr>
                <w:noProof/>
                <w:webHidden/>
              </w:rPr>
              <w:instrText xml:space="preserve"> PAGEREF _Toc36121693 \h </w:instrText>
            </w:r>
            <w:r>
              <w:rPr>
                <w:noProof/>
                <w:webHidden/>
              </w:rPr>
            </w:r>
            <w:r>
              <w:rPr>
                <w:noProof/>
                <w:webHidden/>
              </w:rPr>
              <w:fldChar w:fldCharType="separate"/>
            </w:r>
            <w:r w:rsidR="00660E35">
              <w:rPr>
                <w:noProof/>
                <w:webHidden/>
              </w:rPr>
              <w:t>23</w:t>
            </w:r>
            <w:r>
              <w:rPr>
                <w:noProof/>
                <w:webHidden/>
              </w:rPr>
              <w:fldChar w:fldCharType="end"/>
            </w:r>
          </w:hyperlink>
        </w:p>
        <w:p w14:paraId="0FC790AD" w14:textId="14121314"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4" w:history="1">
            <w:r w:rsidRPr="00276E82">
              <w:rPr>
                <w:rStyle w:val="Hyperlink"/>
                <w:noProof/>
              </w:rPr>
              <w:t>4.2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Characteristics of the [Affiliation Number]</w:t>
            </w:r>
            <w:r>
              <w:rPr>
                <w:noProof/>
                <w:webHidden/>
              </w:rPr>
              <w:tab/>
            </w:r>
            <w:r>
              <w:rPr>
                <w:noProof/>
                <w:webHidden/>
              </w:rPr>
              <w:fldChar w:fldCharType="begin"/>
            </w:r>
            <w:r>
              <w:rPr>
                <w:noProof/>
                <w:webHidden/>
              </w:rPr>
              <w:instrText xml:space="preserve"> PAGEREF _Toc36121694 \h </w:instrText>
            </w:r>
            <w:r>
              <w:rPr>
                <w:noProof/>
                <w:webHidden/>
              </w:rPr>
            </w:r>
            <w:r>
              <w:rPr>
                <w:noProof/>
                <w:webHidden/>
              </w:rPr>
              <w:fldChar w:fldCharType="separate"/>
            </w:r>
            <w:r w:rsidR="00660E35">
              <w:rPr>
                <w:noProof/>
                <w:webHidden/>
              </w:rPr>
              <w:t>23</w:t>
            </w:r>
            <w:r>
              <w:rPr>
                <w:noProof/>
                <w:webHidden/>
              </w:rPr>
              <w:fldChar w:fldCharType="end"/>
            </w:r>
          </w:hyperlink>
        </w:p>
        <w:p w14:paraId="76060035" w14:textId="0E947C43"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5" w:history="1">
            <w:r w:rsidRPr="00276E82">
              <w:rPr>
                <w:rStyle w:val="Hyperlink"/>
                <w:noProof/>
              </w:rPr>
              <w:t>4.3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Characteristics of the [Document Number] ( documentnummer, numéro de document)</w:t>
            </w:r>
            <w:r>
              <w:rPr>
                <w:noProof/>
                <w:webHidden/>
              </w:rPr>
              <w:tab/>
            </w:r>
            <w:r>
              <w:rPr>
                <w:noProof/>
                <w:webHidden/>
              </w:rPr>
              <w:fldChar w:fldCharType="begin"/>
            </w:r>
            <w:r>
              <w:rPr>
                <w:noProof/>
                <w:webHidden/>
              </w:rPr>
              <w:instrText xml:space="preserve"> PAGEREF _Toc36121695 \h </w:instrText>
            </w:r>
            <w:r>
              <w:rPr>
                <w:noProof/>
                <w:webHidden/>
              </w:rPr>
            </w:r>
            <w:r>
              <w:rPr>
                <w:noProof/>
                <w:webHidden/>
              </w:rPr>
              <w:fldChar w:fldCharType="separate"/>
            </w:r>
            <w:r w:rsidR="00660E35">
              <w:rPr>
                <w:noProof/>
                <w:webHidden/>
              </w:rPr>
              <w:t>24</w:t>
            </w:r>
            <w:r>
              <w:rPr>
                <w:noProof/>
                <w:webHidden/>
              </w:rPr>
              <w:fldChar w:fldCharType="end"/>
            </w:r>
          </w:hyperlink>
        </w:p>
        <w:p w14:paraId="5F42D668" w14:textId="6BCE83DE" w:rsidR="00EC1D34" w:rsidRDefault="00517E3B">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r>
            <w:fldChar w:fldCharType="begin"/>
          </w:r>
          <w:r>
            <w:instrText xml:space="preserve"> HYPERLINK \l "_Toc36121696" </w:instrText>
          </w:r>
          <w:r>
            <w:fldChar w:fldCharType="separate"/>
          </w:r>
          <w:r w:rsidR="00EC1D34" w:rsidRPr="00276E82">
            <w:rPr>
              <w:rStyle w:val="Hyperlink"/>
              <w:noProof/>
            </w:rPr>
            <w:t>4.4</w:t>
          </w:r>
          <w:r w:rsidR="00EC1D34">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00EC1D34" w:rsidRPr="00276E82">
            <w:rPr>
              <w:rStyle w:val="Hyperlink"/>
              <w:noProof/>
            </w:rPr>
            <w:t>Code 128</w:t>
          </w:r>
          <w:ins w:id="7" w:author="Auteur">
            <w:r w:rsidR="00A4420A">
              <w:rPr>
                <w:rStyle w:val="Hyperlink"/>
                <w:noProof/>
              </w:rPr>
              <w:t>/QR</w:t>
            </w:r>
          </w:ins>
          <w:r w:rsidR="00EC1D34">
            <w:rPr>
              <w:noProof/>
              <w:webHidden/>
            </w:rPr>
            <w:tab/>
          </w:r>
          <w:r w:rsidR="00EC1D34">
            <w:rPr>
              <w:noProof/>
              <w:webHidden/>
            </w:rPr>
            <w:fldChar w:fldCharType="begin"/>
          </w:r>
          <w:r w:rsidR="00EC1D34">
            <w:rPr>
              <w:noProof/>
              <w:webHidden/>
            </w:rPr>
            <w:instrText xml:space="preserve"> PAGEREF _Toc36121696 \h </w:instrText>
          </w:r>
          <w:r w:rsidR="00EC1D34">
            <w:rPr>
              <w:noProof/>
              <w:webHidden/>
            </w:rPr>
          </w:r>
          <w:r w:rsidR="00EC1D34">
            <w:rPr>
              <w:noProof/>
              <w:webHidden/>
            </w:rPr>
            <w:fldChar w:fldCharType="separate"/>
          </w:r>
          <w:r w:rsidR="00660E35">
            <w:rPr>
              <w:noProof/>
              <w:webHidden/>
            </w:rPr>
            <w:t>24</w:t>
          </w:r>
          <w:r w:rsidR="00EC1D34">
            <w:rPr>
              <w:noProof/>
              <w:webHidden/>
            </w:rPr>
            <w:fldChar w:fldCharType="end"/>
          </w:r>
          <w:r>
            <w:rPr>
              <w:noProof/>
            </w:rPr>
            <w:fldChar w:fldCharType="end"/>
          </w:r>
        </w:p>
        <w:p w14:paraId="22283604" w14:textId="2EF92E16"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7" w:history="1">
            <w:r w:rsidRPr="00276E82">
              <w:rPr>
                <w:rStyle w:val="Hyperlink"/>
                <w:noProof/>
              </w:rPr>
              <w:t>4.5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Period of storage of encrypted data for the receiving insurer</w:t>
            </w:r>
            <w:r>
              <w:rPr>
                <w:noProof/>
                <w:webHidden/>
              </w:rPr>
              <w:tab/>
            </w:r>
            <w:r>
              <w:rPr>
                <w:noProof/>
                <w:webHidden/>
              </w:rPr>
              <w:fldChar w:fldCharType="begin"/>
            </w:r>
            <w:r>
              <w:rPr>
                <w:noProof/>
                <w:webHidden/>
              </w:rPr>
              <w:instrText xml:space="preserve"> PAGEREF _Toc36121697 \h </w:instrText>
            </w:r>
            <w:r>
              <w:rPr>
                <w:noProof/>
                <w:webHidden/>
              </w:rPr>
            </w:r>
            <w:r>
              <w:rPr>
                <w:noProof/>
                <w:webHidden/>
              </w:rPr>
              <w:fldChar w:fldCharType="separate"/>
            </w:r>
            <w:r w:rsidR="00660E35">
              <w:rPr>
                <w:noProof/>
                <w:webHidden/>
              </w:rPr>
              <w:t>24</w:t>
            </w:r>
            <w:r>
              <w:rPr>
                <w:noProof/>
                <w:webHidden/>
              </w:rPr>
              <w:fldChar w:fldCharType="end"/>
            </w:r>
          </w:hyperlink>
        </w:p>
        <w:p w14:paraId="7BACEFF2" w14:textId="7D716B16"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698" w:history="1">
            <w:r w:rsidRPr="00276E82">
              <w:rPr>
                <w:rStyle w:val="Hyperlink"/>
                <w:noProof/>
              </w:rPr>
              <w:t>5</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Services, Messages and Data Formats</w:t>
            </w:r>
            <w:r>
              <w:rPr>
                <w:noProof/>
                <w:webHidden/>
              </w:rPr>
              <w:tab/>
            </w:r>
            <w:r>
              <w:rPr>
                <w:noProof/>
                <w:webHidden/>
              </w:rPr>
              <w:fldChar w:fldCharType="begin"/>
            </w:r>
            <w:r>
              <w:rPr>
                <w:noProof/>
                <w:webHidden/>
              </w:rPr>
              <w:instrText xml:space="preserve"> PAGEREF _Toc36121698 \h </w:instrText>
            </w:r>
            <w:r>
              <w:rPr>
                <w:noProof/>
                <w:webHidden/>
              </w:rPr>
            </w:r>
            <w:r>
              <w:rPr>
                <w:noProof/>
                <w:webHidden/>
              </w:rPr>
              <w:fldChar w:fldCharType="separate"/>
            </w:r>
            <w:r w:rsidR="00660E35">
              <w:rPr>
                <w:noProof/>
                <w:webHidden/>
              </w:rPr>
              <w:t>25</w:t>
            </w:r>
            <w:r>
              <w:rPr>
                <w:noProof/>
                <w:webHidden/>
              </w:rPr>
              <w:fldChar w:fldCharType="end"/>
            </w:r>
          </w:hyperlink>
        </w:p>
        <w:p w14:paraId="347E1578" w14:textId="6900BE2B"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699" w:history="1">
            <w:r w:rsidRPr="00276E82">
              <w:rPr>
                <w:rStyle w:val="Hyperlink"/>
                <w:noProof/>
              </w:rPr>
              <w:t>5.1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Single Message – the basics</w:t>
            </w:r>
            <w:r>
              <w:rPr>
                <w:noProof/>
                <w:webHidden/>
              </w:rPr>
              <w:tab/>
            </w:r>
            <w:r>
              <w:rPr>
                <w:noProof/>
                <w:webHidden/>
              </w:rPr>
              <w:fldChar w:fldCharType="begin"/>
            </w:r>
            <w:r>
              <w:rPr>
                <w:noProof/>
                <w:webHidden/>
              </w:rPr>
              <w:instrText xml:space="preserve"> PAGEREF _Toc36121699 \h </w:instrText>
            </w:r>
            <w:r>
              <w:rPr>
                <w:noProof/>
                <w:webHidden/>
              </w:rPr>
            </w:r>
            <w:r>
              <w:rPr>
                <w:noProof/>
                <w:webHidden/>
              </w:rPr>
              <w:fldChar w:fldCharType="separate"/>
            </w:r>
            <w:r w:rsidR="00660E35">
              <w:rPr>
                <w:noProof/>
                <w:webHidden/>
              </w:rPr>
              <w:t>25</w:t>
            </w:r>
            <w:r>
              <w:rPr>
                <w:noProof/>
                <w:webHidden/>
              </w:rPr>
              <w:fldChar w:fldCharType="end"/>
            </w:r>
          </w:hyperlink>
        </w:p>
        <w:p w14:paraId="640A6E7D" w14:textId="12FAAC8C"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0" w:history="1">
            <w:r w:rsidRPr="00276E82">
              <w:rPr>
                <w:rStyle w:val="Hyperlink"/>
                <w:noProof/>
              </w:rPr>
              <w:t>5.2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Event Type – vehicle for sending the BVAC data</w:t>
            </w:r>
            <w:r>
              <w:rPr>
                <w:noProof/>
                <w:webHidden/>
              </w:rPr>
              <w:tab/>
            </w:r>
            <w:r>
              <w:rPr>
                <w:noProof/>
                <w:webHidden/>
              </w:rPr>
              <w:fldChar w:fldCharType="begin"/>
            </w:r>
            <w:r>
              <w:rPr>
                <w:noProof/>
                <w:webHidden/>
              </w:rPr>
              <w:instrText xml:space="preserve"> PAGEREF _Toc36121700 \h </w:instrText>
            </w:r>
            <w:r>
              <w:rPr>
                <w:noProof/>
                <w:webHidden/>
              </w:rPr>
            </w:r>
            <w:r>
              <w:rPr>
                <w:noProof/>
                <w:webHidden/>
              </w:rPr>
              <w:fldChar w:fldCharType="separate"/>
            </w:r>
            <w:r w:rsidR="00660E35">
              <w:rPr>
                <w:noProof/>
                <w:webHidden/>
              </w:rPr>
              <w:t>25</w:t>
            </w:r>
            <w:r>
              <w:rPr>
                <w:noProof/>
                <w:webHidden/>
              </w:rPr>
              <w:fldChar w:fldCharType="end"/>
            </w:r>
          </w:hyperlink>
        </w:p>
        <w:p w14:paraId="7F3D9FB3" w14:textId="4355A723"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1" w:history="1">
            <w:r w:rsidRPr="00276E82">
              <w:rPr>
                <w:rStyle w:val="Hyperlink"/>
                <w:noProof/>
              </w:rPr>
              <w:t>5.2.1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Message structure of the SMC supporting the BVAC EventType</w:t>
            </w:r>
            <w:r>
              <w:rPr>
                <w:noProof/>
                <w:webHidden/>
              </w:rPr>
              <w:tab/>
            </w:r>
            <w:r>
              <w:rPr>
                <w:noProof/>
                <w:webHidden/>
              </w:rPr>
              <w:fldChar w:fldCharType="begin"/>
            </w:r>
            <w:r>
              <w:rPr>
                <w:noProof/>
                <w:webHidden/>
              </w:rPr>
              <w:instrText xml:space="preserve"> PAGEREF _Toc36121701 \h </w:instrText>
            </w:r>
            <w:r>
              <w:rPr>
                <w:noProof/>
                <w:webHidden/>
              </w:rPr>
            </w:r>
            <w:r>
              <w:rPr>
                <w:noProof/>
                <w:webHidden/>
              </w:rPr>
              <w:fldChar w:fldCharType="separate"/>
            </w:r>
            <w:r w:rsidR="00660E35">
              <w:rPr>
                <w:noProof/>
                <w:webHidden/>
              </w:rPr>
              <w:t>26</w:t>
            </w:r>
            <w:r>
              <w:rPr>
                <w:noProof/>
                <w:webHidden/>
              </w:rPr>
              <w:fldChar w:fldCharType="end"/>
            </w:r>
          </w:hyperlink>
        </w:p>
        <w:p w14:paraId="7A24A49D" w14:textId="5323780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2" w:history="1">
            <w:r w:rsidRPr="00276E82">
              <w:rPr>
                <w:rStyle w:val="Hyperlink"/>
                <w:noProof/>
              </w:rPr>
              <w:t>5.2.2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Unique identifiers</w:t>
            </w:r>
            <w:r>
              <w:rPr>
                <w:noProof/>
                <w:webHidden/>
              </w:rPr>
              <w:tab/>
            </w:r>
            <w:r>
              <w:rPr>
                <w:noProof/>
                <w:webHidden/>
              </w:rPr>
              <w:fldChar w:fldCharType="begin"/>
            </w:r>
            <w:r>
              <w:rPr>
                <w:noProof/>
                <w:webHidden/>
              </w:rPr>
              <w:instrText xml:space="preserve"> PAGEREF _Toc36121702 \h </w:instrText>
            </w:r>
            <w:r>
              <w:rPr>
                <w:noProof/>
                <w:webHidden/>
              </w:rPr>
            </w:r>
            <w:r>
              <w:rPr>
                <w:noProof/>
                <w:webHidden/>
              </w:rPr>
              <w:fldChar w:fldCharType="separate"/>
            </w:r>
            <w:r w:rsidR="00660E35">
              <w:rPr>
                <w:noProof/>
                <w:webHidden/>
              </w:rPr>
              <w:t>27</w:t>
            </w:r>
            <w:r>
              <w:rPr>
                <w:noProof/>
                <w:webHidden/>
              </w:rPr>
              <w:fldChar w:fldCharType="end"/>
            </w:r>
          </w:hyperlink>
        </w:p>
        <w:p w14:paraId="6ACC0E59" w14:textId="6EFC3134"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3" w:history="1">
            <w:r w:rsidRPr="00276E82">
              <w:rPr>
                <w:rStyle w:val="Hyperlink"/>
                <w:noProof/>
              </w:rPr>
              <w:t>5.2.3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Event structure – xsd</w:t>
            </w:r>
            <w:r>
              <w:rPr>
                <w:noProof/>
                <w:webHidden/>
              </w:rPr>
              <w:tab/>
            </w:r>
            <w:r>
              <w:rPr>
                <w:noProof/>
                <w:webHidden/>
              </w:rPr>
              <w:fldChar w:fldCharType="begin"/>
            </w:r>
            <w:r>
              <w:rPr>
                <w:noProof/>
                <w:webHidden/>
              </w:rPr>
              <w:instrText xml:space="preserve"> PAGEREF _Toc36121703 \h </w:instrText>
            </w:r>
            <w:r>
              <w:rPr>
                <w:noProof/>
                <w:webHidden/>
              </w:rPr>
            </w:r>
            <w:r>
              <w:rPr>
                <w:noProof/>
                <w:webHidden/>
              </w:rPr>
              <w:fldChar w:fldCharType="separate"/>
            </w:r>
            <w:r w:rsidR="00660E35">
              <w:rPr>
                <w:noProof/>
                <w:webHidden/>
              </w:rPr>
              <w:t>27</w:t>
            </w:r>
            <w:r>
              <w:rPr>
                <w:noProof/>
                <w:webHidden/>
              </w:rPr>
              <w:fldChar w:fldCharType="end"/>
            </w:r>
          </w:hyperlink>
        </w:p>
        <w:p w14:paraId="314F5B27" w14:textId="6BBE9927"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4" w:history="1">
            <w:r w:rsidRPr="00276E82">
              <w:rPr>
                <w:rStyle w:val="Hyperlink"/>
                <w:noProof/>
              </w:rPr>
              <w:t>5.3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 payload data</w:t>
            </w:r>
            <w:r>
              <w:rPr>
                <w:noProof/>
                <w:webHidden/>
              </w:rPr>
              <w:tab/>
            </w:r>
            <w:r>
              <w:rPr>
                <w:noProof/>
                <w:webHidden/>
              </w:rPr>
              <w:fldChar w:fldCharType="begin"/>
            </w:r>
            <w:r>
              <w:rPr>
                <w:noProof/>
                <w:webHidden/>
              </w:rPr>
              <w:instrText xml:space="preserve"> PAGEREF _Toc36121704 \h </w:instrText>
            </w:r>
            <w:r>
              <w:rPr>
                <w:noProof/>
                <w:webHidden/>
              </w:rPr>
            </w:r>
            <w:r>
              <w:rPr>
                <w:noProof/>
                <w:webHidden/>
              </w:rPr>
              <w:fldChar w:fldCharType="separate"/>
            </w:r>
            <w:r w:rsidR="00660E35">
              <w:rPr>
                <w:noProof/>
                <w:webHidden/>
              </w:rPr>
              <w:t>27</w:t>
            </w:r>
            <w:r>
              <w:rPr>
                <w:noProof/>
                <w:webHidden/>
              </w:rPr>
              <w:fldChar w:fldCharType="end"/>
            </w:r>
          </w:hyperlink>
        </w:p>
        <w:p w14:paraId="4C68B385" w14:textId="305FECB6"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5" w:history="1">
            <w:r w:rsidRPr="00276E82">
              <w:rPr>
                <w:rStyle w:val="Hyperlink"/>
                <w:noProof/>
              </w:rPr>
              <w:t>5.3.1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Definition</w:t>
            </w:r>
            <w:r>
              <w:rPr>
                <w:noProof/>
                <w:webHidden/>
              </w:rPr>
              <w:tab/>
            </w:r>
            <w:r>
              <w:rPr>
                <w:noProof/>
                <w:webHidden/>
              </w:rPr>
              <w:fldChar w:fldCharType="begin"/>
            </w:r>
            <w:r>
              <w:rPr>
                <w:noProof/>
                <w:webHidden/>
              </w:rPr>
              <w:instrText xml:space="preserve"> PAGEREF _Toc36121705 \h </w:instrText>
            </w:r>
            <w:r>
              <w:rPr>
                <w:noProof/>
                <w:webHidden/>
              </w:rPr>
            </w:r>
            <w:r>
              <w:rPr>
                <w:noProof/>
                <w:webHidden/>
              </w:rPr>
              <w:fldChar w:fldCharType="separate"/>
            </w:r>
            <w:r w:rsidR="00660E35">
              <w:rPr>
                <w:noProof/>
                <w:webHidden/>
              </w:rPr>
              <w:t>27</w:t>
            </w:r>
            <w:r>
              <w:rPr>
                <w:noProof/>
                <w:webHidden/>
              </w:rPr>
              <w:fldChar w:fldCharType="end"/>
            </w:r>
          </w:hyperlink>
        </w:p>
        <w:p w14:paraId="67BBD2AD" w14:textId="4A72DFA3"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06" w:history="1">
            <w:r w:rsidRPr="00276E82">
              <w:rPr>
                <w:rStyle w:val="Hyperlink"/>
                <w:noProof/>
              </w:rPr>
              <w:t>5.3.2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 Message Format</w:t>
            </w:r>
            <w:r>
              <w:rPr>
                <w:noProof/>
                <w:webHidden/>
              </w:rPr>
              <w:tab/>
            </w:r>
            <w:r>
              <w:rPr>
                <w:noProof/>
                <w:webHidden/>
              </w:rPr>
              <w:fldChar w:fldCharType="begin"/>
            </w:r>
            <w:r>
              <w:rPr>
                <w:noProof/>
                <w:webHidden/>
              </w:rPr>
              <w:instrText xml:space="preserve"> PAGEREF _Toc36121706 \h </w:instrText>
            </w:r>
            <w:r>
              <w:rPr>
                <w:noProof/>
                <w:webHidden/>
              </w:rPr>
            </w:r>
            <w:r>
              <w:rPr>
                <w:noProof/>
                <w:webHidden/>
              </w:rPr>
              <w:fldChar w:fldCharType="separate"/>
            </w:r>
            <w:r w:rsidR="00660E35">
              <w:rPr>
                <w:noProof/>
                <w:webHidden/>
              </w:rPr>
              <w:t>28</w:t>
            </w:r>
            <w:r>
              <w:rPr>
                <w:noProof/>
                <w:webHidden/>
              </w:rPr>
              <w:fldChar w:fldCharType="end"/>
            </w:r>
          </w:hyperlink>
        </w:p>
        <w:p w14:paraId="2B8E1D20" w14:textId="2506009A"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7" w:history="1">
            <w:r w:rsidRPr="00276E82">
              <w:rPr>
                <w:rStyle w:val="Hyperlink"/>
                <w:noProof/>
              </w:rPr>
              <w:t>5.4</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Webservice “get BVAC” and response Message format</w:t>
            </w:r>
            <w:r>
              <w:rPr>
                <w:noProof/>
                <w:webHidden/>
              </w:rPr>
              <w:tab/>
            </w:r>
            <w:r>
              <w:rPr>
                <w:noProof/>
                <w:webHidden/>
              </w:rPr>
              <w:fldChar w:fldCharType="begin"/>
            </w:r>
            <w:r>
              <w:rPr>
                <w:noProof/>
                <w:webHidden/>
              </w:rPr>
              <w:instrText xml:space="preserve"> PAGEREF _Toc36121707 \h </w:instrText>
            </w:r>
            <w:r>
              <w:rPr>
                <w:noProof/>
                <w:webHidden/>
              </w:rPr>
            </w:r>
            <w:r>
              <w:rPr>
                <w:noProof/>
                <w:webHidden/>
              </w:rPr>
              <w:fldChar w:fldCharType="separate"/>
            </w:r>
            <w:r w:rsidR="00660E35">
              <w:rPr>
                <w:noProof/>
                <w:webHidden/>
              </w:rPr>
              <w:t>29</w:t>
            </w:r>
            <w:r>
              <w:rPr>
                <w:noProof/>
                <w:webHidden/>
              </w:rPr>
              <w:fldChar w:fldCharType="end"/>
            </w:r>
          </w:hyperlink>
        </w:p>
        <w:p w14:paraId="06002C25" w14:textId="4B7B10EF"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08" w:history="1">
            <w:r w:rsidRPr="00276E82">
              <w:rPr>
                <w:rStyle w:val="Hyperlink"/>
                <w:noProof/>
              </w:rPr>
              <w:t>5.5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Sftp “get BVAC” and response Message format</w:t>
            </w:r>
            <w:r>
              <w:rPr>
                <w:noProof/>
                <w:webHidden/>
              </w:rPr>
              <w:tab/>
            </w:r>
            <w:r>
              <w:rPr>
                <w:noProof/>
                <w:webHidden/>
              </w:rPr>
              <w:fldChar w:fldCharType="begin"/>
            </w:r>
            <w:r>
              <w:rPr>
                <w:noProof/>
                <w:webHidden/>
              </w:rPr>
              <w:instrText xml:space="preserve"> PAGEREF _Toc36121708 \h </w:instrText>
            </w:r>
            <w:r>
              <w:rPr>
                <w:noProof/>
                <w:webHidden/>
              </w:rPr>
            </w:r>
            <w:r>
              <w:rPr>
                <w:noProof/>
                <w:webHidden/>
              </w:rPr>
              <w:fldChar w:fldCharType="separate"/>
            </w:r>
            <w:r w:rsidR="00660E35">
              <w:rPr>
                <w:noProof/>
                <w:webHidden/>
              </w:rPr>
              <w:t>30</w:t>
            </w:r>
            <w:r>
              <w:rPr>
                <w:noProof/>
                <w:webHidden/>
              </w:rPr>
              <w:fldChar w:fldCharType="end"/>
            </w:r>
          </w:hyperlink>
        </w:p>
        <w:p w14:paraId="4FAA40E9" w14:textId="438B1CEA"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09" w:history="1">
            <w:r w:rsidRPr="00276E82">
              <w:rPr>
                <w:rStyle w:val="Hyperlink"/>
                <w:noProof/>
              </w:rPr>
              <w:t>6</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Integration guidelines for the ISV application</w:t>
            </w:r>
            <w:r>
              <w:rPr>
                <w:noProof/>
                <w:webHidden/>
              </w:rPr>
              <w:tab/>
            </w:r>
            <w:r>
              <w:rPr>
                <w:noProof/>
                <w:webHidden/>
              </w:rPr>
              <w:fldChar w:fldCharType="begin"/>
            </w:r>
            <w:r>
              <w:rPr>
                <w:noProof/>
                <w:webHidden/>
              </w:rPr>
              <w:instrText xml:space="preserve"> PAGEREF _Toc36121709 \h </w:instrText>
            </w:r>
            <w:r>
              <w:rPr>
                <w:noProof/>
                <w:webHidden/>
              </w:rPr>
            </w:r>
            <w:r>
              <w:rPr>
                <w:noProof/>
                <w:webHidden/>
              </w:rPr>
              <w:fldChar w:fldCharType="separate"/>
            </w:r>
            <w:r w:rsidR="00660E35">
              <w:rPr>
                <w:noProof/>
                <w:webHidden/>
              </w:rPr>
              <w:t>32</w:t>
            </w:r>
            <w:r>
              <w:rPr>
                <w:noProof/>
                <w:webHidden/>
              </w:rPr>
              <w:fldChar w:fldCharType="end"/>
            </w:r>
          </w:hyperlink>
        </w:p>
        <w:p w14:paraId="518910B2" w14:textId="35ACB1BC"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10" w:history="1">
            <w:r w:rsidRPr="00276E82">
              <w:rPr>
                <w:rStyle w:val="Hyperlink"/>
                <w:noProof/>
              </w:rPr>
              <w:t>6.1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The identification of the patient with regards to the private insurer</w:t>
            </w:r>
            <w:r>
              <w:rPr>
                <w:noProof/>
                <w:webHidden/>
              </w:rPr>
              <w:tab/>
            </w:r>
            <w:r>
              <w:rPr>
                <w:noProof/>
                <w:webHidden/>
              </w:rPr>
              <w:fldChar w:fldCharType="begin"/>
            </w:r>
            <w:r>
              <w:rPr>
                <w:noProof/>
                <w:webHidden/>
              </w:rPr>
              <w:instrText xml:space="preserve"> PAGEREF _Toc36121710 \h </w:instrText>
            </w:r>
            <w:r>
              <w:rPr>
                <w:noProof/>
                <w:webHidden/>
              </w:rPr>
            </w:r>
            <w:r>
              <w:rPr>
                <w:noProof/>
                <w:webHidden/>
              </w:rPr>
              <w:fldChar w:fldCharType="separate"/>
            </w:r>
            <w:r w:rsidR="00660E35">
              <w:rPr>
                <w:noProof/>
                <w:webHidden/>
              </w:rPr>
              <w:t>32</w:t>
            </w:r>
            <w:r>
              <w:rPr>
                <w:noProof/>
                <w:webHidden/>
              </w:rPr>
              <w:fldChar w:fldCharType="end"/>
            </w:r>
          </w:hyperlink>
        </w:p>
        <w:p w14:paraId="125265A4" w14:textId="3DE86803"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11" w:history="1">
            <w:r w:rsidRPr="00276E82">
              <w:rPr>
                <w:rStyle w:val="Hyperlink"/>
                <w:noProof/>
              </w:rPr>
              <w:t>6.2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Creation of the BVAC attestation</w:t>
            </w:r>
            <w:r>
              <w:rPr>
                <w:noProof/>
                <w:webHidden/>
              </w:rPr>
              <w:tab/>
            </w:r>
            <w:r>
              <w:rPr>
                <w:noProof/>
                <w:webHidden/>
              </w:rPr>
              <w:fldChar w:fldCharType="begin"/>
            </w:r>
            <w:r>
              <w:rPr>
                <w:noProof/>
                <w:webHidden/>
              </w:rPr>
              <w:instrText xml:space="preserve"> PAGEREF _Toc36121711 \h </w:instrText>
            </w:r>
            <w:r>
              <w:rPr>
                <w:noProof/>
                <w:webHidden/>
              </w:rPr>
            </w:r>
            <w:r>
              <w:rPr>
                <w:noProof/>
                <w:webHidden/>
              </w:rPr>
              <w:fldChar w:fldCharType="separate"/>
            </w:r>
            <w:r w:rsidR="00660E35">
              <w:rPr>
                <w:noProof/>
                <w:webHidden/>
              </w:rPr>
              <w:t>32</w:t>
            </w:r>
            <w:r>
              <w:rPr>
                <w:noProof/>
                <w:webHidden/>
              </w:rPr>
              <w:fldChar w:fldCharType="end"/>
            </w:r>
          </w:hyperlink>
        </w:p>
        <w:p w14:paraId="7E120A68" w14:textId="32BC670B"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12" w:history="1">
            <w:r w:rsidRPr="00276E82">
              <w:rPr>
                <w:rStyle w:val="Hyperlink"/>
                <w:noProof/>
              </w:rPr>
              <w:t>7</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Integration guidelines for integrating the multi-business connector</w:t>
            </w:r>
            <w:r>
              <w:rPr>
                <w:noProof/>
                <w:webHidden/>
              </w:rPr>
              <w:tab/>
            </w:r>
            <w:r>
              <w:rPr>
                <w:noProof/>
                <w:webHidden/>
              </w:rPr>
              <w:fldChar w:fldCharType="begin"/>
            </w:r>
            <w:r>
              <w:rPr>
                <w:noProof/>
                <w:webHidden/>
              </w:rPr>
              <w:instrText xml:space="preserve"> PAGEREF _Toc36121712 \h </w:instrText>
            </w:r>
            <w:r>
              <w:rPr>
                <w:noProof/>
                <w:webHidden/>
              </w:rPr>
            </w:r>
            <w:r>
              <w:rPr>
                <w:noProof/>
                <w:webHidden/>
              </w:rPr>
              <w:fldChar w:fldCharType="separate"/>
            </w:r>
            <w:r w:rsidR="00660E35">
              <w:rPr>
                <w:noProof/>
                <w:webHidden/>
              </w:rPr>
              <w:t>33</w:t>
            </w:r>
            <w:r>
              <w:rPr>
                <w:noProof/>
                <w:webHidden/>
              </w:rPr>
              <w:fldChar w:fldCharType="end"/>
            </w:r>
          </w:hyperlink>
        </w:p>
        <w:p w14:paraId="15264313" w14:textId="5E1D5B95"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13" w:history="1">
            <w:r w:rsidRPr="00276E82">
              <w:rPr>
                <w:rStyle w:val="Hyperlink"/>
                <w:noProof/>
              </w:rPr>
              <w:t>8</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TIP configuration guidelines.</w:t>
            </w:r>
            <w:r>
              <w:rPr>
                <w:noProof/>
                <w:webHidden/>
              </w:rPr>
              <w:tab/>
            </w:r>
            <w:r>
              <w:rPr>
                <w:noProof/>
                <w:webHidden/>
              </w:rPr>
              <w:fldChar w:fldCharType="begin"/>
            </w:r>
            <w:r>
              <w:rPr>
                <w:noProof/>
                <w:webHidden/>
              </w:rPr>
              <w:instrText xml:space="preserve"> PAGEREF _Toc36121713 \h </w:instrText>
            </w:r>
            <w:r>
              <w:rPr>
                <w:noProof/>
                <w:webHidden/>
              </w:rPr>
            </w:r>
            <w:r>
              <w:rPr>
                <w:noProof/>
                <w:webHidden/>
              </w:rPr>
              <w:fldChar w:fldCharType="separate"/>
            </w:r>
            <w:r w:rsidR="00660E35">
              <w:rPr>
                <w:noProof/>
                <w:webHidden/>
              </w:rPr>
              <w:t>34</w:t>
            </w:r>
            <w:r>
              <w:rPr>
                <w:noProof/>
                <w:webHidden/>
              </w:rPr>
              <w:fldChar w:fldCharType="end"/>
            </w:r>
          </w:hyperlink>
        </w:p>
        <w:p w14:paraId="77E7FD26" w14:textId="2A9FDCA8"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14" w:history="1">
            <w:r w:rsidRPr="00276E82">
              <w:rPr>
                <w:rStyle w:val="Hyperlink"/>
                <w:noProof/>
              </w:rPr>
              <w:t>8.1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SFTP Server configuration</w:t>
            </w:r>
            <w:r>
              <w:rPr>
                <w:noProof/>
                <w:webHidden/>
              </w:rPr>
              <w:tab/>
            </w:r>
            <w:r>
              <w:rPr>
                <w:noProof/>
                <w:webHidden/>
              </w:rPr>
              <w:fldChar w:fldCharType="begin"/>
            </w:r>
            <w:r>
              <w:rPr>
                <w:noProof/>
                <w:webHidden/>
              </w:rPr>
              <w:instrText xml:space="preserve"> PAGEREF _Toc36121714 \h </w:instrText>
            </w:r>
            <w:r>
              <w:rPr>
                <w:noProof/>
                <w:webHidden/>
              </w:rPr>
            </w:r>
            <w:r>
              <w:rPr>
                <w:noProof/>
                <w:webHidden/>
              </w:rPr>
              <w:fldChar w:fldCharType="separate"/>
            </w:r>
            <w:r w:rsidR="00660E35">
              <w:rPr>
                <w:noProof/>
                <w:webHidden/>
              </w:rPr>
              <w:t>34</w:t>
            </w:r>
            <w:r>
              <w:rPr>
                <w:noProof/>
                <w:webHidden/>
              </w:rPr>
              <w:fldChar w:fldCharType="end"/>
            </w:r>
          </w:hyperlink>
        </w:p>
        <w:p w14:paraId="19E7A56D" w14:textId="3AA4AB49"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5" w:history="1">
            <w:r w:rsidRPr="00276E82">
              <w:rPr>
                <w:rStyle w:val="Hyperlink"/>
                <w:noProof/>
              </w:rPr>
              <w:t>8.1.1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w:t>
            </w:r>
            <w:r>
              <w:rPr>
                <w:noProof/>
                <w:webHidden/>
              </w:rPr>
              <w:tab/>
            </w:r>
            <w:r>
              <w:rPr>
                <w:noProof/>
                <w:webHidden/>
              </w:rPr>
              <w:fldChar w:fldCharType="begin"/>
            </w:r>
            <w:r>
              <w:rPr>
                <w:noProof/>
                <w:webHidden/>
              </w:rPr>
              <w:instrText xml:space="preserve"> PAGEREF _Toc36121715 \h </w:instrText>
            </w:r>
            <w:r>
              <w:rPr>
                <w:noProof/>
                <w:webHidden/>
              </w:rPr>
            </w:r>
            <w:r>
              <w:rPr>
                <w:noProof/>
                <w:webHidden/>
              </w:rPr>
              <w:fldChar w:fldCharType="separate"/>
            </w:r>
            <w:r w:rsidR="00660E35">
              <w:rPr>
                <w:noProof/>
                <w:webHidden/>
              </w:rPr>
              <w:t>34</w:t>
            </w:r>
            <w:r>
              <w:rPr>
                <w:noProof/>
                <w:webHidden/>
              </w:rPr>
              <w:fldChar w:fldCharType="end"/>
            </w:r>
          </w:hyperlink>
        </w:p>
        <w:p w14:paraId="66C1FB92" w14:textId="29C08893"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6" w:history="1">
            <w:r w:rsidRPr="00276E82">
              <w:rPr>
                <w:rStyle w:val="Hyperlink"/>
                <w:noProof/>
              </w:rPr>
              <w:t>8.1.2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Authorization</w:t>
            </w:r>
            <w:r>
              <w:rPr>
                <w:noProof/>
                <w:webHidden/>
              </w:rPr>
              <w:tab/>
            </w:r>
            <w:r>
              <w:rPr>
                <w:noProof/>
                <w:webHidden/>
              </w:rPr>
              <w:fldChar w:fldCharType="begin"/>
            </w:r>
            <w:r>
              <w:rPr>
                <w:noProof/>
                <w:webHidden/>
              </w:rPr>
              <w:instrText xml:space="preserve"> PAGEREF _Toc36121716 \h </w:instrText>
            </w:r>
            <w:r>
              <w:rPr>
                <w:noProof/>
                <w:webHidden/>
              </w:rPr>
            </w:r>
            <w:r>
              <w:rPr>
                <w:noProof/>
                <w:webHidden/>
              </w:rPr>
              <w:fldChar w:fldCharType="separate"/>
            </w:r>
            <w:r w:rsidR="00660E35">
              <w:rPr>
                <w:noProof/>
                <w:webHidden/>
              </w:rPr>
              <w:t>34</w:t>
            </w:r>
            <w:r>
              <w:rPr>
                <w:noProof/>
                <w:webHidden/>
              </w:rPr>
              <w:fldChar w:fldCharType="end"/>
            </w:r>
          </w:hyperlink>
        </w:p>
        <w:p w14:paraId="3ADCF9FD" w14:textId="067E9AEF"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7" w:history="1">
            <w:r w:rsidRPr="00276E82">
              <w:rPr>
                <w:rStyle w:val="Hyperlink"/>
                <w:noProof/>
              </w:rPr>
              <w:t>8.1.3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 &amp; secure message transfer</w:t>
            </w:r>
            <w:r>
              <w:rPr>
                <w:noProof/>
                <w:webHidden/>
              </w:rPr>
              <w:tab/>
            </w:r>
            <w:r>
              <w:rPr>
                <w:noProof/>
                <w:webHidden/>
              </w:rPr>
              <w:fldChar w:fldCharType="begin"/>
            </w:r>
            <w:r>
              <w:rPr>
                <w:noProof/>
                <w:webHidden/>
              </w:rPr>
              <w:instrText xml:space="preserve"> PAGEREF _Toc36121717 \h </w:instrText>
            </w:r>
            <w:r>
              <w:rPr>
                <w:noProof/>
                <w:webHidden/>
              </w:rPr>
            </w:r>
            <w:r>
              <w:rPr>
                <w:noProof/>
                <w:webHidden/>
              </w:rPr>
              <w:fldChar w:fldCharType="separate"/>
            </w:r>
            <w:r w:rsidR="00660E35">
              <w:rPr>
                <w:noProof/>
                <w:webHidden/>
              </w:rPr>
              <w:t>34</w:t>
            </w:r>
            <w:r>
              <w:rPr>
                <w:noProof/>
                <w:webHidden/>
              </w:rPr>
              <w:fldChar w:fldCharType="end"/>
            </w:r>
          </w:hyperlink>
        </w:p>
        <w:p w14:paraId="4A6F329B" w14:textId="2882C176"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8" w:history="1">
            <w:r w:rsidRPr="00276E82">
              <w:rPr>
                <w:rStyle w:val="Hyperlink"/>
                <w:noProof/>
              </w:rPr>
              <w:t>8.1.4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Connection Parameters</w:t>
            </w:r>
            <w:r>
              <w:rPr>
                <w:noProof/>
                <w:webHidden/>
              </w:rPr>
              <w:tab/>
            </w:r>
            <w:r>
              <w:rPr>
                <w:noProof/>
                <w:webHidden/>
              </w:rPr>
              <w:fldChar w:fldCharType="begin"/>
            </w:r>
            <w:r>
              <w:rPr>
                <w:noProof/>
                <w:webHidden/>
              </w:rPr>
              <w:instrText xml:space="preserve"> PAGEREF _Toc36121718 \h </w:instrText>
            </w:r>
            <w:r>
              <w:rPr>
                <w:noProof/>
                <w:webHidden/>
              </w:rPr>
            </w:r>
            <w:r>
              <w:rPr>
                <w:noProof/>
                <w:webHidden/>
              </w:rPr>
              <w:fldChar w:fldCharType="separate"/>
            </w:r>
            <w:r w:rsidR="00660E35">
              <w:rPr>
                <w:noProof/>
                <w:webHidden/>
              </w:rPr>
              <w:t>34</w:t>
            </w:r>
            <w:r>
              <w:rPr>
                <w:noProof/>
                <w:webHidden/>
              </w:rPr>
              <w:fldChar w:fldCharType="end"/>
            </w:r>
          </w:hyperlink>
        </w:p>
        <w:p w14:paraId="26F53A07" w14:textId="53034905"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19" w:history="1">
            <w:r w:rsidRPr="00276E82">
              <w:rPr>
                <w:rStyle w:val="Hyperlink"/>
                <w:noProof/>
              </w:rPr>
              <w:t>8.1.5</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Technical Registration</w:t>
            </w:r>
            <w:r>
              <w:rPr>
                <w:noProof/>
                <w:webHidden/>
              </w:rPr>
              <w:tab/>
            </w:r>
            <w:r>
              <w:rPr>
                <w:noProof/>
                <w:webHidden/>
              </w:rPr>
              <w:fldChar w:fldCharType="begin"/>
            </w:r>
            <w:r>
              <w:rPr>
                <w:noProof/>
                <w:webHidden/>
              </w:rPr>
              <w:instrText xml:space="preserve"> PAGEREF _Toc36121719 \h </w:instrText>
            </w:r>
            <w:r>
              <w:rPr>
                <w:noProof/>
                <w:webHidden/>
              </w:rPr>
            </w:r>
            <w:r>
              <w:rPr>
                <w:noProof/>
                <w:webHidden/>
              </w:rPr>
              <w:fldChar w:fldCharType="separate"/>
            </w:r>
            <w:r w:rsidR="00660E35">
              <w:rPr>
                <w:noProof/>
                <w:webHidden/>
              </w:rPr>
              <w:t>34</w:t>
            </w:r>
            <w:r>
              <w:rPr>
                <w:noProof/>
                <w:webHidden/>
              </w:rPr>
              <w:fldChar w:fldCharType="end"/>
            </w:r>
          </w:hyperlink>
        </w:p>
        <w:p w14:paraId="28BFF097" w14:textId="07F4E5CC" w:rsidR="00EC1D34" w:rsidRDefault="00EC1D34">
          <w:pPr>
            <w:pStyle w:val="Inhopg1"/>
            <w:tabs>
              <w:tab w:val="left" w:pos="403"/>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20" w:history="1">
            <w:r w:rsidRPr="00276E82">
              <w:rPr>
                <w:rStyle w:val="Hyperlink"/>
                <w:noProof/>
              </w:rPr>
              <w:t>9</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Integration guidelines for the BVAC retieval</w:t>
            </w:r>
            <w:r>
              <w:rPr>
                <w:noProof/>
                <w:webHidden/>
              </w:rPr>
              <w:tab/>
            </w:r>
            <w:r>
              <w:rPr>
                <w:noProof/>
                <w:webHidden/>
              </w:rPr>
              <w:fldChar w:fldCharType="begin"/>
            </w:r>
            <w:r>
              <w:rPr>
                <w:noProof/>
                <w:webHidden/>
              </w:rPr>
              <w:instrText xml:space="preserve"> PAGEREF _Toc36121720 \h </w:instrText>
            </w:r>
            <w:r>
              <w:rPr>
                <w:noProof/>
                <w:webHidden/>
              </w:rPr>
            </w:r>
            <w:r>
              <w:rPr>
                <w:noProof/>
                <w:webHidden/>
              </w:rPr>
              <w:fldChar w:fldCharType="separate"/>
            </w:r>
            <w:r w:rsidR="00660E35">
              <w:rPr>
                <w:noProof/>
                <w:webHidden/>
              </w:rPr>
              <w:t>37</w:t>
            </w:r>
            <w:r>
              <w:rPr>
                <w:noProof/>
                <w:webHidden/>
              </w:rPr>
              <w:fldChar w:fldCharType="end"/>
            </w:r>
          </w:hyperlink>
        </w:p>
        <w:p w14:paraId="667DA6B9" w14:textId="4F40F558"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1" w:history="1">
            <w:r w:rsidRPr="00276E82">
              <w:rPr>
                <w:rStyle w:val="Hyperlink"/>
                <w:noProof/>
              </w:rPr>
              <w:t>9.1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 &amp; encryption – securing the transport</w:t>
            </w:r>
            <w:r>
              <w:rPr>
                <w:noProof/>
                <w:webHidden/>
              </w:rPr>
              <w:tab/>
            </w:r>
            <w:r>
              <w:rPr>
                <w:noProof/>
                <w:webHidden/>
              </w:rPr>
              <w:fldChar w:fldCharType="begin"/>
            </w:r>
            <w:r>
              <w:rPr>
                <w:noProof/>
                <w:webHidden/>
              </w:rPr>
              <w:instrText xml:space="preserve"> PAGEREF _Toc36121721 \h </w:instrText>
            </w:r>
            <w:r>
              <w:rPr>
                <w:noProof/>
                <w:webHidden/>
              </w:rPr>
            </w:r>
            <w:r>
              <w:rPr>
                <w:noProof/>
                <w:webHidden/>
              </w:rPr>
              <w:fldChar w:fldCharType="separate"/>
            </w:r>
            <w:r w:rsidR="00660E35">
              <w:rPr>
                <w:noProof/>
                <w:webHidden/>
              </w:rPr>
              <w:t>37</w:t>
            </w:r>
            <w:r>
              <w:rPr>
                <w:noProof/>
                <w:webHidden/>
              </w:rPr>
              <w:fldChar w:fldCharType="end"/>
            </w:r>
          </w:hyperlink>
        </w:p>
        <w:p w14:paraId="7D71E730" w14:textId="49152D2D"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2" w:history="1">
            <w:r w:rsidRPr="00276E82">
              <w:rPr>
                <w:rStyle w:val="Hyperlink"/>
                <w:noProof/>
              </w:rPr>
              <w:t>9.1.1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[Web-Service] Insurer X.509 Certificate for transport</w:t>
            </w:r>
            <w:r>
              <w:rPr>
                <w:noProof/>
                <w:webHidden/>
              </w:rPr>
              <w:tab/>
            </w:r>
            <w:r>
              <w:rPr>
                <w:noProof/>
                <w:webHidden/>
              </w:rPr>
              <w:fldChar w:fldCharType="begin"/>
            </w:r>
            <w:r>
              <w:rPr>
                <w:noProof/>
                <w:webHidden/>
              </w:rPr>
              <w:instrText xml:space="preserve"> PAGEREF _Toc36121722 \h </w:instrText>
            </w:r>
            <w:r>
              <w:rPr>
                <w:noProof/>
                <w:webHidden/>
              </w:rPr>
            </w:r>
            <w:r>
              <w:rPr>
                <w:noProof/>
                <w:webHidden/>
              </w:rPr>
              <w:fldChar w:fldCharType="separate"/>
            </w:r>
            <w:r w:rsidR="00660E35">
              <w:rPr>
                <w:noProof/>
                <w:webHidden/>
              </w:rPr>
              <w:t>37</w:t>
            </w:r>
            <w:r>
              <w:rPr>
                <w:noProof/>
                <w:webHidden/>
              </w:rPr>
              <w:fldChar w:fldCharType="end"/>
            </w:r>
          </w:hyperlink>
        </w:p>
        <w:p w14:paraId="15BF106E" w14:textId="6FC3F9CE"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3" w:history="1">
            <w:r w:rsidRPr="00276E82">
              <w:rPr>
                <w:rStyle w:val="Hyperlink"/>
                <w:noProof/>
              </w:rPr>
              <w:t>9.1.2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[SFTP] Insurer SSH key for transport (for SFTP)</w:t>
            </w:r>
            <w:r>
              <w:rPr>
                <w:noProof/>
                <w:webHidden/>
              </w:rPr>
              <w:tab/>
            </w:r>
            <w:r>
              <w:rPr>
                <w:noProof/>
                <w:webHidden/>
              </w:rPr>
              <w:fldChar w:fldCharType="begin"/>
            </w:r>
            <w:r>
              <w:rPr>
                <w:noProof/>
                <w:webHidden/>
              </w:rPr>
              <w:instrText xml:space="preserve"> PAGEREF _Toc36121723 \h </w:instrText>
            </w:r>
            <w:r>
              <w:rPr>
                <w:noProof/>
                <w:webHidden/>
              </w:rPr>
            </w:r>
            <w:r>
              <w:rPr>
                <w:noProof/>
                <w:webHidden/>
              </w:rPr>
              <w:fldChar w:fldCharType="separate"/>
            </w:r>
            <w:r w:rsidR="00660E35">
              <w:rPr>
                <w:noProof/>
                <w:webHidden/>
              </w:rPr>
              <w:t>39</w:t>
            </w:r>
            <w:r>
              <w:rPr>
                <w:noProof/>
                <w:webHidden/>
              </w:rPr>
              <w:fldChar w:fldCharType="end"/>
            </w:r>
          </w:hyperlink>
        </w:p>
        <w:p w14:paraId="5DE60654" w14:textId="340DF27B"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4" w:history="1">
            <w:r w:rsidRPr="00276E82">
              <w:rPr>
                <w:rStyle w:val="Hyperlink"/>
                <w:noProof/>
              </w:rPr>
              <w:t>9.2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Authentication &amp; encryption – encrypting the payload</w:t>
            </w:r>
            <w:r>
              <w:rPr>
                <w:noProof/>
                <w:webHidden/>
              </w:rPr>
              <w:tab/>
            </w:r>
            <w:r>
              <w:rPr>
                <w:noProof/>
                <w:webHidden/>
              </w:rPr>
              <w:fldChar w:fldCharType="begin"/>
            </w:r>
            <w:r>
              <w:rPr>
                <w:noProof/>
                <w:webHidden/>
              </w:rPr>
              <w:instrText xml:space="preserve"> PAGEREF _Toc36121724 \h </w:instrText>
            </w:r>
            <w:r>
              <w:rPr>
                <w:noProof/>
                <w:webHidden/>
              </w:rPr>
            </w:r>
            <w:r>
              <w:rPr>
                <w:noProof/>
                <w:webHidden/>
              </w:rPr>
              <w:fldChar w:fldCharType="separate"/>
            </w:r>
            <w:r w:rsidR="00660E35">
              <w:rPr>
                <w:noProof/>
                <w:webHidden/>
              </w:rPr>
              <w:t>40</w:t>
            </w:r>
            <w:r>
              <w:rPr>
                <w:noProof/>
                <w:webHidden/>
              </w:rPr>
              <w:fldChar w:fldCharType="end"/>
            </w:r>
          </w:hyperlink>
        </w:p>
        <w:p w14:paraId="5C8DB176" w14:textId="521BB83D" w:rsidR="00EC1D34" w:rsidRDefault="00EC1D34">
          <w:pPr>
            <w:pStyle w:val="Inhopg1"/>
            <w:tabs>
              <w:tab w:val="left" w:pos="600"/>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25" w:history="1">
            <w:r w:rsidRPr="00276E82">
              <w:rPr>
                <w:rStyle w:val="Hyperlink"/>
                <w:noProof/>
              </w:rPr>
              <w:t>10</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FAQ &amp; Code snippets</w:t>
            </w:r>
            <w:r>
              <w:rPr>
                <w:noProof/>
                <w:webHidden/>
              </w:rPr>
              <w:tab/>
            </w:r>
            <w:r>
              <w:rPr>
                <w:noProof/>
                <w:webHidden/>
              </w:rPr>
              <w:fldChar w:fldCharType="begin"/>
            </w:r>
            <w:r>
              <w:rPr>
                <w:noProof/>
                <w:webHidden/>
              </w:rPr>
              <w:instrText xml:space="preserve"> PAGEREF _Toc36121725 \h </w:instrText>
            </w:r>
            <w:r>
              <w:rPr>
                <w:noProof/>
                <w:webHidden/>
              </w:rPr>
            </w:r>
            <w:r>
              <w:rPr>
                <w:noProof/>
                <w:webHidden/>
              </w:rPr>
              <w:fldChar w:fldCharType="separate"/>
            </w:r>
            <w:r w:rsidR="00660E35">
              <w:rPr>
                <w:noProof/>
                <w:webHidden/>
              </w:rPr>
              <w:t>42</w:t>
            </w:r>
            <w:r>
              <w:rPr>
                <w:noProof/>
                <w:webHidden/>
              </w:rPr>
              <w:fldChar w:fldCharType="end"/>
            </w:r>
          </w:hyperlink>
        </w:p>
        <w:p w14:paraId="42DDD9C1" w14:textId="6F75CBD9"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6" w:history="1">
            <w:r w:rsidRPr="00276E82">
              <w:rPr>
                <w:rStyle w:val="Hyperlink"/>
                <w:noProof/>
              </w:rPr>
              <w:t>10.1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Convention on the Date-Time format</w:t>
            </w:r>
            <w:r>
              <w:rPr>
                <w:noProof/>
                <w:webHidden/>
              </w:rPr>
              <w:tab/>
            </w:r>
            <w:r>
              <w:rPr>
                <w:noProof/>
                <w:webHidden/>
              </w:rPr>
              <w:fldChar w:fldCharType="begin"/>
            </w:r>
            <w:r>
              <w:rPr>
                <w:noProof/>
                <w:webHidden/>
              </w:rPr>
              <w:instrText xml:space="preserve"> PAGEREF _Toc36121726 \h </w:instrText>
            </w:r>
            <w:r>
              <w:rPr>
                <w:noProof/>
                <w:webHidden/>
              </w:rPr>
            </w:r>
            <w:r>
              <w:rPr>
                <w:noProof/>
                <w:webHidden/>
              </w:rPr>
              <w:fldChar w:fldCharType="separate"/>
            </w:r>
            <w:r w:rsidR="00660E35">
              <w:rPr>
                <w:noProof/>
                <w:webHidden/>
              </w:rPr>
              <w:t>42</w:t>
            </w:r>
            <w:r>
              <w:rPr>
                <w:noProof/>
                <w:webHidden/>
              </w:rPr>
              <w:fldChar w:fldCharType="end"/>
            </w:r>
          </w:hyperlink>
        </w:p>
        <w:p w14:paraId="53F78B71" w14:textId="274731EB"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27" w:history="1">
            <w:r w:rsidRPr="00276E82">
              <w:rPr>
                <w:rStyle w:val="Hyperlink"/>
                <w:noProof/>
              </w:rPr>
              <w:t>10.2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.net</w:t>
            </w:r>
            <w:r>
              <w:rPr>
                <w:noProof/>
                <w:webHidden/>
              </w:rPr>
              <w:tab/>
            </w:r>
            <w:r>
              <w:rPr>
                <w:noProof/>
                <w:webHidden/>
              </w:rPr>
              <w:fldChar w:fldCharType="begin"/>
            </w:r>
            <w:r>
              <w:rPr>
                <w:noProof/>
                <w:webHidden/>
              </w:rPr>
              <w:instrText xml:space="preserve"> PAGEREF _Toc36121727 \h </w:instrText>
            </w:r>
            <w:r>
              <w:rPr>
                <w:noProof/>
                <w:webHidden/>
              </w:rPr>
            </w:r>
            <w:r>
              <w:rPr>
                <w:noProof/>
                <w:webHidden/>
              </w:rPr>
              <w:fldChar w:fldCharType="separate"/>
            </w:r>
            <w:r w:rsidR="00660E35">
              <w:rPr>
                <w:noProof/>
                <w:webHidden/>
              </w:rPr>
              <w:t>42</w:t>
            </w:r>
            <w:r>
              <w:rPr>
                <w:noProof/>
                <w:webHidden/>
              </w:rPr>
              <w:fldChar w:fldCharType="end"/>
            </w:r>
          </w:hyperlink>
        </w:p>
        <w:p w14:paraId="5AAD4F15" w14:textId="10A84BE0"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8" w:history="1">
            <w:r w:rsidRPr="00276E82">
              <w:rPr>
                <w:rStyle w:val="Hyperlink"/>
                <w:noProof/>
              </w:rPr>
              <w:t>10.2.1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PKCS# padding</w:t>
            </w:r>
            <w:r>
              <w:rPr>
                <w:noProof/>
                <w:webHidden/>
              </w:rPr>
              <w:tab/>
            </w:r>
            <w:r>
              <w:rPr>
                <w:noProof/>
                <w:webHidden/>
              </w:rPr>
              <w:fldChar w:fldCharType="begin"/>
            </w:r>
            <w:r>
              <w:rPr>
                <w:noProof/>
                <w:webHidden/>
              </w:rPr>
              <w:instrText xml:space="preserve"> PAGEREF _Toc36121728 \h </w:instrText>
            </w:r>
            <w:r>
              <w:rPr>
                <w:noProof/>
                <w:webHidden/>
              </w:rPr>
            </w:r>
            <w:r>
              <w:rPr>
                <w:noProof/>
                <w:webHidden/>
              </w:rPr>
              <w:fldChar w:fldCharType="separate"/>
            </w:r>
            <w:r w:rsidR="00660E35">
              <w:rPr>
                <w:noProof/>
                <w:webHidden/>
              </w:rPr>
              <w:t>42</w:t>
            </w:r>
            <w:r>
              <w:rPr>
                <w:noProof/>
                <w:webHidden/>
              </w:rPr>
              <w:fldChar w:fldCharType="end"/>
            </w:r>
          </w:hyperlink>
        </w:p>
        <w:p w14:paraId="45BFBB16" w14:textId="200965B7"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29" w:history="1">
            <w:r w:rsidRPr="00276E82">
              <w:rPr>
                <w:rStyle w:val="Hyperlink"/>
                <w:noProof/>
                <w:lang w:eastAsia="fr-BE"/>
              </w:rPr>
              <w:t>10.2.2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eastAsia="fr-BE"/>
              </w:rPr>
              <w:t>What is the size of IV for the AES encryption?</w:t>
            </w:r>
            <w:r>
              <w:rPr>
                <w:noProof/>
                <w:webHidden/>
              </w:rPr>
              <w:tab/>
            </w:r>
            <w:r>
              <w:rPr>
                <w:noProof/>
                <w:webHidden/>
              </w:rPr>
              <w:fldChar w:fldCharType="begin"/>
            </w:r>
            <w:r>
              <w:rPr>
                <w:noProof/>
                <w:webHidden/>
              </w:rPr>
              <w:instrText xml:space="preserve"> PAGEREF _Toc36121729 \h </w:instrText>
            </w:r>
            <w:r>
              <w:rPr>
                <w:noProof/>
                <w:webHidden/>
              </w:rPr>
            </w:r>
            <w:r>
              <w:rPr>
                <w:noProof/>
                <w:webHidden/>
              </w:rPr>
              <w:fldChar w:fldCharType="separate"/>
            </w:r>
            <w:r w:rsidR="00660E35">
              <w:rPr>
                <w:noProof/>
                <w:webHidden/>
              </w:rPr>
              <w:t>42</w:t>
            </w:r>
            <w:r>
              <w:rPr>
                <w:noProof/>
                <w:webHidden/>
              </w:rPr>
              <w:fldChar w:fldCharType="end"/>
            </w:r>
          </w:hyperlink>
        </w:p>
        <w:p w14:paraId="67790864" w14:textId="63FBE2E0"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0" w:history="1">
            <w:r w:rsidRPr="00276E82">
              <w:rPr>
                <w:rStyle w:val="Hyperlink"/>
                <w:noProof/>
                <w:lang w:eastAsia="fr-BE"/>
              </w:rPr>
              <w:t>10.2.3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lang w:eastAsia="fr-BE"/>
              </w:rPr>
              <w:t>How to initialize the vector?</w:t>
            </w:r>
            <w:r>
              <w:rPr>
                <w:noProof/>
                <w:webHidden/>
              </w:rPr>
              <w:tab/>
            </w:r>
            <w:r>
              <w:rPr>
                <w:noProof/>
                <w:webHidden/>
              </w:rPr>
              <w:fldChar w:fldCharType="begin"/>
            </w:r>
            <w:r>
              <w:rPr>
                <w:noProof/>
                <w:webHidden/>
              </w:rPr>
              <w:instrText xml:space="preserve"> PAGEREF _Toc36121730 \h </w:instrText>
            </w:r>
            <w:r>
              <w:rPr>
                <w:noProof/>
                <w:webHidden/>
              </w:rPr>
            </w:r>
            <w:r>
              <w:rPr>
                <w:noProof/>
                <w:webHidden/>
              </w:rPr>
              <w:fldChar w:fldCharType="separate"/>
            </w:r>
            <w:r w:rsidR="00660E35">
              <w:rPr>
                <w:noProof/>
                <w:webHidden/>
              </w:rPr>
              <w:t>42</w:t>
            </w:r>
            <w:r>
              <w:rPr>
                <w:noProof/>
                <w:webHidden/>
              </w:rPr>
              <w:fldChar w:fldCharType="end"/>
            </w:r>
          </w:hyperlink>
        </w:p>
        <w:p w14:paraId="2943D685" w14:textId="752D0CBC"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31" w:history="1">
            <w:r w:rsidRPr="00276E82">
              <w:rPr>
                <w:rStyle w:val="Hyperlink"/>
                <w:noProof/>
              </w:rPr>
              <w:t>10.3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Java</w:t>
            </w:r>
            <w:r>
              <w:rPr>
                <w:noProof/>
                <w:webHidden/>
              </w:rPr>
              <w:tab/>
            </w:r>
            <w:r>
              <w:rPr>
                <w:noProof/>
                <w:webHidden/>
              </w:rPr>
              <w:fldChar w:fldCharType="begin"/>
            </w:r>
            <w:r>
              <w:rPr>
                <w:noProof/>
                <w:webHidden/>
              </w:rPr>
              <w:instrText xml:space="preserve"> PAGEREF _Toc36121731 \h </w:instrText>
            </w:r>
            <w:r>
              <w:rPr>
                <w:noProof/>
                <w:webHidden/>
              </w:rPr>
            </w:r>
            <w:r>
              <w:rPr>
                <w:noProof/>
                <w:webHidden/>
              </w:rPr>
              <w:fldChar w:fldCharType="separate"/>
            </w:r>
            <w:r w:rsidR="00660E35">
              <w:rPr>
                <w:noProof/>
                <w:webHidden/>
              </w:rPr>
              <w:t>42</w:t>
            </w:r>
            <w:r>
              <w:rPr>
                <w:noProof/>
                <w:webHidden/>
              </w:rPr>
              <w:fldChar w:fldCharType="end"/>
            </w:r>
          </w:hyperlink>
        </w:p>
        <w:p w14:paraId="2A897F43" w14:textId="48A70CFA"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2" w:history="1">
            <w:r w:rsidRPr="00276E82">
              <w:rPr>
                <w:rStyle w:val="Hyperlink"/>
                <w:noProof/>
              </w:rPr>
              <w:t>10.3.1</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What is the  algorithm used to verify the signature?</w:t>
            </w:r>
            <w:r>
              <w:rPr>
                <w:noProof/>
                <w:webHidden/>
              </w:rPr>
              <w:tab/>
            </w:r>
            <w:r>
              <w:rPr>
                <w:noProof/>
                <w:webHidden/>
              </w:rPr>
              <w:fldChar w:fldCharType="begin"/>
            </w:r>
            <w:r>
              <w:rPr>
                <w:noProof/>
                <w:webHidden/>
              </w:rPr>
              <w:instrText xml:space="preserve"> PAGEREF _Toc36121732 \h </w:instrText>
            </w:r>
            <w:r>
              <w:rPr>
                <w:noProof/>
                <w:webHidden/>
              </w:rPr>
            </w:r>
            <w:r>
              <w:rPr>
                <w:noProof/>
                <w:webHidden/>
              </w:rPr>
              <w:fldChar w:fldCharType="separate"/>
            </w:r>
            <w:r w:rsidR="00660E35">
              <w:rPr>
                <w:noProof/>
                <w:webHidden/>
              </w:rPr>
              <w:t>42</w:t>
            </w:r>
            <w:r>
              <w:rPr>
                <w:noProof/>
                <w:webHidden/>
              </w:rPr>
              <w:fldChar w:fldCharType="end"/>
            </w:r>
          </w:hyperlink>
        </w:p>
        <w:p w14:paraId="77E40A19" w14:textId="45775668"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3" w:history="1">
            <w:r w:rsidRPr="00276E82">
              <w:rPr>
                <w:rStyle w:val="Hyperlink"/>
                <w:noProof/>
              </w:rPr>
              <w:t>10.3.2</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AES encrypt?</w:t>
            </w:r>
            <w:r>
              <w:rPr>
                <w:noProof/>
                <w:webHidden/>
              </w:rPr>
              <w:tab/>
            </w:r>
            <w:r>
              <w:rPr>
                <w:noProof/>
                <w:webHidden/>
              </w:rPr>
              <w:fldChar w:fldCharType="begin"/>
            </w:r>
            <w:r>
              <w:rPr>
                <w:noProof/>
                <w:webHidden/>
              </w:rPr>
              <w:instrText xml:space="preserve"> PAGEREF _Toc36121733 \h </w:instrText>
            </w:r>
            <w:r>
              <w:rPr>
                <w:noProof/>
                <w:webHidden/>
              </w:rPr>
            </w:r>
            <w:r>
              <w:rPr>
                <w:noProof/>
                <w:webHidden/>
              </w:rPr>
              <w:fldChar w:fldCharType="separate"/>
            </w:r>
            <w:r w:rsidR="00660E35">
              <w:rPr>
                <w:noProof/>
                <w:webHidden/>
              </w:rPr>
              <w:t>43</w:t>
            </w:r>
            <w:r>
              <w:rPr>
                <w:noProof/>
                <w:webHidden/>
              </w:rPr>
              <w:fldChar w:fldCharType="end"/>
            </w:r>
          </w:hyperlink>
        </w:p>
        <w:p w14:paraId="02645C58" w14:textId="7A7CF171"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4" w:history="1">
            <w:r w:rsidRPr="00276E82">
              <w:rPr>
                <w:rStyle w:val="Hyperlink"/>
                <w:noProof/>
              </w:rPr>
              <w:t>10.3.3</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AES decrypt?</w:t>
            </w:r>
            <w:r>
              <w:rPr>
                <w:noProof/>
                <w:webHidden/>
              </w:rPr>
              <w:tab/>
            </w:r>
            <w:r>
              <w:rPr>
                <w:noProof/>
                <w:webHidden/>
              </w:rPr>
              <w:fldChar w:fldCharType="begin"/>
            </w:r>
            <w:r>
              <w:rPr>
                <w:noProof/>
                <w:webHidden/>
              </w:rPr>
              <w:instrText xml:space="preserve"> PAGEREF _Toc36121734 \h </w:instrText>
            </w:r>
            <w:r>
              <w:rPr>
                <w:noProof/>
                <w:webHidden/>
              </w:rPr>
            </w:r>
            <w:r>
              <w:rPr>
                <w:noProof/>
                <w:webHidden/>
              </w:rPr>
              <w:fldChar w:fldCharType="separate"/>
            </w:r>
            <w:r w:rsidR="00660E35">
              <w:rPr>
                <w:noProof/>
                <w:webHidden/>
              </w:rPr>
              <w:t>43</w:t>
            </w:r>
            <w:r>
              <w:rPr>
                <w:noProof/>
                <w:webHidden/>
              </w:rPr>
              <w:fldChar w:fldCharType="end"/>
            </w:r>
          </w:hyperlink>
        </w:p>
        <w:p w14:paraId="5F3747CD" w14:textId="1E31CA0D"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5" w:history="1">
            <w:r w:rsidRPr="00276E82">
              <w:rPr>
                <w:rStyle w:val="Hyperlink"/>
                <w:noProof/>
              </w:rPr>
              <w:t>10.3.4</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do RSA encryption?</w:t>
            </w:r>
            <w:r>
              <w:rPr>
                <w:noProof/>
                <w:webHidden/>
              </w:rPr>
              <w:tab/>
            </w:r>
            <w:r>
              <w:rPr>
                <w:noProof/>
                <w:webHidden/>
              </w:rPr>
              <w:fldChar w:fldCharType="begin"/>
            </w:r>
            <w:r>
              <w:rPr>
                <w:noProof/>
                <w:webHidden/>
              </w:rPr>
              <w:instrText xml:space="preserve"> PAGEREF _Toc36121735 \h </w:instrText>
            </w:r>
            <w:r>
              <w:rPr>
                <w:noProof/>
                <w:webHidden/>
              </w:rPr>
            </w:r>
            <w:r>
              <w:rPr>
                <w:noProof/>
                <w:webHidden/>
              </w:rPr>
              <w:fldChar w:fldCharType="separate"/>
            </w:r>
            <w:r w:rsidR="00660E35">
              <w:rPr>
                <w:noProof/>
                <w:webHidden/>
              </w:rPr>
              <w:t>43</w:t>
            </w:r>
            <w:r>
              <w:rPr>
                <w:noProof/>
                <w:webHidden/>
              </w:rPr>
              <w:fldChar w:fldCharType="end"/>
            </w:r>
          </w:hyperlink>
        </w:p>
        <w:p w14:paraId="66CA6747" w14:textId="4C15DDBD" w:rsidR="00EC1D34" w:rsidRDefault="00EC1D34">
          <w:pPr>
            <w:pStyle w:val="Inhopg3"/>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pPr>
          <w:hyperlink w:anchor="_Toc36121736" w:history="1">
            <w:r w:rsidRPr="00276E82">
              <w:rPr>
                <w:rStyle w:val="Hyperlink"/>
                <w:noProof/>
              </w:rPr>
              <w:t>10.3.5</w:t>
            </w:r>
            <w:r>
              <w:rPr>
                <w:rFonts w:asciiTheme="minorHAnsi" w:eastAsiaTheme="minorEastAsia" w:hAnsiTheme="minorHAnsi" w:cstheme="minorBidi"/>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How to do RSA decryption</w:t>
            </w:r>
            <w:r>
              <w:rPr>
                <w:noProof/>
                <w:webHidden/>
              </w:rPr>
              <w:tab/>
            </w:r>
            <w:r>
              <w:rPr>
                <w:noProof/>
                <w:webHidden/>
              </w:rPr>
              <w:fldChar w:fldCharType="begin"/>
            </w:r>
            <w:r>
              <w:rPr>
                <w:noProof/>
                <w:webHidden/>
              </w:rPr>
              <w:instrText xml:space="preserve"> PAGEREF _Toc36121736 \h </w:instrText>
            </w:r>
            <w:r>
              <w:rPr>
                <w:noProof/>
                <w:webHidden/>
              </w:rPr>
            </w:r>
            <w:r>
              <w:rPr>
                <w:noProof/>
                <w:webHidden/>
              </w:rPr>
              <w:fldChar w:fldCharType="separate"/>
            </w:r>
            <w:r w:rsidR="00660E35">
              <w:rPr>
                <w:noProof/>
                <w:webHidden/>
              </w:rPr>
              <w:t>43</w:t>
            </w:r>
            <w:r>
              <w:rPr>
                <w:noProof/>
                <w:webHidden/>
              </w:rPr>
              <w:fldChar w:fldCharType="end"/>
            </w:r>
          </w:hyperlink>
        </w:p>
        <w:p w14:paraId="7DE8FD89" w14:textId="5A18BF5C" w:rsidR="00EC1D34" w:rsidRDefault="00EC1D34">
          <w:pPr>
            <w:pStyle w:val="Inhopg1"/>
            <w:tabs>
              <w:tab w:val="left" w:pos="600"/>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37" w:history="1">
            <w:r w:rsidRPr="00276E82">
              <w:rPr>
                <w:rStyle w:val="Hyperlink"/>
                <w:noProof/>
              </w:rPr>
              <w:t>11</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Test Cases – Validation Approach</w:t>
            </w:r>
            <w:r>
              <w:rPr>
                <w:noProof/>
                <w:webHidden/>
              </w:rPr>
              <w:tab/>
            </w:r>
            <w:r>
              <w:rPr>
                <w:noProof/>
                <w:webHidden/>
              </w:rPr>
              <w:fldChar w:fldCharType="begin"/>
            </w:r>
            <w:r>
              <w:rPr>
                <w:noProof/>
                <w:webHidden/>
              </w:rPr>
              <w:instrText xml:space="preserve"> PAGEREF _Toc36121737 \h </w:instrText>
            </w:r>
            <w:r>
              <w:rPr>
                <w:noProof/>
                <w:webHidden/>
              </w:rPr>
            </w:r>
            <w:r>
              <w:rPr>
                <w:noProof/>
                <w:webHidden/>
              </w:rPr>
              <w:fldChar w:fldCharType="separate"/>
            </w:r>
            <w:r w:rsidR="00660E35">
              <w:rPr>
                <w:noProof/>
                <w:webHidden/>
              </w:rPr>
              <w:t>45</w:t>
            </w:r>
            <w:r>
              <w:rPr>
                <w:noProof/>
                <w:webHidden/>
              </w:rPr>
              <w:fldChar w:fldCharType="end"/>
            </w:r>
          </w:hyperlink>
        </w:p>
        <w:p w14:paraId="6E535C70" w14:textId="76727C32" w:rsidR="00EC1D34" w:rsidRDefault="00EC1D34">
          <w:pPr>
            <w:pStyle w:val="Inhopg1"/>
            <w:tabs>
              <w:tab w:val="left" w:pos="600"/>
              <w:tab w:val="right" w:leader="dot" w:pos="9771"/>
            </w:tabs>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pPr>
          <w:hyperlink w:anchor="_Toc36121738" w:history="1">
            <w:r w:rsidRPr="00276E82">
              <w:rPr>
                <w:rStyle w:val="Hyperlink"/>
                <w:noProof/>
              </w:rPr>
              <w:t>12</w:t>
            </w:r>
            <w:r>
              <w:rPr>
                <w:rFonts w:asciiTheme="minorHAnsi" w:eastAsiaTheme="minorEastAsia" w:hAnsiTheme="minorHAnsi" w:cstheme="minorBidi"/>
                <w:b w:val="0"/>
                <w:b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Reference data</w:t>
            </w:r>
            <w:r>
              <w:rPr>
                <w:noProof/>
                <w:webHidden/>
              </w:rPr>
              <w:tab/>
            </w:r>
            <w:r>
              <w:rPr>
                <w:noProof/>
                <w:webHidden/>
              </w:rPr>
              <w:fldChar w:fldCharType="begin"/>
            </w:r>
            <w:r>
              <w:rPr>
                <w:noProof/>
                <w:webHidden/>
              </w:rPr>
              <w:instrText xml:space="preserve"> PAGEREF _Toc36121738 \h </w:instrText>
            </w:r>
            <w:r>
              <w:rPr>
                <w:noProof/>
                <w:webHidden/>
              </w:rPr>
              <w:fldChar w:fldCharType="separate"/>
            </w:r>
            <w:r w:rsidR="00660E35">
              <w:rPr>
                <w:b w:val="0"/>
                <w:bCs w:val="0"/>
                <w:noProof/>
                <w:webHidden/>
                <w:lang w:val="nl-NL"/>
              </w:rPr>
              <w:t>Fout! Bladwijzer niet gedefinieerd.</w:t>
            </w:r>
            <w:r>
              <w:rPr>
                <w:noProof/>
                <w:webHidden/>
              </w:rPr>
              <w:fldChar w:fldCharType="end"/>
            </w:r>
          </w:hyperlink>
        </w:p>
        <w:p w14:paraId="0F0E35A4" w14:textId="2057FCE6"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39" w:history="1">
            <w:r w:rsidRPr="00276E82">
              <w:rPr>
                <w:rStyle w:val="Hyperlink"/>
                <w:noProof/>
              </w:rPr>
              <w:t>12.1</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Single Message</w:t>
            </w:r>
            <w:r>
              <w:rPr>
                <w:noProof/>
                <w:webHidden/>
              </w:rPr>
              <w:tab/>
            </w:r>
            <w:r>
              <w:rPr>
                <w:noProof/>
                <w:webHidden/>
              </w:rPr>
              <w:fldChar w:fldCharType="begin"/>
            </w:r>
            <w:r>
              <w:rPr>
                <w:noProof/>
                <w:webHidden/>
              </w:rPr>
              <w:instrText xml:space="preserve"> PAGEREF _Toc36121739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2F2C9F48" w14:textId="60D45EF5"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0" w:history="1">
            <w:r w:rsidRPr="00276E82">
              <w:rPr>
                <w:rStyle w:val="Hyperlink"/>
                <w:noProof/>
              </w:rPr>
              <w:t>12.2</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Pharmacy SDK</w:t>
            </w:r>
            <w:r>
              <w:rPr>
                <w:noProof/>
                <w:webHidden/>
              </w:rPr>
              <w:tab/>
            </w:r>
            <w:r>
              <w:rPr>
                <w:noProof/>
                <w:webHidden/>
              </w:rPr>
              <w:fldChar w:fldCharType="begin"/>
            </w:r>
            <w:r>
              <w:rPr>
                <w:noProof/>
                <w:webHidden/>
              </w:rPr>
              <w:instrText xml:space="preserve"> PAGEREF _Toc36121740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5DE76AAA" w14:textId="6A1B55FC"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1" w:history="1">
            <w:r w:rsidRPr="00276E82">
              <w:rPr>
                <w:rStyle w:val="Hyperlink"/>
                <w:noProof/>
              </w:rPr>
              <w:t>12.3</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Application Design</w:t>
            </w:r>
            <w:r>
              <w:rPr>
                <w:noProof/>
                <w:webHidden/>
              </w:rPr>
              <w:tab/>
            </w:r>
            <w:r>
              <w:rPr>
                <w:noProof/>
                <w:webHidden/>
              </w:rPr>
              <w:fldChar w:fldCharType="begin"/>
            </w:r>
            <w:r>
              <w:rPr>
                <w:noProof/>
                <w:webHidden/>
              </w:rPr>
              <w:instrText xml:space="preserve"> PAGEREF _Toc36121741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11F3EFFA" w14:textId="5F88F0D3"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2" w:history="1">
            <w:r w:rsidRPr="00276E82">
              <w:rPr>
                <w:rStyle w:val="Hyperlink"/>
                <w:noProof/>
              </w:rPr>
              <w:t>12.4</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BVAC Document message formats</w:t>
            </w:r>
            <w:r>
              <w:rPr>
                <w:noProof/>
                <w:webHidden/>
              </w:rPr>
              <w:tab/>
            </w:r>
            <w:r>
              <w:rPr>
                <w:noProof/>
                <w:webHidden/>
              </w:rPr>
              <w:fldChar w:fldCharType="begin"/>
            </w:r>
            <w:r>
              <w:rPr>
                <w:noProof/>
                <w:webHidden/>
              </w:rPr>
              <w:instrText xml:space="preserve"> PAGEREF _Toc36121742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5649F2BB" w14:textId="617F0573"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3" w:history="1">
            <w:r w:rsidRPr="00276E82">
              <w:rPr>
                <w:rStyle w:val="Hyperlink"/>
                <w:noProof/>
              </w:rPr>
              <w:t>12.5</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AssurPharma Webservices Specification for insurers</w:t>
            </w:r>
            <w:r>
              <w:rPr>
                <w:noProof/>
                <w:webHidden/>
              </w:rPr>
              <w:tab/>
            </w:r>
            <w:r>
              <w:rPr>
                <w:noProof/>
                <w:webHidden/>
              </w:rPr>
              <w:fldChar w:fldCharType="begin"/>
            </w:r>
            <w:r>
              <w:rPr>
                <w:noProof/>
                <w:webHidden/>
              </w:rPr>
              <w:instrText xml:space="preserve"> PAGEREF _Toc36121743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6DF1D084" w14:textId="6934DB1F"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4" w:history="1">
            <w:r w:rsidRPr="00276E82">
              <w:rPr>
                <w:rStyle w:val="Hyperlink"/>
                <w:noProof/>
              </w:rPr>
              <w:t>12.6</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AssurPharma CBFA Configuration</w:t>
            </w:r>
            <w:r>
              <w:rPr>
                <w:noProof/>
                <w:webHidden/>
              </w:rPr>
              <w:tab/>
            </w:r>
            <w:r>
              <w:rPr>
                <w:noProof/>
                <w:webHidden/>
              </w:rPr>
              <w:fldChar w:fldCharType="begin"/>
            </w:r>
            <w:r>
              <w:rPr>
                <w:noProof/>
                <w:webHidden/>
              </w:rPr>
              <w:instrText xml:space="preserve"> PAGEREF _Toc36121744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70D936F6" w14:textId="17E8A25A"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5" w:history="1">
            <w:r w:rsidRPr="00276E82">
              <w:rPr>
                <w:rStyle w:val="Hyperlink"/>
                <w:noProof/>
              </w:rPr>
              <w:t>12.7</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Assuralia Identification  Insurers</w:t>
            </w:r>
            <w:r>
              <w:rPr>
                <w:noProof/>
                <w:webHidden/>
              </w:rPr>
              <w:tab/>
            </w:r>
            <w:r>
              <w:rPr>
                <w:noProof/>
                <w:webHidden/>
              </w:rPr>
              <w:fldChar w:fldCharType="begin"/>
            </w:r>
            <w:r>
              <w:rPr>
                <w:noProof/>
                <w:webHidden/>
              </w:rPr>
              <w:instrText xml:space="preserve"> PAGEREF _Toc36121745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581E617E" w14:textId="345AC250"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6" w:history="1">
            <w:r w:rsidRPr="00276E82">
              <w:rPr>
                <w:rStyle w:val="Hyperlink"/>
                <w:noProof/>
              </w:rPr>
              <w:t>12.8</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TIP System Services</w:t>
            </w:r>
            <w:r>
              <w:rPr>
                <w:noProof/>
                <w:webHidden/>
              </w:rPr>
              <w:tab/>
            </w:r>
            <w:r>
              <w:rPr>
                <w:noProof/>
                <w:webHidden/>
              </w:rPr>
              <w:fldChar w:fldCharType="begin"/>
            </w:r>
            <w:r>
              <w:rPr>
                <w:noProof/>
                <w:webHidden/>
              </w:rPr>
              <w:instrText xml:space="preserve"> PAGEREF _Toc36121746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208F0ECB" w14:textId="001B6C8F" w:rsidR="00EC1D34" w:rsidRDefault="00EC1D34">
          <w:pPr>
            <w:pStyle w:val="Inhopg2"/>
            <w:tabs>
              <w:tab w:val="left" w:pos="880"/>
              <w:tab w:val="right" w:leader="dot" w:pos="9771"/>
            </w:tabs>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pPr>
          <w:hyperlink w:anchor="_Toc36121747" w:history="1">
            <w:r w:rsidRPr="00276E82">
              <w:rPr>
                <w:rStyle w:val="Hyperlink"/>
                <w:noProof/>
              </w:rPr>
              <w:t>12.9</w:t>
            </w:r>
            <w:r>
              <w:rPr>
                <w:rFonts w:asciiTheme="minorHAnsi" w:eastAsiaTheme="minorEastAsia" w:hAnsiTheme="minorHAnsi" w:cstheme="minorBidi"/>
                <w:i w:val="0"/>
                <w:iCs w:val="0"/>
                <w:noProof/>
                <w:color w:val="000000"/>
                <w:szCs w:val="22"/>
                <w14:textFill>
                  <w14:solidFill>
                    <w14:srgbClr w14:val="000000">
                      <w14:lumMod w14:val="75000"/>
                      <w14:lumOff w14:val="25000"/>
                      <w14:lumMod w14:val="75000"/>
                      <w14:lumOff w14:val="25000"/>
                    </w14:srgbClr>
                  </w14:solidFill>
                </w14:textFill>
              </w:rPr>
              <w:tab/>
            </w:r>
            <w:r w:rsidRPr="00276E82">
              <w:rPr>
                <w:rStyle w:val="Hyperlink"/>
                <w:noProof/>
              </w:rPr>
              <w:t>GetBVAC WebService Error Messages</w:t>
            </w:r>
            <w:r>
              <w:rPr>
                <w:noProof/>
                <w:webHidden/>
              </w:rPr>
              <w:tab/>
            </w:r>
            <w:r>
              <w:rPr>
                <w:noProof/>
                <w:webHidden/>
              </w:rPr>
              <w:fldChar w:fldCharType="begin"/>
            </w:r>
            <w:r>
              <w:rPr>
                <w:noProof/>
                <w:webHidden/>
              </w:rPr>
              <w:instrText xml:space="preserve"> PAGEREF _Toc36121747 \h </w:instrText>
            </w:r>
            <w:r>
              <w:rPr>
                <w:noProof/>
                <w:webHidden/>
              </w:rPr>
              <w:fldChar w:fldCharType="separate"/>
            </w:r>
            <w:r w:rsidR="00660E35">
              <w:rPr>
                <w:b/>
                <w:bCs/>
                <w:noProof/>
                <w:webHidden/>
                <w:lang w:val="nl-NL"/>
              </w:rPr>
              <w:t>Fout! Bladwijzer niet gedefinieerd.</w:t>
            </w:r>
            <w:r>
              <w:rPr>
                <w:noProof/>
                <w:webHidden/>
              </w:rPr>
              <w:fldChar w:fldCharType="end"/>
            </w:r>
          </w:hyperlink>
        </w:p>
        <w:p w14:paraId="02794B32" w14:textId="3BF13FF9" w:rsidR="0093026A" w:rsidRDefault="0093026A" w:rsidP="00E169C1">
          <w:r>
            <w:rPr>
              <w:b/>
              <w:bCs/>
              <w:noProof/>
            </w:rPr>
            <w:fldChar w:fldCharType="end"/>
          </w:r>
        </w:p>
      </w:sdtContent>
    </w:sdt>
    <w:p w14:paraId="55FE1E1D" w14:textId="32AF5C2A" w:rsidR="000F677D" w:rsidRDefault="00994D33" w:rsidP="00E169C1">
      <w:pPr>
        <w:pStyle w:val="Kopvaninhoudsopgave"/>
      </w:pPr>
      <w:bookmarkStart w:id="8" w:name="_Toc260738993"/>
      <w:bookmarkStart w:id="9" w:name="_Toc323308967"/>
      <w:bookmarkStart w:id="10" w:name="_Toc370160353"/>
      <w:r w:rsidRPr="00272FED">
        <w:lastRenderedPageBreak/>
        <w:t xml:space="preserve">List </w:t>
      </w:r>
      <w:r w:rsidR="00140874" w:rsidRPr="00272FED">
        <w:t>of Figures</w:t>
      </w:r>
      <w:bookmarkEnd w:id="8"/>
      <w:bookmarkEnd w:id="9"/>
      <w:bookmarkEnd w:id="10"/>
    </w:p>
    <w:p w14:paraId="53C5BA30" w14:textId="5998EE11" w:rsidR="004327F9" w:rsidRDefault="003E53D0">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r>
        <w:fldChar w:fldCharType="begin"/>
      </w:r>
      <w:r>
        <w:instrText xml:space="preserve"> TOC \h \z \c "Figure" </w:instrText>
      </w:r>
      <w:r>
        <w:fldChar w:fldCharType="separate"/>
      </w:r>
      <w:hyperlink w:anchor="_Toc398582650" w:history="1">
        <w:r w:rsidR="004327F9" w:rsidRPr="00777338">
          <w:rPr>
            <w:rStyle w:val="Hyperlink"/>
            <w:rFonts w:eastAsiaTheme="majorEastAsia"/>
            <w:noProof/>
          </w:rPr>
          <w:t>Figure 1 Multi-business connector for pharmacies.</w:t>
        </w:r>
        <w:r w:rsidR="004327F9">
          <w:rPr>
            <w:noProof/>
            <w:webHidden/>
          </w:rPr>
          <w:tab/>
        </w:r>
        <w:r w:rsidR="004327F9">
          <w:rPr>
            <w:noProof/>
            <w:webHidden/>
          </w:rPr>
          <w:fldChar w:fldCharType="begin"/>
        </w:r>
        <w:r w:rsidR="004327F9">
          <w:rPr>
            <w:noProof/>
            <w:webHidden/>
          </w:rPr>
          <w:instrText xml:space="preserve"> PAGEREF _Toc398582650 \h </w:instrText>
        </w:r>
        <w:r w:rsidR="004327F9">
          <w:rPr>
            <w:noProof/>
            <w:webHidden/>
          </w:rPr>
          <w:fldChar w:fldCharType="separate"/>
        </w:r>
        <w:r w:rsidR="00660E35">
          <w:rPr>
            <w:b/>
            <w:bCs/>
            <w:noProof/>
            <w:webHidden/>
            <w:lang w:val="nl-NL"/>
          </w:rPr>
          <w:t>Fout! Bladwijzer niet gedefinieerd.</w:t>
        </w:r>
        <w:r w:rsidR="004327F9">
          <w:rPr>
            <w:noProof/>
            <w:webHidden/>
          </w:rPr>
          <w:fldChar w:fldCharType="end"/>
        </w:r>
      </w:hyperlink>
    </w:p>
    <w:p w14:paraId="6384B6D3" w14:textId="0F554BCE"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1" w:history="1">
        <w:r w:rsidRPr="00777338">
          <w:rPr>
            <w:rStyle w:val="Hyperlink"/>
            <w:rFonts w:eastAsiaTheme="majorEastAsia"/>
            <w:noProof/>
          </w:rPr>
          <w:t>Figure 2 - Single Message hierarchy overview</w:t>
        </w:r>
        <w:r>
          <w:rPr>
            <w:noProof/>
            <w:webHidden/>
          </w:rPr>
          <w:tab/>
        </w:r>
        <w:r>
          <w:rPr>
            <w:noProof/>
            <w:webHidden/>
          </w:rPr>
          <w:fldChar w:fldCharType="begin"/>
        </w:r>
        <w:r>
          <w:rPr>
            <w:noProof/>
            <w:webHidden/>
          </w:rPr>
          <w:instrText xml:space="preserve"> PAGEREF _Toc398582651 \h </w:instrText>
        </w:r>
        <w:r>
          <w:rPr>
            <w:noProof/>
            <w:webHidden/>
          </w:rPr>
        </w:r>
        <w:r>
          <w:rPr>
            <w:noProof/>
            <w:webHidden/>
          </w:rPr>
          <w:fldChar w:fldCharType="separate"/>
        </w:r>
        <w:r w:rsidR="00660E35">
          <w:rPr>
            <w:noProof/>
            <w:webHidden/>
          </w:rPr>
          <w:t>25</w:t>
        </w:r>
        <w:r>
          <w:rPr>
            <w:noProof/>
            <w:webHidden/>
          </w:rPr>
          <w:fldChar w:fldCharType="end"/>
        </w:r>
      </w:hyperlink>
    </w:p>
    <w:p w14:paraId="7566B25D" w14:textId="68F29B9A"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2" w:history="1">
        <w:r w:rsidRPr="00777338">
          <w:rPr>
            <w:rStyle w:val="Hyperlink"/>
            <w:rFonts w:eastAsiaTheme="majorEastAsia"/>
            <w:noProof/>
          </w:rPr>
          <w:t>Figure 3 – Single Message and BVAC Event Type</w:t>
        </w:r>
        <w:r>
          <w:rPr>
            <w:noProof/>
            <w:webHidden/>
          </w:rPr>
          <w:tab/>
        </w:r>
        <w:r>
          <w:rPr>
            <w:noProof/>
            <w:webHidden/>
          </w:rPr>
          <w:fldChar w:fldCharType="begin"/>
        </w:r>
        <w:r>
          <w:rPr>
            <w:noProof/>
            <w:webHidden/>
          </w:rPr>
          <w:instrText xml:space="preserve"> PAGEREF _Toc398582652 \h </w:instrText>
        </w:r>
        <w:r>
          <w:rPr>
            <w:noProof/>
            <w:webHidden/>
          </w:rPr>
        </w:r>
        <w:r>
          <w:rPr>
            <w:noProof/>
            <w:webHidden/>
          </w:rPr>
          <w:fldChar w:fldCharType="separate"/>
        </w:r>
        <w:r w:rsidR="00660E35">
          <w:rPr>
            <w:noProof/>
            <w:webHidden/>
          </w:rPr>
          <w:t>26</w:t>
        </w:r>
        <w:r>
          <w:rPr>
            <w:noProof/>
            <w:webHidden/>
          </w:rPr>
          <w:fldChar w:fldCharType="end"/>
        </w:r>
      </w:hyperlink>
    </w:p>
    <w:p w14:paraId="7FD58155" w14:textId="7961225D"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3" w:history="1">
        <w:r w:rsidRPr="00777338">
          <w:rPr>
            <w:rStyle w:val="Hyperlink"/>
            <w:rFonts w:eastAsiaTheme="majorEastAsia"/>
            <w:noProof/>
          </w:rPr>
          <w:t>Figure 4 BVAC Document Definition</w:t>
        </w:r>
        <w:r>
          <w:rPr>
            <w:noProof/>
            <w:webHidden/>
          </w:rPr>
          <w:tab/>
        </w:r>
        <w:r>
          <w:rPr>
            <w:noProof/>
            <w:webHidden/>
          </w:rPr>
          <w:fldChar w:fldCharType="begin"/>
        </w:r>
        <w:r>
          <w:rPr>
            <w:noProof/>
            <w:webHidden/>
          </w:rPr>
          <w:instrText xml:space="preserve"> PAGEREF _Toc398582653 \h </w:instrText>
        </w:r>
        <w:r>
          <w:rPr>
            <w:noProof/>
            <w:webHidden/>
          </w:rPr>
        </w:r>
        <w:r>
          <w:rPr>
            <w:noProof/>
            <w:webHidden/>
          </w:rPr>
          <w:fldChar w:fldCharType="separate"/>
        </w:r>
        <w:r w:rsidR="00660E35">
          <w:rPr>
            <w:noProof/>
            <w:webHidden/>
          </w:rPr>
          <w:t>28</w:t>
        </w:r>
        <w:r>
          <w:rPr>
            <w:noProof/>
            <w:webHidden/>
          </w:rPr>
          <w:fldChar w:fldCharType="end"/>
        </w:r>
      </w:hyperlink>
    </w:p>
    <w:p w14:paraId="3CCF9B21" w14:textId="522FBEF9"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4" w:history="1">
        <w:r w:rsidRPr="00777338">
          <w:rPr>
            <w:rStyle w:val="Hyperlink"/>
            <w:rFonts w:eastAsiaTheme="majorEastAsia"/>
            <w:noProof/>
          </w:rPr>
          <w:t>(Figure 5 – WebService Get BVAC messages)</w:t>
        </w:r>
        <w:r>
          <w:rPr>
            <w:noProof/>
            <w:webHidden/>
          </w:rPr>
          <w:tab/>
        </w:r>
        <w:r>
          <w:rPr>
            <w:noProof/>
            <w:webHidden/>
          </w:rPr>
          <w:fldChar w:fldCharType="begin"/>
        </w:r>
        <w:r>
          <w:rPr>
            <w:noProof/>
            <w:webHidden/>
          </w:rPr>
          <w:instrText xml:space="preserve"> PAGEREF _Toc398582654 \h </w:instrText>
        </w:r>
        <w:r>
          <w:rPr>
            <w:noProof/>
            <w:webHidden/>
          </w:rPr>
        </w:r>
        <w:r>
          <w:rPr>
            <w:noProof/>
            <w:webHidden/>
          </w:rPr>
          <w:fldChar w:fldCharType="separate"/>
        </w:r>
        <w:r w:rsidR="00660E35">
          <w:rPr>
            <w:noProof/>
            <w:webHidden/>
          </w:rPr>
          <w:t>29</w:t>
        </w:r>
        <w:r>
          <w:rPr>
            <w:noProof/>
            <w:webHidden/>
          </w:rPr>
          <w:fldChar w:fldCharType="end"/>
        </w:r>
      </w:hyperlink>
    </w:p>
    <w:p w14:paraId="037F2792" w14:textId="78A5B5E3"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5" w:history="1">
        <w:r w:rsidRPr="00777338">
          <w:rPr>
            <w:rStyle w:val="Hyperlink"/>
            <w:rFonts w:eastAsiaTheme="majorEastAsia"/>
            <w:noProof/>
          </w:rPr>
          <w:t>(Figure 6 - Error response structure)</w:t>
        </w:r>
        <w:r>
          <w:rPr>
            <w:noProof/>
            <w:webHidden/>
          </w:rPr>
          <w:tab/>
        </w:r>
        <w:r>
          <w:rPr>
            <w:noProof/>
            <w:webHidden/>
          </w:rPr>
          <w:fldChar w:fldCharType="begin"/>
        </w:r>
        <w:r>
          <w:rPr>
            <w:noProof/>
            <w:webHidden/>
          </w:rPr>
          <w:instrText xml:space="preserve"> PAGEREF _Toc398582655 \h </w:instrText>
        </w:r>
        <w:r>
          <w:rPr>
            <w:noProof/>
            <w:webHidden/>
          </w:rPr>
        </w:r>
        <w:r>
          <w:rPr>
            <w:noProof/>
            <w:webHidden/>
          </w:rPr>
          <w:fldChar w:fldCharType="separate"/>
        </w:r>
        <w:r w:rsidR="00660E35">
          <w:rPr>
            <w:noProof/>
            <w:webHidden/>
          </w:rPr>
          <w:t>29</w:t>
        </w:r>
        <w:r>
          <w:rPr>
            <w:noProof/>
            <w:webHidden/>
          </w:rPr>
          <w:fldChar w:fldCharType="end"/>
        </w:r>
      </w:hyperlink>
    </w:p>
    <w:p w14:paraId="401DB2B4" w14:textId="12BCD538"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6" w:history="1">
        <w:r w:rsidRPr="00777338">
          <w:rPr>
            <w:rStyle w:val="Hyperlink"/>
            <w:rFonts w:eastAsiaTheme="majorEastAsia"/>
            <w:noProof/>
          </w:rPr>
          <w:t>Figure 7 – SFTP XML file structure</w:t>
        </w:r>
        <w:r>
          <w:rPr>
            <w:noProof/>
            <w:webHidden/>
          </w:rPr>
          <w:tab/>
        </w:r>
        <w:r>
          <w:rPr>
            <w:noProof/>
            <w:webHidden/>
          </w:rPr>
          <w:fldChar w:fldCharType="begin"/>
        </w:r>
        <w:r>
          <w:rPr>
            <w:noProof/>
            <w:webHidden/>
          </w:rPr>
          <w:instrText xml:space="preserve"> PAGEREF _Toc398582656 \h </w:instrText>
        </w:r>
        <w:r>
          <w:rPr>
            <w:noProof/>
            <w:webHidden/>
          </w:rPr>
        </w:r>
        <w:r>
          <w:rPr>
            <w:noProof/>
            <w:webHidden/>
          </w:rPr>
          <w:fldChar w:fldCharType="separate"/>
        </w:r>
        <w:r w:rsidR="00660E35">
          <w:rPr>
            <w:noProof/>
            <w:webHidden/>
          </w:rPr>
          <w:t>30</w:t>
        </w:r>
        <w:r>
          <w:rPr>
            <w:noProof/>
            <w:webHidden/>
          </w:rPr>
          <w:fldChar w:fldCharType="end"/>
        </w:r>
      </w:hyperlink>
    </w:p>
    <w:p w14:paraId="4E5D72BD" w14:textId="1C17953C" w:rsidR="004327F9" w:rsidRDefault="004327F9">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7" w:history="1">
        <w:r w:rsidRPr="00777338">
          <w:rPr>
            <w:rStyle w:val="Hyperlink"/>
            <w:rFonts w:eastAsiaTheme="majorEastAsia"/>
            <w:noProof/>
          </w:rPr>
          <w:t>Figure 8 - Example encryption in context of delegation</w:t>
        </w:r>
        <w:r>
          <w:rPr>
            <w:noProof/>
            <w:webHidden/>
          </w:rPr>
          <w:tab/>
        </w:r>
        <w:r>
          <w:rPr>
            <w:noProof/>
            <w:webHidden/>
          </w:rPr>
          <w:fldChar w:fldCharType="begin"/>
        </w:r>
        <w:r>
          <w:rPr>
            <w:noProof/>
            <w:webHidden/>
          </w:rPr>
          <w:instrText xml:space="preserve"> PAGEREF _Toc398582657 \h </w:instrText>
        </w:r>
        <w:r>
          <w:rPr>
            <w:noProof/>
            <w:webHidden/>
          </w:rPr>
        </w:r>
        <w:r>
          <w:rPr>
            <w:noProof/>
            <w:webHidden/>
          </w:rPr>
          <w:fldChar w:fldCharType="separate"/>
        </w:r>
        <w:r w:rsidR="00660E35">
          <w:rPr>
            <w:noProof/>
            <w:webHidden/>
          </w:rPr>
          <w:t>36</w:t>
        </w:r>
        <w:r>
          <w:rPr>
            <w:noProof/>
            <w:webHidden/>
          </w:rPr>
          <w:fldChar w:fldCharType="end"/>
        </w:r>
      </w:hyperlink>
    </w:p>
    <w:p w14:paraId="0A4990E4" w14:textId="77777777" w:rsidR="003E53D0" w:rsidRDefault="003E53D0" w:rsidP="00E169C1">
      <w:r>
        <w:fldChar w:fldCharType="end"/>
      </w:r>
    </w:p>
    <w:p w14:paraId="14F6553B" w14:textId="65CA6BB9" w:rsidR="003A566D" w:rsidRDefault="003A566D" w:rsidP="00E169C1">
      <w:pPr>
        <w:pStyle w:val="Kopvaninhoudsopgave"/>
      </w:pPr>
      <w:bookmarkStart w:id="11" w:name="_Toc370160354"/>
      <w:r w:rsidRPr="00272FED">
        <w:lastRenderedPageBreak/>
        <w:t xml:space="preserve">List of </w:t>
      </w:r>
      <w:r>
        <w:t>Tables</w:t>
      </w:r>
      <w:bookmarkEnd w:id="11"/>
    </w:p>
    <w:p w14:paraId="104E6D97" w14:textId="4CBDD95C" w:rsidR="004327F9" w:rsidRDefault="003A566D">
      <w:pPr>
        <w:pStyle w:val="Lijstmetafbeeldingen"/>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r>
        <w:fldChar w:fldCharType="begin"/>
      </w:r>
      <w:r>
        <w:instrText xml:space="preserve"> TOC \h \z \c "Table" </w:instrText>
      </w:r>
      <w:r>
        <w:fldChar w:fldCharType="separate"/>
      </w:r>
      <w:hyperlink w:anchor="_Toc398582658" w:history="1">
        <w:r w:rsidR="004327F9" w:rsidRPr="00BB64F6">
          <w:rPr>
            <w:rStyle w:val="Hyperlink"/>
            <w:rFonts w:eastAsiaTheme="majorEastAsia"/>
            <w:noProof/>
          </w:rPr>
          <w:t>Table 1 - Example technical registration parameters</w:t>
        </w:r>
        <w:r w:rsidR="004327F9">
          <w:rPr>
            <w:noProof/>
            <w:webHidden/>
          </w:rPr>
          <w:tab/>
        </w:r>
        <w:r w:rsidR="004327F9">
          <w:rPr>
            <w:noProof/>
            <w:webHidden/>
          </w:rPr>
          <w:fldChar w:fldCharType="begin"/>
        </w:r>
        <w:r w:rsidR="004327F9">
          <w:rPr>
            <w:noProof/>
            <w:webHidden/>
          </w:rPr>
          <w:instrText xml:space="preserve"> PAGEREF _Toc398582658 \h </w:instrText>
        </w:r>
        <w:r w:rsidR="004327F9">
          <w:rPr>
            <w:noProof/>
            <w:webHidden/>
          </w:rPr>
        </w:r>
        <w:r w:rsidR="004327F9">
          <w:rPr>
            <w:noProof/>
            <w:webHidden/>
          </w:rPr>
          <w:fldChar w:fldCharType="separate"/>
        </w:r>
        <w:r w:rsidR="00660E35">
          <w:rPr>
            <w:noProof/>
            <w:webHidden/>
          </w:rPr>
          <w:t>36</w:t>
        </w:r>
        <w:r w:rsidR="004327F9">
          <w:rPr>
            <w:noProof/>
            <w:webHidden/>
          </w:rPr>
          <w:fldChar w:fldCharType="end"/>
        </w:r>
      </w:hyperlink>
    </w:p>
    <w:p w14:paraId="1E8D8C8C" w14:textId="77777777" w:rsidR="003A566D" w:rsidRPr="003A566D" w:rsidRDefault="003A566D" w:rsidP="00E169C1">
      <w:r>
        <w:fldChar w:fldCharType="end"/>
      </w:r>
    </w:p>
    <w:p w14:paraId="55FE1E52" w14:textId="77777777" w:rsidR="0094127F" w:rsidRPr="00756C6A" w:rsidRDefault="00140874" w:rsidP="00E169C1">
      <w:pPr>
        <w:pStyle w:val="Kop1"/>
      </w:pPr>
      <w:bookmarkStart w:id="12" w:name="_Toc260738995"/>
      <w:bookmarkStart w:id="13" w:name="_Toc323308969"/>
      <w:bookmarkStart w:id="14" w:name="_Ref330840379"/>
      <w:bookmarkStart w:id="15" w:name="_Toc370160355"/>
      <w:bookmarkStart w:id="16" w:name="_Toc397433323"/>
      <w:bookmarkStart w:id="17" w:name="_Toc36121661"/>
      <w:bookmarkEnd w:id="0"/>
      <w:r w:rsidRPr="00756C6A">
        <w:lastRenderedPageBreak/>
        <w:t>Introduction</w:t>
      </w:r>
      <w:bookmarkEnd w:id="12"/>
      <w:bookmarkEnd w:id="13"/>
      <w:bookmarkEnd w:id="14"/>
      <w:bookmarkEnd w:id="15"/>
      <w:bookmarkEnd w:id="16"/>
      <w:bookmarkEnd w:id="17"/>
    </w:p>
    <w:p w14:paraId="55FE1E53" w14:textId="2B723873" w:rsidR="0094127F" w:rsidRPr="00841525" w:rsidRDefault="0001131A" w:rsidP="00E169C1">
      <w:pPr>
        <w:pStyle w:val="Kop2"/>
      </w:pPr>
      <w:bookmarkStart w:id="18" w:name="_Toc257643907"/>
      <w:bookmarkStart w:id="19" w:name="_Toc257644081"/>
      <w:bookmarkStart w:id="20" w:name="_Toc257644271"/>
      <w:bookmarkStart w:id="21" w:name="_Toc257651241"/>
      <w:bookmarkStart w:id="22" w:name="_Toc257651610"/>
      <w:bookmarkStart w:id="23" w:name="_Toc257651801"/>
      <w:bookmarkStart w:id="24" w:name="_Toc257651991"/>
      <w:bookmarkStart w:id="25" w:name="_Toc257652183"/>
      <w:bookmarkStart w:id="26" w:name="_Toc257652396"/>
      <w:bookmarkStart w:id="27" w:name="_Toc257652620"/>
      <w:bookmarkStart w:id="28" w:name="_Toc257652850"/>
      <w:bookmarkStart w:id="29" w:name="_Toc257653079"/>
      <w:bookmarkStart w:id="30" w:name="_Toc257653308"/>
      <w:bookmarkStart w:id="31" w:name="_Toc257653539"/>
      <w:bookmarkStart w:id="32" w:name="_Toc257653770"/>
      <w:bookmarkStart w:id="33" w:name="_Toc257654001"/>
      <w:bookmarkStart w:id="34" w:name="_Toc257654231"/>
      <w:bookmarkStart w:id="35" w:name="_Toc257654460"/>
      <w:bookmarkStart w:id="36" w:name="_Toc257654689"/>
      <w:bookmarkStart w:id="37" w:name="_Toc257654919"/>
      <w:bookmarkStart w:id="38" w:name="_Toc257655150"/>
      <w:bookmarkStart w:id="39" w:name="_Toc257655380"/>
      <w:bookmarkStart w:id="40" w:name="_Toc257655606"/>
      <w:bookmarkStart w:id="41" w:name="_Toc257720337"/>
      <w:bookmarkStart w:id="42" w:name="_Toc257725622"/>
      <w:bookmarkStart w:id="43" w:name="_Toc257884934"/>
      <w:bookmarkStart w:id="44" w:name="_Toc257893410"/>
      <w:bookmarkStart w:id="45" w:name="_Toc257896408"/>
      <w:bookmarkStart w:id="46" w:name="_Toc257898424"/>
      <w:bookmarkStart w:id="47" w:name="_Toc257898676"/>
      <w:bookmarkStart w:id="48" w:name="_Toc257899071"/>
      <w:bookmarkStart w:id="49" w:name="_Toc257899326"/>
      <w:bookmarkStart w:id="50" w:name="_Toc257899587"/>
      <w:bookmarkStart w:id="51" w:name="_Toc257900694"/>
      <w:bookmarkStart w:id="52" w:name="_Toc397433324"/>
      <w:bookmarkStart w:id="53" w:name="_Toc36121662"/>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78389D">
        <w:t>Scope</w:t>
      </w:r>
      <w:bookmarkEnd w:id="52"/>
      <w:bookmarkEnd w:id="53"/>
    </w:p>
    <w:p w14:paraId="47F0755B" w14:textId="618AAE24" w:rsidR="008A18F5" w:rsidRDefault="00BD4B5E" w:rsidP="00E169C1">
      <w:bookmarkStart w:id="54" w:name="_Toc34539958"/>
      <w:bookmarkStart w:id="55" w:name="_Toc330844318"/>
      <w:r w:rsidRPr="00841525">
        <w:t xml:space="preserve">This document establishes a set of requirements </w:t>
      </w:r>
      <w:r w:rsidR="002500D5" w:rsidRPr="00841525">
        <w:t xml:space="preserve">and constraints </w:t>
      </w:r>
      <w:r w:rsidRPr="00841525">
        <w:t xml:space="preserve">for the interface between </w:t>
      </w:r>
      <w:r w:rsidR="00B14941" w:rsidRPr="00841525">
        <w:t>insurers</w:t>
      </w:r>
      <w:r w:rsidRPr="00841525">
        <w:t xml:space="preserve"> and the </w:t>
      </w:r>
      <w:r w:rsidR="009954D4" w:rsidRPr="00841525">
        <w:t>TIP</w:t>
      </w:r>
      <w:r w:rsidRPr="00841525">
        <w:t xml:space="preserve"> system</w:t>
      </w:r>
      <w:r w:rsidR="00B14941" w:rsidRPr="00841525">
        <w:t xml:space="preserve"> for retrieval </w:t>
      </w:r>
      <w:r w:rsidR="005F114D" w:rsidRPr="00841525">
        <w:t>of BVAC messages.</w:t>
      </w:r>
    </w:p>
    <w:p w14:paraId="4B9ABFE4" w14:textId="0AB66CD7" w:rsidR="0001131A" w:rsidRPr="00841525" w:rsidRDefault="0001131A" w:rsidP="00E169C1">
      <w:r>
        <w:t>It</w:t>
      </w:r>
      <w:r w:rsidRPr="00693DFA">
        <w:t xml:space="preserve"> outlines the interface requirements to support the </w:t>
      </w:r>
      <w:r>
        <w:t xml:space="preserve">Assuralia </w:t>
      </w:r>
      <w:r w:rsidRPr="00693DFA">
        <w:t xml:space="preserve">business events </w:t>
      </w:r>
      <w:r>
        <w:t xml:space="preserve">in the TIP system solution. It details the </w:t>
      </w:r>
      <w:r w:rsidRPr="00693DFA">
        <w:t xml:space="preserve">integration procedure expected to be implemented by </w:t>
      </w:r>
      <w:r>
        <w:t>the insurers be able to use the services offered by the TIP System for retrieval of BVAC messages.</w:t>
      </w:r>
    </w:p>
    <w:p w14:paraId="06D2F25D" w14:textId="77777777" w:rsidR="00AC27B2" w:rsidRPr="00841525" w:rsidRDefault="00AC27B2" w:rsidP="00E169C1">
      <w:pPr>
        <w:pStyle w:val="Kop2"/>
      </w:pPr>
      <w:bookmarkStart w:id="56" w:name="_Toc370160357"/>
      <w:bookmarkStart w:id="57" w:name="_Toc397433325"/>
      <w:bookmarkStart w:id="58" w:name="_Toc36121663"/>
      <w:r w:rsidRPr="00841525">
        <w:t>Intended Audience</w:t>
      </w:r>
      <w:bookmarkEnd w:id="54"/>
      <w:bookmarkEnd w:id="55"/>
      <w:bookmarkEnd w:id="56"/>
      <w:bookmarkEnd w:id="57"/>
      <w:bookmarkEnd w:id="58"/>
    </w:p>
    <w:p w14:paraId="78F8FB7A" w14:textId="06FC2739" w:rsidR="00B97DBD" w:rsidRDefault="00444913" w:rsidP="00E169C1">
      <w:r w:rsidRPr="00693DFA">
        <w:t xml:space="preserve">This document is intended for use by </w:t>
      </w:r>
      <w:r>
        <w:t xml:space="preserve">architects, developers and testers </w:t>
      </w:r>
      <w:r w:rsidRPr="00693DFA">
        <w:t>of the applications identified</w:t>
      </w:r>
      <w:r>
        <w:t>.</w:t>
      </w:r>
    </w:p>
    <w:p w14:paraId="35192A84" w14:textId="19C2444C" w:rsidR="005E3E95" w:rsidRDefault="00B97DBD" w:rsidP="00E169C1">
      <w:pPr>
        <w:pStyle w:val="Kop2"/>
      </w:pPr>
      <w:bookmarkStart w:id="59" w:name="_Toc397433326"/>
      <w:bookmarkStart w:id="60" w:name="_Toc36121664"/>
      <w:r>
        <w:t>Context</w:t>
      </w:r>
      <w:bookmarkEnd w:id="59"/>
      <w:bookmarkEnd w:id="60"/>
    </w:p>
    <w:p w14:paraId="019F3218" w14:textId="0842F81E" w:rsidR="00D72E64" w:rsidRPr="00D72E64" w:rsidRDefault="00D72E64" w:rsidP="00E169C1">
      <w:pPr>
        <w:rPr>
          <w:lang w:val="en"/>
        </w:rPr>
      </w:pPr>
      <w:r>
        <w:rPr>
          <w:lang w:val="en"/>
        </w:rPr>
        <w:t xml:space="preserve">Next to the national compulsory health insurance (RIZIV-INAMI), a citizen has the possibility to contract complementary coverage for health related out-of-pocket costs with the insurer(s) of his choice.  </w:t>
      </w:r>
    </w:p>
    <w:p w14:paraId="6F33370B" w14:textId="0C35406A" w:rsidR="00D72E64" w:rsidRDefault="00D72E64" w:rsidP="00E169C1">
      <w:pPr>
        <w:rPr>
          <w:lang w:val="en"/>
        </w:rPr>
      </w:pPr>
      <w:r>
        <w:rPr>
          <w:lang w:val="en"/>
        </w:rPr>
        <w:t>Contrary to interventions by RIZIV for pharmaceutical products using a third party settlement process, the patient still has to advance the amount an</w:t>
      </w:r>
      <w:r w:rsidR="004950D6">
        <w:rPr>
          <w:lang w:val="en"/>
        </w:rPr>
        <w:t xml:space="preserve">d claim reimbursement from his insurer </w:t>
      </w:r>
      <w:r>
        <w:rPr>
          <w:lang w:val="en"/>
        </w:rPr>
        <w:t xml:space="preserve">in case of complementary insurance.  To this means the pharmacist can issue </w:t>
      </w:r>
      <w:r w:rsidRPr="00B97DBD">
        <w:t>a BVAC attestation</w:t>
      </w:r>
      <w:r>
        <w:rPr>
          <w:lang w:val="en"/>
        </w:rPr>
        <w:t xml:space="preserve"> clearly identifying the patient, the product(s) and the price among other things.  The patient/insured person submits the BVAC to his insurer by post, handover or other permitted channels to obtain a (partial) reimbursement depending on the specifics of his contract.</w:t>
      </w:r>
    </w:p>
    <w:p w14:paraId="1AD394B0" w14:textId="77777777" w:rsidR="00D72E64" w:rsidRDefault="00D72E64" w:rsidP="00E169C1">
      <w:pPr>
        <w:rPr>
          <w:lang w:val="en"/>
        </w:rPr>
      </w:pPr>
      <w:r>
        <w:rPr>
          <w:lang w:val="en"/>
        </w:rPr>
        <w:t>As the personal share of medical expenses (portion of the cost not covered by INAMI) is increasing, patients are increasing their complementary coverage.  At present an estimated 3 million BVAC attestations are issued yearly.</w:t>
      </w:r>
    </w:p>
    <w:p w14:paraId="41FBE8CC" w14:textId="0EDD0BAE" w:rsidR="00D72E64" w:rsidRDefault="00D72E64" w:rsidP="00E169C1">
      <w:r w:rsidRPr="00E04D87">
        <w:t xml:space="preserve">In the context of the </w:t>
      </w:r>
      <w:r w:rsidR="00841525" w:rsidRPr="00841525">
        <w:rPr>
          <w:smallCaps/>
        </w:rPr>
        <w:t>AssurPharma</w:t>
      </w:r>
      <w:r w:rsidRPr="00E04D87">
        <w:t xml:space="preserve"> project, we will implement an Assuralia flow </w:t>
      </w:r>
      <w:r>
        <w:t xml:space="preserve">in the TIP </w:t>
      </w:r>
      <w:r w:rsidRPr="00E04D87">
        <w:t xml:space="preserve">that will automate the transfer of the </w:t>
      </w:r>
      <w:r>
        <w:t xml:space="preserve">information contained within the </w:t>
      </w:r>
      <w:r w:rsidRPr="00E04D87">
        <w:t>BVAC attest</w:t>
      </w:r>
      <w:r>
        <w:t>ation</w:t>
      </w:r>
      <w:r w:rsidRPr="00E04D87">
        <w:t xml:space="preserve"> from pharmacist to insurer</w:t>
      </w:r>
      <w:r>
        <w:t xml:space="preserve"> enabling reimbursement to the patient/insured person. </w:t>
      </w:r>
      <w:r w:rsidRPr="00E04D87">
        <w:t xml:space="preserve"> </w:t>
      </w:r>
      <w:r>
        <w:t>This</w:t>
      </w:r>
      <w:r w:rsidRPr="00E04D87">
        <w:t xml:space="preserve"> </w:t>
      </w:r>
      <w:r>
        <w:t xml:space="preserve">will </w:t>
      </w:r>
      <w:r w:rsidRPr="00E04D87">
        <w:t xml:space="preserve">reduce the administrative load for </w:t>
      </w:r>
    </w:p>
    <w:p w14:paraId="781EB12C" w14:textId="77777777" w:rsidR="00D72E64" w:rsidRDefault="00D72E64" w:rsidP="00A80FFF">
      <w:pPr>
        <w:pStyle w:val="Lijstalinea"/>
        <w:numPr>
          <w:ilvl w:val="0"/>
          <w:numId w:val="12"/>
        </w:numPr>
      </w:pPr>
      <w:r w:rsidRPr="00E04D87">
        <w:t>the patient</w:t>
      </w:r>
      <w:r>
        <w:t xml:space="preserve">: no more manual intervention to claim reimbursement </w:t>
      </w:r>
    </w:p>
    <w:p w14:paraId="4C7FE7BC" w14:textId="77777777" w:rsidR="00D72E64" w:rsidRDefault="00D72E64" w:rsidP="00A80FFF">
      <w:pPr>
        <w:pStyle w:val="Lijstalinea"/>
        <w:numPr>
          <w:ilvl w:val="0"/>
          <w:numId w:val="12"/>
        </w:numPr>
      </w:pPr>
      <w:r>
        <w:t>the insurer: reduced handling and recoding as structured information is transferred electronically</w:t>
      </w:r>
      <w:r w:rsidRPr="00E04D87">
        <w:t>.</w:t>
      </w:r>
      <w:r>
        <w:t xml:space="preserve"> </w:t>
      </w:r>
    </w:p>
    <w:p w14:paraId="61E9EFC9" w14:textId="77777777" w:rsidR="00D72E64" w:rsidRPr="0037731D" w:rsidRDefault="00D72E64" w:rsidP="00E169C1">
      <w:r w:rsidRPr="0037731D">
        <w:t>This flow can be called by pharmacy software through connector module.</w:t>
      </w:r>
    </w:p>
    <w:p w14:paraId="628A4692" w14:textId="56F29A78" w:rsidR="00D72E64" w:rsidRDefault="00D72E64" w:rsidP="00E169C1">
      <w:r>
        <w:t>Remark that some use AssurCard as an aggregator to interact with care providers,  the TIP will thus transfer the BVAC attestations to AssurCard instead</w:t>
      </w:r>
      <w:r w:rsidR="0040495A">
        <w:t xml:space="preserve"> of directly to these respective</w:t>
      </w:r>
      <w:r>
        <w:t>.</w:t>
      </w:r>
    </w:p>
    <w:p w14:paraId="4F99C74F" w14:textId="140773E4" w:rsidR="003852A6" w:rsidRDefault="00D72E64" w:rsidP="00E169C1">
      <w:pPr>
        <w:rPr>
          <w:lang w:val="en-GB"/>
        </w:rPr>
      </w:pPr>
      <w:r>
        <w:t>At present only the electronic transfer of the BVAC data from pharmacist to insurer is in scope.</w:t>
      </w:r>
      <w:bookmarkStart w:id="61" w:name="_Ref330596224"/>
      <w:bookmarkStart w:id="62" w:name="_Ref330596243"/>
    </w:p>
    <w:p w14:paraId="4EA70ED4" w14:textId="77777777" w:rsidR="006E1FDA" w:rsidRDefault="006E1FDA" w:rsidP="006E1FDA">
      <w:pPr>
        <w:pStyle w:val="Kop1"/>
      </w:pPr>
      <w:bookmarkStart w:id="63" w:name="_Toc36121665"/>
      <w:bookmarkStart w:id="64" w:name="_Toc397433327"/>
      <w:bookmarkStart w:id="65" w:name="_Ref364869759"/>
      <w:bookmarkStart w:id="66" w:name="_Ref364869773"/>
      <w:bookmarkStart w:id="67" w:name="_Toc370160363"/>
      <w:r w:rsidRPr="00756C6A">
        <w:lastRenderedPageBreak/>
        <w:t>General</w:t>
      </w:r>
      <w:r>
        <w:t xml:space="preserve"> Functioning</w:t>
      </w:r>
      <w:bookmarkEnd w:id="63"/>
    </w:p>
    <w:p w14:paraId="79F0A857" w14:textId="77777777" w:rsidR="006E1FDA" w:rsidRPr="00052C9E" w:rsidRDefault="006E1FDA" w:rsidP="006E1FDA">
      <w:pPr>
        <w:pStyle w:val="Kop2"/>
      </w:pPr>
      <w:bookmarkStart w:id="68" w:name="_Toc36121666"/>
      <w:r w:rsidRPr="00052C9E">
        <w:t>Working assumptions/conditions when digitizing the BVAC attestation</w:t>
      </w:r>
      <w:bookmarkEnd w:id="68"/>
    </w:p>
    <w:p w14:paraId="2076FCD5" w14:textId="77777777" w:rsidR="006E1FDA" w:rsidRPr="007420EE" w:rsidRDefault="006E1FDA" w:rsidP="00A47ED1">
      <w:pPr>
        <w:pStyle w:val="Lijstalinea"/>
        <w:numPr>
          <w:ilvl w:val="0"/>
          <w:numId w:val="39"/>
        </w:numPr>
        <w:rPr>
          <w:lang w:val="en-GB"/>
        </w:rPr>
      </w:pPr>
      <w:r w:rsidRPr="007420EE">
        <w:rPr>
          <w:lang w:val="en-GB"/>
        </w:rPr>
        <w:t xml:space="preserve">The solution should not provide any additional administrative burden on the pharmacist </w:t>
      </w:r>
    </w:p>
    <w:p w14:paraId="0FCE2829" w14:textId="71AD7A20" w:rsidR="006E1FDA" w:rsidRPr="007420EE" w:rsidRDefault="006E1FDA" w:rsidP="00A47ED1">
      <w:pPr>
        <w:pStyle w:val="Lijstalinea"/>
        <w:numPr>
          <w:ilvl w:val="0"/>
          <w:numId w:val="39"/>
        </w:numPr>
        <w:rPr>
          <w:lang w:val="en-GB"/>
        </w:rPr>
      </w:pPr>
      <w:r w:rsidRPr="007420EE">
        <w:rPr>
          <w:lang w:val="en-GB"/>
        </w:rPr>
        <w:t>The solution shall at all times be</w:t>
      </w:r>
      <w:r w:rsidR="008E0256">
        <w:rPr>
          <w:lang w:val="en-GB"/>
        </w:rPr>
        <w:t xml:space="preserve"> a</w:t>
      </w:r>
      <w:r w:rsidRPr="007420EE">
        <w:rPr>
          <w:lang w:val="en-GB"/>
        </w:rPr>
        <w:t xml:space="preserve"> free </w:t>
      </w:r>
      <w:r>
        <w:rPr>
          <w:lang w:val="en-GB"/>
        </w:rPr>
        <w:t xml:space="preserve">choice of the </w:t>
      </w:r>
      <w:r w:rsidRPr="007420EE">
        <w:rPr>
          <w:lang w:val="en-GB"/>
        </w:rPr>
        <w:t xml:space="preserve">whether or not </w:t>
      </w:r>
      <w:r>
        <w:rPr>
          <w:lang w:val="en-GB"/>
        </w:rPr>
        <w:t>to exchange the digitized BVAC data to the private insurer</w:t>
      </w:r>
      <w:r w:rsidRPr="007420EE">
        <w:rPr>
          <w:lang w:val="en-GB"/>
        </w:rPr>
        <w:t xml:space="preserve"> </w:t>
      </w:r>
    </w:p>
    <w:p w14:paraId="72E769E2" w14:textId="77777777" w:rsidR="006E1FDA" w:rsidRPr="007420EE" w:rsidRDefault="006E1FDA" w:rsidP="00A47ED1">
      <w:pPr>
        <w:pStyle w:val="Lijstalinea"/>
        <w:numPr>
          <w:ilvl w:val="0"/>
          <w:numId w:val="39"/>
        </w:numPr>
        <w:rPr>
          <w:lang w:val="en-GB"/>
        </w:rPr>
      </w:pPr>
      <w:r w:rsidRPr="007420EE">
        <w:rPr>
          <w:lang w:val="en-GB"/>
        </w:rPr>
        <w:t>The solution must ensure that clear agreements are enforced in the case of liability. The pharmacist can not be held responsible for whether or not process</w:t>
      </w:r>
      <w:r>
        <w:rPr>
          <w:lang w:val="en-GB"/>
        </w:rPr>
        <w:t>ing or reimbursements will be done by the private insurer</w:t>
      </w:r>
    </w:p>
    <w:p w14:paraId="32D5FDC3" w14:textId="77777777" w:rsidR="006E1FDA" w:rsidRPr="00852445" w:rsidRDefault="006E1FDA" w:rsidP="00A47ED1">
      <w:pPr>
        <w:pStyle w:val="Lijstalinea"/>
        <w:numPr>
          <w:ilvl w:val="0"/>
          <w:numId w:val="39"/>
        </w:numPr>
        <w:rPr>
          <w:lang w:val="en-GB"/>
        </w:rPr>
      </w:pPr>
      <w:r w:rsidRPr="007420EE">
        <w:rPr>
          <w:lang w:val="en-GB"/>
        </w:rPr>
        <w:t>The project is only in the context of supplementary insurance</w:t>
      </w:r>
    </w:p>
    <w:p w14:paraId="5674E2A7" w14:textId="77777777" w:rsidR="006E1FDA" w:rsidRPr="007420EE"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rPr>
          <w:lang w:val="nl-BE"/>
        </w:rPr>
      </w:pPr>
      <w:bookmarkStart w:id="69" w:name="_Toc36121667"/>
      <w:r w:rsidRPr="007420EE">
        <w:rPr>
          <w:lang w:val="nl-BE"/>
        </w:rPr>
        <w:t>The patient is informed</w:t>
      </w:r>
      <w:bookmarkEnd w:id="69"/>
    </w:p>
    <w:p w14:paraId="5D27FF13" w14:textId="77777777" w:rsidR="006E1FDA" w:rsidRPr="00852445" w:rsidRDefault="006E1FDA" w:rsidP="006E1FDA">
      <w:pPr>
        <w:rPr>
          <w:lang w:val="en-GB"/>
        </w:rPr>
      </w:pPr>
      <w:r w:rsidRPr="00852445">
        <w:rPr>
          <w:lang w:val="en-GB"/>
        </w:rPr>
        <w:t xml:space="preserve">The following information is given by the </w:t>
      </w:r>
      <w:r>
        <w:rPr>
          <w:lang w:val="en-GB"/>
        </w:rPr>
        <w:t>by the private insurer</w:t>
      </w:r>
      <w:r w:rsidRPr="00852445">
        <w:rPr>
          <w:lang w:val="en-GB"/>
        </w:rPr>
        <w:t xml:space="preserve"> to the patient: </w:t>
      </w:r>
    </w:p>
    <w:p w14:paraId="62717702" w14:textId="77777777" w:rsidR="006E1FDA" w:rsidRPr="002464D1" w:rsidRDefault="006E1FDA" w:rsidP="00A47ED1">
      <w:pPr>
        <w:pStyle w:val="Lijstalinea"/>
        <w:numPr>
          <w:ilvl w:val="0"/>
          <w:numId w:val="42"/>
        </w:numPr>
        <w:rPr>
          <w:lang w:val="en-GB"/>
        </w:rPr>
      </w:pPr>
      <w:r>
        <w:rPr>
          <w:lang w:val="en-GB"/>
        </w:rPr>
        <w:t>A g</w:t>
      </w:r>
      <w:r w:rsidRPr="002464D1">
        <w:rPr>
          <w:lang w:val="en-GB"/>
        </w:rPr>
        <w:t xml:space="preserve">eneral writing by the private insurers to the patient informing that he can request the reimbursement to the private insurer through a service offered by the pharmacists.  Data from the BVAC attestation can be send in digitized form and in direct from the pharmacy outlet to the private insurer.  </w:t>
      </w:r>
    </w:p>
    <w:p w14:paraId="35EF7247" w14:textId="77777777" w:rsidR="006E1FDA" w:rsidRPr="002464D1" w:rsidRDefault="006E1FDA" w:rsidP="00A47ED1">
      <w:pPr>
        <w:pStyle w:val="Lijstalinea"/>
        <w:numPr>
          <w:ilvl w:val="0"/>
          <w:numId w:val="42"/>
        </w:numPr>
        <w:rPr>
          <w:lang w:val="en-GB"/>
        </w:rPr>
      </w:pPr>
      <w:r w:rsidRPr="002464D1">
        <w:rPr>
          <w:lang w:val="en-GB"/>
        </w:rPr>
        <w:t>On admission to hospital</w:t>
      </w:r>
      <w:r>
        <w:rPr>
          <w:lang w:val="en-GB"/>
        </w:rPr>
        <w:t>, this information can be handed over</w:t>
      </w:r>
      <w:r w:rsidRPr="002464D1">
        <w:rPr>
          <w:lang w:val="en-GB"/>
        </w:rPr>
        <w:t xml:space="preserve"> again.</w:t>
      </w:r>
    </w:p>
    <w:p w14:paraId="3DFFCC82" w14:textId="77777777" w:rsidR="006E1FDA" w:rsidRPr="002464D1" w:rsidRDefault="006E1FDA" w:rsidP="00A47ED1">
      <w:pPr>
        <w:pStyle w:val="Lijstalinea"/>
        <w:numPr>
          <w:ilvl w:val="0"/>
          <w:numId w:val="42"/>
        </w:numPr>
        <w:rPr>
          <w:lang w:val="en-GB"/>
        </w:rPr>
      </w:pPr>
      <w:r w:rsidRPr="002464D1">
        <w:rPr>
          <w:lang w:val="en-GB"/>
        </w:rPr>
        <w:t xml:space="preserve">The patient must submit a "specific identification" to the pharmacist when registering: </w:t>
      </w:r>
    </w:p>
    <w:p w14:paraId="19557258" w14:textId="77777777" w:rsidR="006E1FDA" w:rsidRDefault="006E1FDA" w:rsidP="00A47ED1">
      <w:pPr>
        <w:pStyle w:val="Lijstalinea"/>
        <w:numPr>
          <w:ilvl w:val="1"/>
          <w:numId w:val="42"/>
        </w:numPr>
        <w:rPr>
          <w:lang w:val="en-GB"/>
        </w:rPr>
      </w:pPr>
      <w:r w:rsidRPr="002464D1">
        <w:rPr>
          <w:lang w:val="en-GB"/>
        </w:rPr>
        <w:t xml:space="preserve">These specific identifier contains at least the identification of the private insurer </w:t>
      </w:r>
    </w:p>
    <w:p w14:paraId="7E1048A5" w14:textId="77777777" w:rsidR="006E1FDA" w:rsidRDefault="006E1FDA" w:rsidP="00A47ED1">
      <w:pPr>
        <w:pStyle w:val="Lijstalinea"/>
        <w:numPr>
          <w:ilvl w:val="1"/>
          <w:numId w:val="42"/>
        </w:numPr>
        <w:rPr>
          <w:lang w:val="en-GB"/>
        </w:rPr>
      </w:pPr>
      <w:r w:rsidRPr="002464D1">
        <w:rPr>
          <w:lang w:val="en-GB"/>
        </w:rPr>
        <w:t xml:space="preserve">This specific identification may also contain a reference to a specific </w:t>
      </w:r>
      <w:r>
        <w:rPr>
          <w:lang w:val="en-GB"/>
        </w:rPr>
        <w:t>“dossier”</w:t>
      </w:r>
      <w:r w:rsidRPr="002464D1">
        <w:rPr>
          <w:lang w:val="en-GB"/>
        </w:rPr>
        <w:t xml:space="preserve"> specific to each of the private insurance </w:t>
      </w:r>
      <w:r>
        <w:rPr>
          <w:lang w:val="en-GB"/>
        </w:rPr>
        <w:t>companies</w:t>
      </w:r>
    </w:p>
    <w:p w14:paraId="51BFE85D" w14:textId="0C194651" w:rsidR="006E1FDA" w:rsidRPr="002464D1" w:rsidRDefault="006E1FDA" w:rsidP="00A47ED1">
      <w:pPr>
        <w:pStyle w:val="Lijstalinea"/>
        <w:numPr>
          <w:ilvl w:val="1"/>
          <w:numId w:val="42"/>
        </w:numPr>
        <w:rPr>
          <w:lang w:val="en-GB"/>
        </w:rPr>
      </w:pPr>
      <w:r w:rsidRPr="002464D1">
        <w:rPr>
          <w:lang w:val="en-GB"/>
        </w:rPr>
        <w:t xml:space="preserve">Patients </w:t>
      </w:r>
      <w:r>
        <w:rPr>
          <w:lang w:val="en-GB"/>
        </w:rPr>
        <w:t>with no</w:t>
      </w:r>
      <w:r w:rsidRPr="002464D1">
        <w:rPr>
          <w:lang w:val="en-GB"/>
        </w:rPr>
        <w:t xml:space="preserve"> "specific identification" can fall back on the paper circuit. </w:t>
      </w:r>
    </w:p>
    <w:p w14:paraId="4A420C61" w14:textId="77777777" w:rsidR="006E1FDA" w:rsidRPr="002464D1" w:rsidRDefault="006E1FDA" w:rsidP="00A47ED1">
      <w:pPr>
        <w:pStyle w:val="Lijstalinea"/>
        <w:numPr>
          <w:ilvl w:val="0"/>
          <w:numId w:val="42"/>
        </w:numPr>
        <w:rPr>
          <w:lang w:val="en-GB"/>
        </w:rPr>
      </w:pPr>
      <w:r w:rsidRPr="002464D1">
        <w:rPr>
          <w:lang w:val="en-GB"/>
        </w:rPr>
        <w:t xml:space="preserve">General information about the </w:t>
      </w:r>
      <w:r>
        <w:rPr>
          <w:lang w:val="en-GB"/>
        </w:rPr>
        <w:t xml:space="preserve">data protection </w:t>
      </w:r>
      <w:r w:rsidRPr="002464D1">
        <w:rPr>
          <w:lang w:val="en-GB"/>
        </w:rPr>
        <w:t xml:space="preserve">will be </w:t>
      </w:r>
      <w:r>
        <w:rPr>
          <w:lang w:val="en-GB"/>
        </w:rPr>
        <w:t xml:space="preserve">made </w:t>
      </w:r>
      <w:r w:rsidRPr="002464D1">
        <w:rPr>
          <w:lang w:val="en-GB"/>
        </w:rPr>
        <w:t>public (via website).</w:t>
      </w:r>
    </w:p>
    <w:p w14:paraId="62E1C1D9" w14:textId="77777777" w:rsidR="006E1FDA" w:rsidRPr="00852445" w:rsidRDefault="006E1FDA" w:rsidP="006E1FDA">
      <w:pPr>
        <w:rPr>
          <w:lang w:val="en-GB"/>
        </w:rPr>
      </w:pPr>
      <w:r w:rsidRPr="00852445">
        <w:rPr>
          <w:lang w:val="en-GB"/>
        </w:rPr>
        <w:t>Conceptually, the following approach is further developed by insurers:</w:t>
      </w:r>
    </w:p>
    <w:p w14:paraId="09D68F28" w14:textId="77777777" w:rsidR="006E1FDA" w:rsidRDefault="006E1FDA" w:rsidP="006E1FDA">
      <w:pPr>
        <w:ind w:left="1440"/>
        <w:rPr>
          <w:lang w:val="nl-BE"/>
        </w:rPr>
      </w:pPr>
      <w:r>
        <w:rPr>
          <w:noProof/>
          <w:lang w:val="fr-BE" w:eastAsia="zh-CN"/>
        </w:rPr>
        <w:lastRenderedPageBreak/>
        <mc:AlternateContent>
          <mc:Choice Requires="wps">
            <w:drawing>
              <wp:anchor distT="0" distB="0" distL="114300" distR="114300" simplePos="0" relativeHeight="251658252" behindDoc="0" locked="0" layoutInCell="1" allowOverlap="1" wp14:anchorId="3472EE37" wp14:editId="38298AD3">
                <wp:simplePos x="0" y="0"/>
                <wp:positionH relativeFrom="column">
                  <wp:posOffset>1027430</wp:posOffset>
                </wp:positionH>
                <wp:positionV relativeFrom="paragraph">
                  <wp:posOffset>3704590</wp:posOffset>
                </wp:positionV>
                <wp:extent cx="2443480" cy="848360"/>
                <wp:effectExtent l="0" t="0" r="13970" b="27940"/>
                <wp:wrapNone/>
                <wp:docPr id="6" name="Rectangle 6"/>
                <wp:cNvGraphicFramePr/>
                <a:graphic xmlns:a="http://schemas.openxmlformats.org/drawingml/2006/main">
                  <a:graphicData uri="http://schemas.microsoft.com/office/word/2010/wordprocessingShape">
                    <wps:wsp>
                      <wps:cNvSpPr/>
                      <wps:spPr>
                        <a:xfrm>
                          <a:off x="0" y="0"/>
                          <a:ext cx="2443480" cy="8483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AD8CC1" id="Rectangle 6" o:spid="_x0000_s1026" style="position:absolute;margin-left:80.9pt;margin-top:291.7pt;width:192.4pt;height:66.8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" fillcolor="white [3212]" strokecolor="white [3212]" strokeweight="2pt"/>
            </w:pict>
          </mc:Fallback>
        </mc:AlternateContent>
      </w:r>
      <w:r>
        <w:rPr>
          <w:noProof/>
          <w:lang w:val="fr-BE" w:eastAsia="zh-CN"/>
        </w:rPr>
        <mc:AlternateContent>
          <mc:Choice Requires="wps">
            <w:drawing>
              <wp:inline distT="0" distB="0" distL="0" distR="0" wp14:anchorId="2CBF8823" wp14:editId="4AD66521">
                <wp:extent cx="4643120" cy="4770120"/>
                <wp:effectExtent l="0" t="0" r="24130" b="11430"/>
                <wp:docPr id="9" name="Folded Corner 9"/>
                <wp:cNvGraphicFramePr/>
                <a:graphic xmlns:a="http://schemas.openxmlformats.org/drawingml/2006/main">
                  <a:graphicData uri="http://schemas.microsoft.com/office/word/2010/wordprocessingShape">
                    <wps:wsp>
                      <wps:cNvSpPr/>
                      <wps:spPr>
                        <a:xfrm>
                          <a:off x="0" y="0"/>
                          <a:ext cx="4643120" cy="4770120"/>
                        </a:xfrm>
                        <a:prstGeom prst="foldedCorner">
                          <a:avLst/>
                        </a:prstGeom>
                        <a:solidFill>
                          <a:schemeClr val="accent3">
                            <a:lumMod val="20000"/>
                            <a:lumOff val="8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681634"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Logo van de verzekeraar</w:t>
                            </w:r>
                          </w:p>
                          <w:p w14:paraId="7128A413" w14:textId="77777777" w:rsidR="00517E3B"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F2B6F47"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Identiteitsgegevens van verzekerde</w:t>
                            </w:r>
                          </w:p>
                          <w:p w14:paraId="0058D2BC"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A9924E6"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Gegevens van verzekeraar</w:t>
                            </w:r>
                          </w:p>
                          <w:p w14:paraId="10298B03"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4C6B2D4" w14:textId="60EB2864"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Indien u naar aanleiding van uw hospitalisatie medicijnen moet gebruiken, gelieve dan aan uw apotheker een BVAC-attest te vragen en deze brief aan uw apotheker te geven wanneer u deze medicijnen aankoopt. Door de afgifte van deze brief aan de apotheker gaat u ermee akkoord dat de apotheker de gegevens vermeld op het gevraagde BVAC-attest elektronisch zal doorsturen naar ons</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 xml:space="preserve">. </w:t>
                            </w:r>
                            <w:r>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U zal tevens een bewijs ontvangen dat uw BVAC-attest correct werd verwerkt, u kan dit bewijs best bewaren</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Wij zullen op basis van de ontvangen elektronische gegevens de medicijnen terugbetalen volgens de algemene en bijzondere voorwaarden van uw verzekeringsovereenkomst.</w:t>
                            </w:r>
                          </w:p>
                          <w:p w14:paraId="75C74674"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78E6CF5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Indien u vragen zou hebben over de terugbetaling van de medicijnen, kan u steeds contact op nemen met … </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[de verzekeraar – vermelding contactgegevens].</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 Vermeld dan zeker het specifieke nummer dat op het papieren BVAC-attest staat.</w:t>
                            </w:r>
                          </w:p>
                          <w:p w14:paraId="49AE335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AF3B977"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31EDA8E" w14:textId="77777777" w:rsidR="00517E3B" w:rsidRDefault="00517E3B" w:rsidP="006E1FDA">
                            <w:pPr>
                              <w:pStyle w:val="Geenafstand"/>
                              <w:rPr>
                                <w:rFonts w:ascii="Verdana" w:hAnsi="Verdana"/>
                                <w:b/>
                                <w:sz w:val="20"/>
                              </w:rPr>
                            </w:pPr>
                            <w:r>
                              <w:rPr>
                                <w:rFonts w:ascii="Verdana" w:hAnsi="Verdana"/>
                                <w:b/>
                                <w:sz w:val="20"/>
                              </w:rPr>
                              <w:t>Barcode</w:t>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p>
                          <w:p w14:paraId="41B348A3" w14:textId="77777777" w:rsidR="00517E3B" w:rsidRPr="00BE56E5" w:rsidRDefault="00517E3B" w:rsidP="006E1FDA">
                            <w:pPr>
                              <w:pStyle w:val="Geenafstand"/>
                              <w:jc w:val="left"/>
                              <w:rPr>
                                <w:rFonts w:ascii="Verdana" w:hAnsi="Verdana"/>
                                <w:sz w:val="20"/>
                              </w:rPr>
                            </w:pPr>
                          </w:p>
                          <w:p w14:paraId="15F660E5" w14:textId="77777777" w:rsidR="00517E3B" w:rsidRPr="00BE56E5" w:rsidRDefault="00517E3B" w:rsidP="006E1FDA">
                            <w:pPr>
                              <w:pStyle w:val="Geenafstand"/>
                              <w:jc w:val="left"/>
                              <w:rPr>
                                <w:rFonts w:ascii="Verdana" w:hAnsi="Verdana"/>
                                <w:sz w:val="20"/>
                              </w:rPr>
                            </w:pPr>
                          </w:p>
                          <w:p w14:paraId="27EFF634" w14:textId="77777777" w:rsidR="00517E3B" w:rsidRPr="00BE56E5" w:rsidRDefault="00517E3B" w:rsidP="006E1FDA">
                            <w:pPr>
                              <w:pStyle w:val="Geenafstand"/>
                              <w:jc w:val="left"/>
                              <w:rPr>
                                <w:rFonts w:ascii="Verdana" w:hAnsi="Verdana"/>
                                <w:sz w:val="20"/>
                              </w:rPr>
                            </w:pPr>
                          </w:p>
                          <w:p w14:paraId="3BC4E788" w14:textId="77777777" w:rsidR="00517E3B" w:rsidRPr="00BE56E5" w:rsidRDefault="00517E3B" w:rsidP="006E1FDA">
                            <w:pPr>
                              <w:pStyle w:val="Geenafstand"/>
                              <w:jc w:val="left"/>
                              <w:rPr>
                                <w:rFonts w:ascii="Verdana" w:hAnsi="Verdana"/>
                                <w:sz w:val="20"/>
                              </w:rPr>
                            </w:pPr>
                          </w:p>
                          <w:p w14:paraId="0BF3208E" w14:textId="77777777" w:rsidR="00517E3B" w:rsidRPr="00BE56E5" w:rsidRDefault="00517E3B" w:rsidP="006E1FDA">
                            <w:pPr>
                              <w:pStyle w:val="Geenafstand"/>
                              <w:jc w:val="left"/>
                              <w:rPr>
                                <w:rFonts w:ascii="Verdana" w:hAnsi="Verdana"/>
                                <w:sz w:val="20"/>
                              </w:rPr>
                            </w:pPr>
                          </w:p>
                          <w:p w14:paraId="09349A64" w14:textId="77777777" w:rsidR="00517E3B" w:rsidRPr="00BE56E5" w:rsidRDefault="00517E3B" w:rsidP="006E1FDA">
                            <w:pPr>
                              <w:pStyle w:val="Geenafstand"/>
                              <w:jc w:val="left"/>
                              <w:rPr>
                                <w:rFonts w:ascii="Verdana" w:hAnsi="Verdana"/>
                                <w:sz w:val="20"/>
                              </w:rPr>
                            </w:pPr>
                          </w:p>
                          <w:p w14:paraId="4213A7A6" w14:textId="77777777" w:rsidR="00517E3B" w:rsidRPr="00BE56E5" w:rsidRDefault="00517E3B" w:rsidP="006E1FDA">
                            <w:pPr>
                              <w:pStyle w:val="Geenafstand"/>
                              <w:jc w:val="left"/>
                              <w:rPr>
                                <w:rFonts w:ascii="Verdana" w:hAnsi="Verdana"/>
                                <w:sz w:val="20"/>
                              </w:rPr>
                            </w:pPr>
                          </w:p>
                          <w:p w14:paraId="0713636D" w14:textId="77777777" w:rsidR="00517E3B" w:rsidRPr="00BE56E5" w:rsidRDefault="00517E3B" w:rsidP="006E1FDA">
                            <w:pPr>
                              <w:pStyle w:val="Geenafstand"/>
                              <w:jc w:val="left"/>
                              <w:rPr>
                                <w:rFonts w:ascii="Verdana" w:hAnsi="Verdana"/>
                                <w:sz w:val="20"/>
                              </w:rPr>
                            </w:pPr>
                          </w:p>
                          <w:p w14:paraId="0DD9F117" w14:textId="77777777" w:rsidR="00517E3B" w:rsidRPr="00BE56E5" w:rsidRDefault="00517E3B" w:rsidP="006E1FDA">
                            <w:pPr>
                              <w:pStyle w:val="Geenafstand"/>
                              <w:jc w:val="left"/>
                              <w:rPr>
                                <w:rFonts w:ascii="Verdana" w:hAnsi="Verdana"/>
                                <w:sz w:val="20"/>
                              </w:rPr>
                            </w:pPr>
                          </w:p>
                          <w:p w14:paraId="7D02C470" w14:textId="77777777" w:rsidR="00517E3B" w:rsidRPr="00BE56E5" w:rsidRDefault="00517E3B" w:rsidP="006E1FDA">
                            <w:pPr>
                              <w:pStyle w:val="Geenafstand"/>
                              <w:jc w:val="left"/>
                              <w:rPr>
                                <w:rFonts w:ascii="Verdana" w:hAnsi="Verdana"/>
                                <w:sz w:val="20"/>
                              </w:rPr>
                            </w:pPr>
                          </w:p>
                          <w:p w14:paraId="6E36E8A8"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886B7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90A15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068AFF1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1D68154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D061AE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E436B16"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B6FE9EE" w14:textId="77777777" w:rsidR="00517E3B" w:rsidRPr="00C86C92" w:rsidRDefault="00517E3B" w:rsidP="006E1FDA">
                            <w:pPr>
                              <w:pStyle w:val="Geenafstand"/>
                              <w:jc w:val="left"/>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Barcode</w:t>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p>
                          <w:p w14:paraId="3F6E3F7B"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3861A71" w14:textId="77777777" w:rsidR="00517E3B" w:rsidRPr="00C86C92" w:rsidRDefault="00517E3B" w:rsidP="006E1FDA">
                            <w:pPr>
                              <w:pStyle w:val="Geenafstand"/>
                              <w:jc w:val="left"/>
                              <w:rPr>
                                <w:rFonts w:asciiTheme="minorHAnsi" w:hAnsiTheme="minorHAnsi"/>
                                <w: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tblGrid>
                            <w:tr w:rsidR="00517E3B" w:rsidRPr="00C86C92" w14:paraId="028D83E4" w14:textId="77777777" w:rsidTr="00535401">
                              <w:tc>
                                <w:tcPr>
                                  <w:tcW w:w="4219" w:type="dxa"/>
                                </w:tcPr>
                                <w:p w14:paraId="4AB122D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8925804"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714756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E0F0F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889117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D6FE4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B080D2"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64ADA00"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099E01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2A36544E"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14D038A"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c>
                            </w:tr>
                          </w:tbl>
                          <w:p w14:paraId="0A0966E3"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 xml:space="preserve">  </w:t>
                            </w:r>
                          </w:p>
                          <w:p w14:paraId="25BCB767"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C79F96F" w14:textId="77777777" w:rsidR="00517E3B" w:rsidRPr="00C86C92" w:rsidRDefault="00517E3B" w:rsidP="006E1FDA">
                            <w:pPr>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CBF882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9" o:spid="_x0000_s1026" type="#_x0000_t65" style="width:365.6pt;height:375.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" adj="18000" fillcolor="#eaf1dd [662]" strokecolor="white [3212]" strokeweight="2pt">
                <v:textbox>
                  <w:txbxContent>
                    <w:p w14:paraId="61681634"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Logo van de verzekeraar</w:t>
                      </w:r>
                    </w:p>
                    <w:p w14:paraId="7128A413" w14:textId="77777777" w:rsidR="00517E3B"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F2B6F47"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Identiteitsgegevens van verzekerde</w:t>
                      </w:r>
                    </w:p>
                    <w:p w14:paraId="0058D2BC"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A9924E6" w14:textId="77777777" w:rsidR="00517E3B" w:rsidRPr="00AE5164" w:rsidRDefault="00517E3B" w:rsidP="006E1FDA">
                      <w:pPr>
                        <w:pStyle w:val="Geenafstand"/>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Gegevens van verzekeraar</w:t>
                      </w:r>
                    </w:p>
                    <w:p w14:paraId="10298B03"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4C6B2D4" w14:textId="60EB2864"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Indien u naar aanleiding van uw hospitalisatie medicijnen moet gebruiken, gelieve dan aan uw apotheker een BVAC-attest te vragen en deze brief aan uw apotheker te geven wanneer u deze medicijnen aankoopt. Door de afgifte van deze brief aan de apotheker gaat u ermee akkoord dat de apotheker de gegevens vermeld op het gevraagde BVAC-attest elektronisch zal doorsturen naar ons</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 xml:space="preserve">. </w:t>
                      </w:r>
                      <w:r>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U zal tevens een bewijs ontvangen dat uw BVAC-attest correct werd verwerkt, u kan dit bewijs best bewaren</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Wij zullen op basis van de ontvangen elektronische gegevens de medicijnen terugbetalen volgens de algemene en bijzondere voorwaarden van uw verzekeringsovereenkomst.</w:t>
                      </w:r>
                    </w:p>
                    <w:p w14:paraId="75C74674"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78E6CF5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Indien u vragen zou hebben over de terugbetaling van de medicijnen, kan u steeds contact op nemen met … </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[de verzekeraar – vermelding contactgegevens].</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 Vermeld dan zeker het specifieke nummer dat op het papieren BVAC-attest staat.</w:t>
                      </w:r>
                    </w:p>
                    <w:p w14:paraId="49AE335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AF3B977"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31EDA8E" w14:textId="77777777" w:rsidR="00517E3B" w:rsidRDefault="00517E3B" w:rsidP="006E1FDA">
                      <w:pPr>
                        <w:pStyle w:val="Geenafstand"/>
                        <w:rPr>
                          <w:rFonts w:ascii="Verdana" w:hAnsi="Verdana"/>
                          <w:b/>
                          <w:sz w:val="20"/>
                        </w:rPr>
                      </w:pPr>
                      <w:r>
                        <w:rPr>
                          <w:rFonts w:ascii="Verdana" w:hAnsi="Verdana"/>
                          <w:b/>
                          <w:sz w:val="20"/>
                        </w:rPr>
                        <w:t>Barcode</w:t>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p>
                    <w:p w14:paraId="41B348A3" w14:textId="77777777" w:rsidR="00517E3B" w:rsidRPr="00BE56E5" w:rsidRDefault="00517E3B" w:rsidP="006E1FDA">
                      <w:pPr>
                        <w:pStyle w:val="Geenafstand"/>
                        <w:jc w:val="left"/>
                        <w:rPr>
                          <w:rFonts w:ascii="Verdana" w:hAnsi="Verdana"/>
                          <w:sz w:val="20"/>
                        </w:rPr>
                      </w:pPr>
                    </w:p>
                    <w:p w14:paraId="15F660E5" w14:textId="77777777" w:rsidR="00517E3B" w:rsidRPr="00BE56E5" w:rsidRDefault="00517E3B" w:rsidP="006E1FDA">
                      <w:pPr>
                        <w:pStyle w:val="Geenafstand"/>
                        <w:jc w:val="left"/>
                        <w:rPr>
                          <w:rFonts w:ascii="Verdana" w:hAnsi="Verdana"/>
                          <w:sz w:val="20"/>
                        </w:rPr>
                      </w:pPr>
                    </w:p>
                    <w:p w14:paraId="27EFF634" w14:textId="77777777" w:rsidR="00517E3B" w:rsidRPr="00BE56E5" w:rsidRDefault="00517E3B" w:rsidP="006E1FDA">
                      <w:pPr>
                        <w:pStyle w:val="Geenafstand"/>
                        <w:jc w:val="left"/>
                        <w:rPr>
                          <w:rFonts w:ascii="Verdana" w:hAnsi="Verdana"/>
                          <w:sz w:val="20"/>
                        </w:rPr>
                      </w:pPr>
                    </w:p>
                    <w:p w14:paraId="3BC4E788" w14:textId="77777777" w:rsidR="00517E3B" w:rsidRPr="00BE56E5" w:rsidRDefault="00517E3B" w:rsidP="006E1FDA">
                      <w:pPr>
                        <w:pStyle w:val="Geenafstand"/>
                        <w:jc w:val="left"/>
                        <w:rPr>
                          <w:rFonts w:ascii="Verdana" w:hAnsi="Verdana"/>
                          <w:sz w:val="20"/>
                        </w:rPr>
                      </w:pPr>
                    </w:p>
                    <w:p w14:paraId="0BF3208E" w14:textId="77777777" w:rsidR="00517E3B" w:rsidRPr="00BE56E5" w:rsidRDefault="00517E3B" w:rsidP="006E1FDA">
                      <w:pPr>
                        <w:pStyle w:val="Geenafstand"/>
                        <w:jc w:val="left"/>
                        <w:rPr>
                          <w:rFonts w:ascii="Verdana" w:hAnsi="Verdana"/>
                          <w:sz w:val="20"/>
                        </w:rPr>
                      </w:pPr>
                    </w:p>
                    <w:p w14:paraId="09349A64" w14:textId="77777777" w:rsidR="00517E3B" w:rsidRPr="00BE56E5" w:rsidRDefault="00517E3B" w:rsidP="006E1FDA">
                      <w:pPr>
                        <w:pStyle w:val="Geenafstand"/>
                        <w:jc w:val="left"/>
                        <w:rPr>
                          <w:rFonts w:ascii="Verdana" w:hAnsi="Verdana"/>
                          <w:sz w:val="20"/>
                        </w:rPr>
                      </w:pPr>
                    </w:p>
                    <w:p w14:paraId="4213A7A6" w14:textId="77777777" w:rsidR="00517E3B" w:rsidRPr="00BE56E5" w:rsidRDefault="00517E3B" w:rsidP="006E1FDA">
                      <w:pPr>
                        <w:pStyle w:val="Geenafstand"/>
                        <w:jc w:val="left"/>
                        <w:rPr>
                          <w:rFonts w:ascii="Verdana" w:hAnsi="Verdana"/>
                          <w:sz w:val="20"/>
                        </w:rPr>
                      </w:pPr>
                    </w:p>
                    <w:p w14:paraId="0713636D" w14:textId="77777777" w:rsidR="00517E3B" w:rsidRPr="00BE56E5" w:rsidRDefault="00517E3B" w:rsidP="006E1FDA">
                      <w:pPr>
                        <w:pStyle w:val="Geenafstand"/>
                        <w:jc w:val="left"/>
                        <w:rPr>
                          <w:rFonts w:ascii="Verdana" w:hAnsi="Verdana"/>
                          <w:sz w:val="20"/>
                        </w:rPr>
                      </w:pPr>
                    </w:p>
                    <w:p w14:paraId="0DD9F117" w14:textId="77777777" w:rsidR="00517E3B" w:rsidRPr="00BE56E5" w:rsidRDefault="00517E3B" w:rsidP="006E1FDA">
                      <w:pPr>
                        <w:pStyle w:val="Geenafstand"/>
                        <w:jc w:val="left"/>
                        <w:rPr>
                          <w:rFonts w:ascii="Verdana" w:hAnsi="Verdana"/>
                          <w:sz w:val="20"/>
                        </w:rPr>
                      </w:pPr>
                    </w:p>
                    <w:p w14:paraId="7D02C470" w14:textId="77777777" w:rsidR="00517E3B" w:rsidRPr="00BE56E5" w:rsidRDefault="00517E3B" w:rsidP="006E1FDA">
                      <w:pPr>
                        <w:pStyle w:val="Geenafstand"/>
                        <w:jc w:val="left"/>
                        <w:rPr>
                          <w:rFonts w:ascii="Verdana" w:hAnsi="Verdana"/>
                          <w:sz w:val="20"/>
                        </w:rPr>
                      </w:pPr>
                    </w:p>
                    <w:p w14:paraId="6E36E8A8"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886B7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90A15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068AFF12"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1D68154E"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D061AEB"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E436B16" w14:textId="77777777" w:rsidR="00517E3B" w:rsidRPr="00C86C92" w:rsidRDefault="00517E3B" w:rsidP="006E1FDA">
                      <w:pPr>
                        <w:pStyle w:val="Geenafstand"/>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B6FE9EE" w14:textId="77777777" w:rsidR="00517E3B" w:rsidRPr="00C86C92" w:rsidRDefault="00517E3B" w:rsidP="006E1FDA">
                      <w:pPr>
                        <w:pStyle w:val="Geenafstand"/>
                        <w:jc w:val="left"/>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Barcode</w:t>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p>
                    <w:p w14:paraId="3F6E3F7B"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3861A71" w14:textId="77777777" w:rsidR="00517E3B" w:rsidRPr="00C86C92" w:rsidRDefault="00517E3B" w:rsidP="006E1FDA">
                      <w:pPr>
                        <w:pStyle w:val="Geenafstand"/>
                        <w:jc w:val="left"/>
                        <w:rPr>
                          <w:rFonts w:asciiTheme="minorHAnsi" w:hAnsiTheme="minorHAnsi"/>
                          <w: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tblGrid>
                      <w:tr w:rsidR="00517E3B" w:rsidRPr="00C86C92" w14:paraId="028D83E4" w14:textId="77777777" w:rsidTr="00535401">
                        <w:tc>
                          <w:tcPr>
                            <w:tcW w:w="4219" w:type="dxa"/>
                          </w:tcPr>
                          <w:p w14:paraId="4AB122D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8925804"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714756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E0F0F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8891177"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D6FE4FC"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B080D2"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64ADA00"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099E016"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2A36544E"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14D038A" w14:textId="77777777" w:rsidR="00517E3B" w:rsidRPr="00C86C92" w:rsidRDefault="00517E3B" w:rsidP="00C86C92">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c>
                      </w:tr>
                    </w:tbl>
                    <w:p w14:paraId="0A0966E3"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 xml:space="preserve">  </w:t>
                      </w:r>
                    </w:p>
                    <w:p w14:paraId="25BCB767" w14:textId="77777777" w:rsidR="00517E3B" w:rsidRPr="00C86C92" w:rsidRDefault="00517E3B" w:rsidP="006E1FDA">
                      <w:pPr>
                        <w:pStyle w:val="Geenafstand"/>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C79F96F" w14:textId="77777777" w:rsidR="00517E3B" w:rsidRPr="00C86C92" w:rsidRDefault="00517E3B" w:rsidP="006E1FDA">
                      <w:pPr>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xbxContent>
                </v:textbox>
                <w10:anchorlock/>
              </v:shape>
            </w:pict>
          </mc:Fallback>
        </mc:AlternateContent>
      </w:r>
    </w:p>
    <w:p w14:paraId="073EA589" w14:textId="77777777" w:rsidR="006E1FDA" w:rsidRDefault="006E1FDA" w:rsidP="006E1FDA">
      <w:pPr>
        <w:rPr>
          <w:lang w:val="nl-BE"/>
        </w:rPr>
      </w:pPr>
    </w:p>
    <w:p w14:paraId="09612E7F" w14:textId="77777777" w:rsidR="006E1FDA" w:rsidRPr="00E169C1" w:rsidRDefault="006E1FDA" w:rsidP="006E1FDA">
      <w:pPr>
        <w:rPr>
          <w:lang w:val="nl-BE"/>
        </w:rPr>
      </w:pPr>
    </w:p>
    <w:p w14:paraId="70417AAD" w14:textId="77777777" w:rsidR="006E1FDA" w:rsidRDefault="006E1FDA" w:rsidP="006E1FDA">
      <w:pPr>
        <w:pStyle w:val="Kop2"/>
      </w:pPr>
      <w:bookmarkStart w:id="70" w:name="_Toc36121668"/>
      <w:r>
        <w:t>Overall Data Flow</w:t>
      </w:r>
      <w:bookmarkEnd w:id="70"/>
    </w:p>
    <w:p w14:paraId="1B0C3610" w14:textId="77777777" w:rsidR="006E1FDA" w:rsidRPr="00FE03B6" w:rsidRDefault="006E1FDA" w:rsidP="006E1FDA">
      <w:r w:rsidRPr="00FE03B6">
        <w:t xml:space="preserve">The BVAC flow is an </w:t>
      </w:r>
      <w:r w:rsidRPr="00E169C1">
        <w:t xml:space="preserve">extension </w:t>
      </w:r>
      <w:r w:rsidRPr="00FE03B6">
        <w:t xml:space="preserve">on the TIP Single Message Concept, enabling: </w:t>
      </w:r>
    </w:p>
    <w:p w14:paraId="3E82B6FD" w14:textId="77777777" w:rsidR="006E1FDA" w:rsidRDefault="006E1FDA" w:rsidP="006E1FDA">
      <w:r w:rsidRPr="00C16F0C">
        <w:t>All services pass through</w:t>
      </w:r>
      <w:r>
        <w:t xml:space="preserve"> authentication and authorization processing inherent to the secured data collection.</w:t>
      </w:r>
    </w:p>
    <w:p w14:paraId="37B2E413" w14:textId="77777777" w:rsidR="006E1FDA" w:rsidRDefault="006E1FDA" w:rsidP="006E1FDA">
      <w:pPr>
        <w:pStyle w:val="Lijstalinea"/>
        <w:numPr>
          <w:ilvl w:val="0"/>
          <w:numId w:val="24"/>
        </w:numPr>
        <w:rPr>
          <w:lang w:val="en-GB"/>
        </w:r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[ISV]</w:t>
      </w:r>
      <w:r w:rsidRPr="003D0E84">
        <w:rPr>
          <w:color w:val="4BACC6" w:themeColor="accent5"/>
          <w:lang w:val="en-GB"/>
          <w14:textFill>
            <w14:solidFill>
              <w14:schemeClr w14:val="accent5">
                <w14:lumMod w14:val="75000"/>
                <w14:lumMod w14:val="75000"/>
                <w14:lumOff w14:val="25000"/>
                <w14:lumMod w14:val="75000"/>
                <w14:lumOff w14:val="25000"/>
              </w14:schemeClr>
            </w14:solidFill>
          </w14:textFill>
        </w:rPr>
        <w:t xml:space="preserve"> </w:t>
      </w:r>
      <w:r w:rsidRPr="00657F8D">
        <w:rPr>
          <w:b/>
          <w:u w:val="single"/>
          <w:lang w:val="en-GB"/>
        </w:rPr>
        <w:t>Patient-Pharmacist flow</w:t>
      </w:r>
      <w:r>
        <w:rPr>
          <w:lang w:val="en-GB"/>
        </w:rPr>
        <w:t>:  to be implemented by the ISV</w:t>
      </w:r>
    </w:p>
    <w:p w14:paraId="64E47069" w14:textId="77777777" w:rsidR="006E1FDA" w:rsidRDefault="006E1FDA" w:rsidP="006E1FDA">
      <w:pPr>
        <w:pStyle w:val="Lijstalinea"/>
        <w:numPr>
          <w:ilvl w:val="0"/>
          <w:numId w:val="24"/>
        </w:numPr>
        <w:rPr>
          <w:rFonts w:asciiTheme="minorHAnsi" w:hAnsiTheme="minorHAnsi" w:cstheme="minorHAnsi"/>
        </w:rPr>
      </w:pPr>
      <w:r w:rsidRPr="003D0E84">
        <w:rPr>
          <w:color w:val="4BACC6" w:themeColor="accent5"/>
          <w:lang w:val="en-GB"/>
          <w14:textFill>
            <w14:solidFill>
              <w14:schemeClr w14:val="accent5">
                <w14:lumMod w14:val="75000"/>
                <w14:lumMod w14:val="75000"/>
                <w14:lumOff w14:val="25000"/>
                <w14:lumMod w14:val="75000"/>
                <w14:lumOff w14:val="25000"/>
              </w14:schemeClr>
            </w14:solidFill>
          </w14:textFill>
        </w:rPr>
        <w:t>[ISV]</w:t>
      </w:r>
      <w:r>
        <w:rPr>
          <w:lang w:val="en-GB"/>
        </w:rPr>
        <w:t xml:space="preserve"> </w:t>
      </w:r>
      <w:r w:rsidRPr="006959EE">
        <w:rPr>
          <w:b/>
          <w:u w:val="single"/>
          <w:lang w:val="en-GB"/>
        </w:rPr>
        <w:t>Services offered by the connector extending the SMC with the BVAC flow</w:t>
      </w:r>
      <w:r>
        <w:rPr>
          <w:lang w:val="en-GB"/>
        </w:rPr>
        <w:t xml:space="preserve">:  </w:t>
      </w:r>
      <w:r w:rsidRPr="00DF0E70">
        <w:rPr>
          <w:rFonts w:asciiTheme="minorHAnsi" w:hAnsiTheme="minorHAnsi" w:cstheme="minorHAnsi"/>
        </w:rPr>
        <w:t>A variant of the exist</w:t>
      </w:r>
      <w:r>
        <w:rPr>
          <w:rFonts w:asciiTheme="minorHAnsi" w:hAnsiTheme="minorHAnsi" w:cstheme="minorHAnsi"/>
        </w:rPr>
        <w:t xml:space="preserve">ing TIP “Register Data” Flow </w:t>
      </w:r>
    </w:p>
    <w:p w14:paraId="2AB95F3C" w14:textId="77777777" w:rsidR="006E1FDA" w:rsidRDefault="006E1FDA" w:rsidP="006E1FDA">
      <w:pPr>
        <w:pStyle w:val="Lijstalinea"/>
        <w:numPr>
          <w:ilvl w:val="1"/>
          <w:numId w:val="24"/>
        </w:numPr>
      </w:pPr>
      <w:r>
        <w:t xml:space="preserve">To </w:t>
      </w:r>
      <w:r w:rsidRPr="00DF0E70">
        <w:t xml:space="preserve">submit BVAC messages to the TIP, </w:t>
      </w:r>
    </w:p>
    <w:p w14:paraId="24875AA3" w14:textId="77777777" w:rsidR="006E1FDA" w:rsidRDefault="006E1FDA" w:rsidP="006E1FDA">
      <w:pPr>
        <w:pStyle w:val="Lijstalinea"/>
        <w:numPr>
          <w:ilvl w:val="1"/>
          <w:numId w:val="24"/>
        </w:numPr>
      </w:pPr>
      <w:r>
        <w:t xml:space="preserve">For receiving real-time confirmation of the BVAC message hand-over to the TIP </w:t>
      </w:r>
    </w:p>
    <w:p w14:paraId="77ACF0E2" w14:textId="77777777" w:rsidR="006E1FDA" w:rsidRDefault="006E1FDA" w:rsidP="006E1FDA">
      <w:pPr>
        <w:pStyle w:val="Lijstalinea"/>
        <w:numPr>
          <w:ilvl w:val="1"/>
          <w:numId w:val="24"/>
        </w:numPr>
      </w:pPr>
      <w:r>
        <w:t>F</w:t>
      </w:r>
      <w:r w:rsidRPr="00DF0E70">
        <w:t>or routing to new endpoints</w:t>
      </w:r>
      <w:r>
        <w:t xml:space="preserve">  </w:t>
      </w:r>
    </w:p>
    <w:p w14:paraId="40A20DDB" w14:textId="77777777" w:rsidR="006E1FDA" w:rsidRPr="001F4363" w:rsidRDefault="006E1FDA" w:rsidP="006E1FDA">
      <w:pPr>
        <w:pStyle w:val="Lijstalinea"/>
        <w:numPr>
          <w:ilvl w:val="1"/>
          <w:numId w:val="24"/>
        </w:numPr>
      </w:pPr>
      <w:r>
        <w:t>For returning resulting</w:t>
      </w:r>
      <w:r w:rsidRPr="00DF0E70">
        <w:t xml:space="preserve"> status mes</w:t>
      </w:r>
      <w:r>
        <w:t xml:space="preserve">sages from AssurCard / Insurers. </w:t>
      </w:r>
    </w:p>
    <w:p w14:paraId="23FA58DC" w14:textId="77777777" w:rsidR="006E1FDA" w:rsidRPr="001F4363" w:rsidRDefault="006E1FDA" w:rsidP="006E1FDA">
      <w:pPr>
        <w:rPr>
          <w:rFonts w:asciiTheme="minorHAnsi" w:hAnsiTheme="minorHAnsi" w:cstheme="minorHAnsi"/>
        </w:rPr>
      </w:pPr>
      <w:r w:rsidRPr="003D0E84">
        <w:rPr>
          <w:rFonts w:ascii="Wingdings" w:eastAsia="Wingdings" w:hAnsi="Wingdings" w:cs="Wingdings"/>
          <w:lang w:val="en-GB"/>
        </w:rPr>
        <w:t></w:t>
      </w:r>
      <w:r w:rsidRPr="001F4363">
        <w:rPr>
          <w:lang w:val="en-GB"/>
        </w:rPr>
        <w:t xml:space="preserve"> to be interfaced with by the ISV.</w:t>
      </w:r>
    </w:p>
    <w:p w14:paraId="562FC2A4" w14:textId="5993CA86" w:rsidR="006E1FDA" w:rsidRPr="003D0E84" w:rsidRDefault="006E1FDA" w:rsidP="006E1FDA">
      <w:pPr>
        <w:pStyle w:val="Lijstalinea"/>
        <w:numPr>
          <w:ilvl w:val="0"/>
          <w:numId w:val="24"/>
        </w:numPr>
        <w:rPr>
          <w:rFonts w:asciiTheme="minorHAnsi" w:hAnsiTheme="minorHAnsi" w:cstheme="minorHAnsi"/>
        </w:r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[TIP]</w:t>
      </w:r>
      <w:r>
        <w:rPr>
          <w:lang w:val="en-GB"/>
        </w:rPr>
        <w:t xml:space="preserve"> </w:t>
      </w:r>
      <w:r w:rsidRPr="00657F8D">
        <w:rPr>
          <w:b/>
          <w:u w:val="single"/>
          <w:lang w:val="en-GB"/>
        </w:rPr>
        <w:t>TIP administrative extension to support the BVAC</w:t>
      </w:r>
      <w:r>
        <w:rPr>
          <w:lang w:val="en-GB"/>
        </w:rPr>
        <w:t xml:space="preserve">:  </w:t>
      </w:r>
      <w:r>
        <w:rPr>
          <w:rFonts w:asciiTheme="minorHAnsi" w:hAnsiTheme="minorHAnsi" w:cstheme="minorHAnsi"/>
        </w:rPr>
        <w:t>dedicated</w:t>
      </w:r>
      <w:r w:rsidRPr="00DF0E70">
        <w:rPr>
          <w:rFonts w:asciiTheme="minorHAnsi" w:hAnsiTheme="minorHAnsi" w:cstheme="minorHAnsi"/>
        </w:rPr>
        <w:t xml:space="preserve"> configuration for CBFA numbers that can be used by connector module</w:t>
      </w:r>
      <w:r>
        <w:rPr>
          <w:rFonts w:asciiTheme="minorHAnsi" w:hAnsiTheme="minorHAnsi" w:cstheme="minorHAnsi"/>
        </w:rPr>
        <w:t xml:space="preserve"> </w:t>
      </w:r>
      <w:r w:rsidRPr="003D0E84">
        <w:rPr>
          <w:lang w:val="en-GB"/>
        </w:rPr>
        <w:t>to be implemented by the TIP administration</w:t>
      </w:r>
    </w:p>
    <w:p w14:paraId="014AFBCD" w14:textId="77777777" w:rsidR="006E1FDA" w:rsidRPr="003D0E84" w:rsidRDefault="006E1FDA" w:rsidP="006E1FDA">
      <w:pPr>
        <w:pStyle w:val="Lijstalinea"/>
        <w:numPr>
          <w:ilvl w:val="0"/>
          <w:numId w:val="24"/>
        </w:num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[INSURER]</w:t>
      </w:r>
      <w:r>
        <w:rPr>
          <w:lang w:val="en-GB"/>
        </w:rPr>
        <w:t xml:space="preserve"> </w:t>
      </w:r>
      <w:r w:rsidRPr="00657F8D">
        <w:rPr>
          <w:b/>
          <w:u w:val="single"/>
          <w:lang w:val="en-GB"/>
        </w:rPr>
        <w:t>Insurer data collection</w:t>
      </w:r>
      <w:r>
        <w:rPr>
          <w:lang w:val="en-GB"/>
        </w:rPr>
        <w:t xml:space="preserve">: </w:t>
      </w:r>
      <w:r>
        <w:t xml:space="preserve">both </w:t>
      </w:r>
      <w:r w:rsidRPr="00DF0E70">
        <w:t>web service and SFTP service (both</w:t>
      </w:r>
      <w:r>
        <w:t xml:space="preserve"> not passing through eHealth)</w:t>
      </w:r>
      <w:r w:rsidRPr="00DF0E70">
        <w:t xml:space="preserve"> allow</w:t>
      </w:r>
      <w:r>
        <w:t>ing</w:t>
      </w:r>
      <w:r w:rsidRPr="00DF0E70">
        <w:t xml:space="preserve"> Insurers to pick up BVAC messages from TIP (whether independently or through an aggregator like Assurcard)</w:t>
      </w:r>
      <w:r>
        <w:t xml:space="preserve"> </w:t>
      </w:r>
      <w:r w:rsidRPr="003D0E84">
        <w:rPr>
          <w:rFonts w:ascii="Wingdings" w:eastAsia="Wingdings" w:hAnsi="Wingdings" w:cs="Wingdings"/>
        </w:rPr>
        <w:t></w:t>
      </w:r>
      <w:r>
        <w:t xml:space="preserve"> </w:t>
      </w:r>
      <w:r w:rsidRPr="003D0E84">
        <w:rPr>
          <w:lang w:val="en-GB"/>
        </w:rPr>
        <w:t>to be implemented by the Insurer</w:t>
      </w:r>
    </w:p>
    <w:p w14:paraId="34AAA25E" w14:textId="77777777" w:rsidR="006E1FDA" w:rsidRPr="003D0E84" w:rsidRDefault="006E1FDA" w:rsidP="006E1FDA">
      <w:pPr>
        <w:rPr>
          <w:lang w:val="en-GB"/>
        </w:rPr>
      </w:pPr>
      <w:r w:rsidRPr="003D0E84">
        <w:rPr>
          <w:lang w:val="en-GB"/>
        </w:rPr>
        <w:lastRenderedPageBreak/>
        <w:t xml:space="preserve"> </w:t>
      </w:r>
    </w:p>
    <w:p w14:paraId="1123C126" w14:textId="77777777" w:rsidR="006E1FDA" w:rsidRDefault="006E1FDA" w:rsidP="006E1FDA">
      <w:pPr>
        <w:pStyle w:val="Kop2"/>
      </w:pPr>
      <w:bookmarkStart w:id="71" w:name="_Toc36121669"/>
      <w:r>
        <w:t>[ISV] Patient-Pharmacist flow aka operations concepts</w:t>
      </w:r>
      <w:bookmarkEnd w:id="71"/>
    </w:p>
    <w:p w14:paraId="23B59B59" w14:textId="77777777" w:rsidR="006E1FDA" w:rsidRPr="005544E8" w:rsidRDefault="006E1FDA" w:rsidP="006E1FDA">
      <w:pPr>
        <w:jc w:val="center"/>
        <w:rPr>
          <w:lang w:val="en-GB"/>
        </w:rPr>
      </w:pPr>
      <w:r>
        <w:rPr>
          <w:noProof/>
        </w:rPr>
        <w:drawing>
          <wp:inline distT="0" distB="0" distL="0" distR="0" wp14:anchorId="1DF28898" wp14:editId="2B6C5144">
            <wp:extent cx="6090946" cy="4222750"/>
            <wp:effectExtent l="0" t="0" r="5080" b="6350"/>
            <wp:docPr id="62285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0946" cy="4222750"/>
                    </a:xfrm>
                    <a:prstGeom prst="rect">
                      <a:avLst/>
                    </a:prstGeom>
                  </pic:spPr>
                </pic:pic>
              </a:graphicData>
            </a:graphic>
          </wp:inline>
        </w:drawing>
      </w:r>
    </w:p>
    <w:p w14:paraId="09155A92" w14:textId="77777777" w:rsidR="006E1FDA" w:rsidRPr="007420EE"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2" w:name="_Toc36121670"/>
      <w:r w:rsidRPr="007420EE">
        <w:t>The patient identification is specific to the private insurer</w:t>
      </w:r>
      <w:bookmarkEnd w:id="72"/>
    </w:p>
    <w:p w14:paraId="13405BD6" w14:textId="77777777" w:rsidR="006E1FDA" w:rsidRPr="00852445" w:rsidRDefault="006E1FDA" w:rsidP="006E1FDA">
      <w:pPr>
        <w:pStyle w:val="Textbody"/>
        <w:rPr>
          <w:lang w:val="en-GB"/>
        </w:rPr>
      </w:pPr>
      <w:r w:rsidRPr="00852445">
        <w:rPr>
          <w:lang w:val="en-GB"/>
        </w:rPr>
        <w:t xml:space="preserve">The pharmacist identifies the patient in a uniform manner through its national number [NISS]. The private insurers each use a different identification mechanism. This because the use of the national number is not authorized for the private insurers. </w:t>
      </w:r>
    </w:p>
    <w:p w14:paraId="270FD2D5" w14:textId="77777777" w:rsidR="006E1FDA" w:rsidRPr="00852445" w:rsidRDefault="006E1FDA" w:rsidP="006E1FDA">
      <w:pPr>
        <w:pStyle w:val="Textbody"/>
        <w:rPr>
          <w:lang w:val="en-GB"/>
        </w:rPr>
      </w:pPr>
      <w:r w:rsidRPr="00852445">
        <w:rPr>
          <w:lang w:val="en-GB"/>
        </w:rPr>
        <w:t xml:space="preserve">In the context of the digitization of the </w:t>
      </w:r>
      <w:r>
        <w:rPr>
          <w:lang w:val="en-GB"/>
        </w:rPr>
        <w:t>BVAC</w:t>
      </w:r>
      <w:r w:rsidRPr="00852445">
        <w:rPr>
          <w:lang w:val="en-GB"/>
        </w:rPr>
        <w:t xml:space="preserve"> information we distinguish the following possible identification mechanisms: </w:t>
      </w:r>
    </w:p>
    <w:p w14:paraId="25180C69" w14:textId="0DED91BC" w:rsidR="006E1FDA" w:rsidRPr="007420EE" w:rsidRDefault="006E1FDA" w:rsidP="006E1FDA">
      <w:pPr>
        <w:pStyle w:val="Lijst"/>
        <w:rPr>
          <w:lang w:val="en-GB"/>
        </w:rPr>
      </w:pPr>
      <w:r w:rsidRPr="007420EE">
        <w:rPr>
          <w:lang w:val="en-GB"/>
        </w:rPr>
        <w:t xml:space="preserve">Identification based on an awarded </w:t>
      </w:r>
      <w:r w:rsidR="0057631E">
        <w:rPr>
          <w:b/>
          <w:lang w:val="en-GB"/>
        </w:rPr>
        <w:t>[Case Number] (dossiernummer ,numéro de dossier)</w:t>
      </w:r>
      <w:r w:rsidRPr="007420EE">
        <w:rPr>
          <w:lang w:val="en-GB"/>
        </w:rPr>
        <w:t xml:space="preserve"> </w:t>
      </w:r>
    </w:p>
    <w:p w14:paraId="26A0DDDE" w14:textId="0FC4F62B" w:rsidR="006E1FDA" w:rsidRPr="007420EE" w:rsidRDefault="006E1FDA" w:rsidP="006E1FDA">
      <w:pPr>
        <w:pStyle w:val="Lijst"/>
        <w:rPr>
          <w:lang w:val="en-GB"/>
        </w:rPr>
      </w:pPr>
      <w:r w:rsidRPr="007420EE">
        <w:rPr>
          <w:lang w:val="en-GB"/>
        </w:rPr>
        <w:t xml:space="preserve">Identification with no </w:t>
      </w:r>
      <w:r w:rsidR="0057631E">
        <w:rPr>
          <w:b/>
          <w:lang w:val="en-GB"/>
        </w:rPr>
        <w:t>[Case Number] (dossiernummer ,numéro de dossier)</w:t>
      </w:r>
      <w:r w:rsidRPr="007420EE">
        <w:rPr>
          <w:lang w:val="en-GB"/>
        </w:rPr>
        <w:t xml:space="preserve"> is known: </w:t>
      </w:r>
    </w:p>
    <w:p w14:paraId="046C54F2" w14:textId="5EF9F95D" w:rsidR="006E1FDA" w:rsidRPr="007420EE" w:rsidRDefault="006E1FDA" w:rsidP="00A47ED1">
      <w:pPr>
        <w:pStyle w:val="Lijst"/>
        <w:numPr>
          <w:ilvl w:val="1"/>
          <w:numId w:val="38"/>
        </w:numPr>
        <w:rPr>
          <w:lang w:val="en-GB"/>
        </w:rPr>
      </w:pPr>
      <w:r w:rsidRPr="007420EE">
        <w:rPr>
          <w:lang w:val="en-GB"/>
        </w:rPr>
        <w:t xml:space="preserve">o Identification based on a patient-specific account with a private insurer </w:t>
      </w:r>
      <w:r w:rsidR="0057631E">
        <w:rPr>
          <w:b/>
          <w:lang w:val="en-GB"/>
        </w:rPr>
        <w:t>[Affiliation Number] (aansluitingsnummer, numéro d’affiliation)</w:t>
      </w:r>
      <w:r w:rsidRPr="007420EE">
        <w:rPr>
          <w:lang w:val="en-GB"/>
        </w:rPr>
        <w:t xml:space="preserve"> </w:t>
      </w:r>
    </w:p>
    <w:p w14:paraId="4B038817" w14:textId="77777777" w:rsidR="006E1FDA" w:rsidRPr="007420EE" w:rsidRDefault="006E1FDA" w:rsidP="00A47ED1">
      <w:pPr>
        <w:pStyle w:val="Lijst"/>
        <w:numPr>
          <w:ilvl w:val="1"/>
          <w:numId w:val="38"/>
        </w:numPr>
        <w:rPr>
          <w:lang w:val="en-GB"/>
        </w:rPr>
      </w:pPr>
      <w:r w:rsidRPr="007420EE">
        <w:rPr>
          <w:lang w:val="en-GB"/>
        </w:rPr>
        <w:t xml:space="preserve">o No identification to a private insurer </w:t>
      </w:r>
    </w:p>
    <w:p w14:paraId="6188B714" w14:textId="77777777" w:rsidR="006E1FDA" w:rsidRPr="007420EE" w:rsidRDefault="006E1FDA" w:rsidP="006E1FDA">
      <w:pPr>
        <w:pStyle w:val="Lijst"/>
        <w:numPr>
          <w:ilvl w:val="0"/>
          <w:numId w:val="0"/>
        </w:numPr>
        <w:ind w:left="1800"/>
        <w:rPr>
          <w:lang w:val="en-GB"/>
        </w:rPr>
      </w:pPr>
    </w:p>
    <w:p w14:paraId="54E45EE5" w14:textId="20F68307" w:rsidR="006E1FDA" w:rsidRPr="007420EE" w:rsidRDefault="006E1FDA" w:rsidP="006E1FDA">
      <w:pPr>
        <w:pStyle w:val="info"/>
        <w:pBdr>
          <w:left w:val="single" w:sz="18" w:space="4" w:color="808080" w:themeColor="background1" w:themeShade="80"/>
        </w:pBdr>
        <w:rPr>
          <w:lang w:val="en-GB"/>
        </w:rPr>
      </w:pPr>
      <w:r w:rsidRPr="007420EE">
        <w:rPr>
          <w:lang w:val="en-GB"/>
        </w:rPr>
        <w:t xml:space="preserve">This identification mechanisms are specific to the identification used by the internal administration of the private insurers. Concretely, a patient who walks into a pharmacy will be in possession of either a </w:t>
      </w:r>
      <w:r w:rsidR="0057631E">
        <w:rPr>
          <w:lang w:val="en-GB"/>
        </w:rPr>
        <w:t>[Case Number] (dossiernummer ,numéro de dossier)</w:t>
      </w:r>
      <w:r w:rsidRPr="007420EE">
        <w:rPr>
          <w:lang w:val="en-GB"/>
        </w:rPr>
        <w:t xml:space="preserve"> or an </w:t>
      </w:r>
      <w:r w:rsidR="0057631E">
        <w:rPr>
          <w:lang w:val="en-GB"/>
        </w:rPr>
        <w:t>[Affiliation Number] (aansluitingsnummer, numéro d’affiliation)</w:t>
      </w:r>
      <w:r w:rsidRPr="007420EE">
        <w:rPr>
          <w:lang w:val="en-GB"/>
        </w:rPr>
        <w:t xml:space="preserve">. </w:t>
      </w:r>
    </w:p>
    <w:p w14:paraId="58194EDB" w14:textId="19934CAD" w:rsidR="006E1FDA" w:rsidRPr="007420EE" w:rsidRDefault="006E1FDA" w:rsidP="006E1FDA">
      <w:pPr>
        <w:pStyle w:val="info"/>
        <w:pBdr>
          <w:left w:val="single" w:sz="18" w:space="4" w:color="808080" w:themeColor="background1" w:themeShade="80"/>
        </w:pBdr>
        <w:rPr>
          <w:lang w:val="en-GB"/>
        </w:rPr>
      </w:pPr>
      <w:r>
        <w:rPr>
          <w:noProof/>
          <w:lang w:val="fr-BE" w:eastAsia="zh-CN"/>
        </w:rPr>
        <w:drawing>
          <wp:anchor distT="0" distB="0" distL="114300" distR="114300" simplePos="0" relativeHeight="251658255" behindDoc="0" locked="0" layoutInCell="1" allowOverlap="1" wp14:anchorId="46BC0429" wp14:editId="35F87B93">
            <wp:simplePos x="0" y="0"/>
            <wp:positionH relativeFrom="column">
              <wp:posOffset>-297180</wp:posOffset>
            </wp:positionH>
            <wp:positionV relativeFrom="paragraph">
              <wp:posOffset>318770</wp:posOffset>
            </wp:positionV>
            <wp:extent cx="181610" cy="173355"/>
            <wp:effectExtent l="0" t="0" r="8890" b="0"/>
            <wp:wrapNone/>
            <wp:docPr id="21"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8D4B87">
        <w:rPr>
          <w:lang w:val="en-GB"/>
        </w:rPr>
        <w:t xml:space="preserve">Regardless of the type of identification that the patient has at its disposal, the system will work transparent to each of these identification mechanisms. </w:t>
      </w:r>
      <w:r w:rsidRPr="007420EE">
        <w:rPr>
          <w:lang w:val="en-GB"/>
        </w:rPr>
        <w:t xml:space="preserve">Even if a patient is in possession of a </w:t>
      </w:r>
      <w:r w:rsidR="0057631E">
        <w:rPr>
          <w:lang w:val="en-GB"/>
        </w:rPr>
        <w:t>[Case Number] (dossiernummer ,numéro de dossier)</w:t>
      </w:r>
      <w:r w:rsidRPr="007420EE">
        <w:rPr>
          <w:lang w:val="en-GB"/>
        </w:rPr>
        <w:t xml:space="preserve"> and only give the </w:t>
      </w:r>
      <w:r w:rsidR="0057631E">
        <w:rPr>
          <w:lang w:val="en-GB"/>
        </w:rPr>
        <w:t>[Affiliation Number] (aansluitingsnummer, numéro d’affiliation)</w:t>
      </w:r>
      <w:r w:rsidRPr="007420EE">
        <w:rPr>
          <w:lang w:val="en-GB"/>
        </w:rPr>
        <w:t xml:space="preserve">, the system will ensure that the BVAC is handled properly. The linking the </w:t>
      </w:r>
      <w:r w:rsidR="0057631E">
        <w:rPr>
          <w:lang w:val="en-GB"/>
        </w:rPr>
        <w:t xml:space="preserve">[Affiliation </w:t>
      </w:r>
      <w:r w:rsidR="0057631E">
        <w:rPr>
          <w:lang w:val="en-GB"/>
        </w:rPr>
        <w:lastRenderedPageBreak/>
        <w:t>Number] (aansluitingsnummer, numéro d’affiliation)</w:t>
      </w:r>
      <w:r w:rsidRPr="007420EE">
        <w:rPr>
          <w:lang w:val="en-GB"/>
        </w:rPr>
        <w:t xml:space="preserve"> to a specific </w:t>
      </w:r>
      <w:r w:rsidR="0057631E">
        <w:rPr>
          <w:lang w:val="en-GB"/>
        </w:rPr>
        <w:t>[Case Number] (dossiernummer ,numéro de dossier)</w:t>
      </w:r>
      <w:r w:rsidRPr="007420EE">
        <w:rPr>
          <w:lang w:val="en-GB"/>
        </w:rPr>
        <w:t xml:space="preserve"> belongs to the processing in the back office of the private insurers. </w:t>
      </w:r>
    </w:p>
    <w:p w14:paraId="5DF31554" w14:textId="77777777" w:rsidR="006E1FDA" w:rsidRPr="007420EE" w:rsidRDefault="006E1FDA" w:rsidP="006E1FDA">
      <w:pPr>
        <w:pStyle w:val="Textbody"/>
        <w:rPr>
          <w:lang w:val="en-GB"/>
        </w:rPr>
      </w:pPr>
      <w:r w:rsidRPr="008E1E87">
        <w:rPr>
          <w:lang w:val="en-GB"/>
        </w:rPr>
        <w:t xml:space="preserve">In essence, the solution will be flexible with different identification mechanisms. </w:t>
      </w:r>
      <w:r w:rsidRPr="007420EE">
        <w:rPr>
          <w:lang w:val="en-GB"/>
        </w:rPr>
        <w:t>Even more: this identification mechanism happens before the patient enters the pharmacy</w:t>
      </w:r>
    </w:p>
    <w:p w14:paraId="51861553" w14:textId="70B6F305" w:rsidR="006E1FDA" w:rsidRPr="00D125ED" w:rsidRDefault="006E1FDA" w:rsidP="006E1FDA">
      <w:pPr>
        <w:pStyle w:val="Kop4"/>
      </w:pPr>
      <w:r w:rsidRPr="00D125ED">
        <w:t xml:space="preserve">The identification of a patient based on the </w:t>
      </w:r>
      <w:r w:rsidR="0057631E">
        <w:t>[Case Number] (dossiernummer ,numéro de dossier)</w:t>
      </w:r>
    </w:p>
    <w:p w14:paraId="1FECFAE1" w14:textId="15B17C7E" w:rsidR="006E1FDA" w:rsidRPr="00D125ED" w:rsidRDefault="006E1FDA" w:rsidP="006E1FDA">
      <w:pPr>
        <w:pStyle w:val="Textbody"/>
        <w:rPr>
          <w:lang w:val="en-GB"/>
        </w:rPr>
      </w:pPr>
      <w:r w:rsidRPr="007420EE">
        <w:rPr>
          <w:lang w:val="en-GB"/>
        </w:rPr>
        <w:t xml:space="preserve">On admission to a hospital a </w:t>
      </w:r>
      <w:r w:rsidR="0057631E">
        <w:rPr>
          <w:lang w:val="en-GB"/>
        </w:rPr>
        <w:t>[Case Number] (dossiernummer ,numéro de dossier)</w:t>
      </w:r>
      <w:r w:rsidRPr="007420EE">
        <w:rPr>
          <w:lang w:val="en-GB"/>
        </w:rPr>
        <w:t xml:space="preserve"> will be granted. This </w:t>
      </w:r>
      <w:r w:rsidR="0057631E">
        <w:rPr>
          <w:lang w:val="en-GB"/>
        </w:rPr>
        <w:t>[Case Number] (dossiernummer ,numéro de dossier)</w:t>
      </w:r>
      <w:r w:rsidRPr="007420EE">
        <w:rPr>
          <w:lang w:val="en-GB"/>
        </w:rPr>
        <w:t xml:space="preserve"> is also printed on a cover letter in barcode form printed and will be handed over to the patient. Note that in this cover letter will also be used in the pharmacy.  </w:t>
      </w:r>
      <w:r w:rsidRPr="00D125ED">
        <w:rPr>
          <w:lang w:val="en-GB"/>
        </w:rPr>
        <w:t xml:space="preserve">On the cover letter, the instructions and responsibilities of the patients will be provided.  </w:t>
      </w:r>
    </w:p>
    <w:p w14:paraId="61614887" w14:textId="7B3A0F35" w:rsidR="006E1FDA" w:rsidRPr="009227D0" w:rsidRDefault="006E1FDA" w:rsidP="006E1FDA">
      <w:pPr>
        <w:pStyle w:val="info"/>
        <w:pBdr>
          <w:left w:val="single" w:sz="18" w:space="4" w:color="808080" w:themeColor="background1" w:themeShade="80"/>
        </w:pBdr>
        <w:rPr>
          <w:lang w:val="en-GB"/>
        </w:rPr>
      </w:pPr>
      <w:r w:rsidRPr="009227D0">
        <w:rPr>
          <w:noProof/>
          <w:lang w:val="fr-BE" w:eastAsia="zh-CN"/>
        </w:rPr>
        <w:drawing>
          <wp:anchor distT="0" distB="0" distL="114300" distR="114300" simplePos="0" relativeHeight="251658254" behindDoc="0" locked="0" layoutInCell="1" allowOverlap="1" wp14:anchorId="18A998B6" wp14:editId="3D543D95">
            <wp:simplePos x="0" y="0"/>
            <wp:positionH relativeFrom="column">
              <wp:posOffset>-271780</wp:posOffset>
            </wp:positionH>
            <wp:positionV relativeFrom="paragraph">
              <wp:posOffset>259715</wp:posOffset>
            </wp:positionV>
            <wp:extent cx="181610" cy="173355"/>
            <wp:effectExtent l="0" t="0" r="8890" b="0"/>
            <wp:wrapNone/>
            <wp:docPr id="22"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9227D0">
        <w:rPr>
          <w:lang w:val="en-GB"/>
        </w:rPr>
        <w:t xml:space="preserve">For more details on the format of the </w:t>
      </w:r>
      <w:r w:rsidR="0057631E">
        <w:rPr>
          <w:lang w:val="en-GB"/>
        </w:rPr>
        <w:t>[Case Number] (dossiernummer ,numéro de dossier)</w:t>
      </w:r>
      <w:r w:rsidRPr="009227D0">
        <w:rPr>
          <w:lang w:val="en-GB"/>
        </w:rPr>
        <w:t xml:space="preserve">, we refer to "Features" on page </w:t>
      </w:r>
      <w:r w:rsidRPr="009227D0">
        <w:rPr>
          <w:lang w:val="en-GB"/>
        </w:rPr>
        <w:fldChar w:fldCharType="begin"/>
      </w:r>
      <w:r w:rsidRPr="009227D0">
        <w:rPr>
          <w:lang w:val="en-GB"/>
        </w:rPr>
        <w:instrText xml:space="preserve"> PAGEREF _Ref335118166 \h </w:instrText>
      </w:r>
      <w:r w:rsidRPr="009227D0">
        <w:rPr>
          <w:lang w:val="en-GB"/>
        </w:rPr>
        <w:fldChar w:fldCharType="separate"/>
      </w:r>
      <w:r w:rsidR="00660E35">
        <w:rPr>
          <w:b/>
          <w:bCs/>
          <w:noProof/>
        </w:rPr>
        <w:t>Fout! Bladwijzer niet gedefinieerd.</w:t>
      </w:r>
      <w:r w:rsidRPr="009227D0">
        <w:rPr>
          <w:lang w:val="en-GB"/>
        </w:rPr>
        <w:fldChar w:fldCharType="end"/>
      </w:r>
      <w:r w:rsidRPr="009227D0">
        <w:rPr>
          <w:lang w:val="en-GB"/>
        </w:rPr>
        <w:t xml:space="preserve"> The patient may receive the </w:t>
      </w:r>
      <w:r w:rsidR="0057631E">
        <w:rPr>
          <w:lang w:val="en-GB"/>
        </w:rPr>
        <w:t>[Case Number] (dossiernummer ,numéro de dossier)</w:t>
      </w:r>
      <w:r w:rsidRPr="009227D0">
        <w:rPr>
          <w:lang w:val="en-GB"/>
        </w:rPr>
        <w:t xml:space="preserve"> in a variety of ways. On admission to</w:t>
      </w:r>
      <w:r w:rsidR="005D6A5A">
        <w:rPr>
          <w:lang w:val="en-GB"/>
        </w:rPr>
        <w:t xml:space="preserve"> </w:t>
      </w:r>
      <w:r w:rsidRPr="009227D0">
        <w:rPr>
          <w:lang w:val="en-GB"/>
        </w:rPr>
        <w:t xml:space="preserve">the hospital a document can be printed that contains this </w:t>
      </w:r>
      <w:r w:rsidR="0057631E">
        <w:rPr>
          <w:lang w:val="en-GB"/>
        </w:rPr>
        <w:t>[Case Number] (dossiernummer ,numéro de dossier)</w:t>
      </w:r>
      <w:r w:rsidRPr="009227D0">
        <w:rPr>
          <w:lang w:val="en-GB"/>
        </w:rPr>
        <w:t xml:space="preserve"> - also in barcode form. We also plan to provide a patient portal governed by the private insurers where the patient could consult his </w:t>
      </w:r>
      <w:r w:rsidR="0057631E">
        <w:rPr>
          <w:lang w:val="en-GB"/>
        </w:rPr>
        <w:t>[Case Number] (dossiernummer ,numéro de dossier)</w:t>
      </w:r>
      <w:r w:rsidRPr="009227D0">
        <w:rPr>
          <w:lang w:val="en-GB"/>
        </w:rPr>
        <w:t>.</w:t>
      </w:r>
    </w:p>
    <w:p w14:paraId="6C28451F" w14:textId="77777777" w:rsidR="006E1FDA" w:rsidRPr="001712FB" w:rsidRDefault="006E1FDA" w:rsidP="006E1FDA">
      <w:pPr>
        <w:pStyle w:val="Kop4"/>
      </w:pPr>
      <w:r w:rsidRPr="007D7657">
        <w:t>The identification of a patient based on an account number with a private insurer</w:t>
      </w:r>
    </w:p>
    <w:p w14:paraId="5FF0AD8C" w14:textId="12DB2E91" w:rsidR="006E1FDA" w:rsidRPr="007D7657" w:rsidRDefault="006E1FDA" w:rsidP="006E1FDA">
      <w:pPr>
        <w:pStyle w:val="Textbody"/>
        <w:rPr>
          <w:lang w:val="en-GB"/>
        </w:rPr>
      </w:pPr>
      <w:r w:rsidRPr="007D7657">
        <w:rPr>
          <w:lang w:val="en-GB"/>
        </w:rPr>
        <w:t xml:space="preserve">A valid identification of account  with a private insurer </w:t>
      </w:r>
      <w:r w:rsidR="0057631E">
        <w:rPr>
          <w:lang w:val="en-GB"/>
        </w:rPr>
        <w:t>[Affiliation Number] (aansluitingsnummer, numéro d’affiliation)</w:t>
      </w:r>
      <w:r w:rsidRPr="007D7657">
        <w:rPr>
          <w:lang w:val="en-GB"/>
        </w:rPr>
        <w:t xml:space="preserve"> is an unique identifier that can be coded in an automated way. </w:t>
      </w:r>
    </w:p>
    <w:p w14:paraId="2F3EB44B" w14:textId="77777777" w:rsidR="006E1FDA" w:rsidRPr="007D7657" w:rsidRDefault="006E1FDA" w:rsidP="006E1FDA">
      <w:pPr>
        <w:pStyle w:val="Textbody"/>
        <w:rPr>
          <w:lang w:val="en-GB"/>
        </w:rPr>
      </w:pPr>
      <w:r w:rsidRPr="007D7657">
        <w:rPr>
          <w:lang w:val="en-GB"/>
        </w:rPr>
        <w:t xml:space="preserve">Preferably, there is also a bar code provided on the card which allows the pharmacist to scan identification. </w:t>
      </w:r>
    </w:p>
    <w:p w14:paraId="13977252" w14:textId="5F539A9C" w:rsidR="006E1FDA" w:rsidRPr="00852445" w:rsidRDefault="006E1FDA" w:rsidP="006E1FDA">
      <w:pPr>
        <w:pStyle w:val="info"/>
        <w:pBdr>
          <w:left w:val="single" w:sz="18" w:space="4" w:color="808080" w:themeColor="background1" w:themeShade="80"/>
        </w:pBdr>
        <w:rPr>
          <w:lang w:val="en-GB"/>
        </w:rPr>
      </w:pPr>
      <w:r>
        <w:rPr>
          <w:noProof/>
          <w:lang w:val="fr-BE" w:eastAsia="zh-CN"/>
        </w:rPr>
        <w:drawing>
          <wp:anchor distT="0" distB="0" distL="114300" distR="114300" simplePos="0" relativeHeight="251658253" behindDoc="0" locked="0" layoutInCell="1" allowOverlap="1" wp14:anchorId="63CB5132" wp14:editId="09F6E3BA">
            <wp:simplePos x="0" y="0"/>
            <wp:positionH relativeFrom="column">
              <wp:posOffset>-302260</wp:posOffset>
            </wp:positionH>
            <wp:positionV relativeFrom="paragraph">
              <wp:posOffset>394970</wp:posOffset>
            </wp:positionV>
            <wp:extent cx="181610" cy="173355"/>
            <wp:effectExtent l="0" t="0" r="8890" b="0"/>
            <wp:wrapNone/>
            <wp:docPr id="23"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852445">
        <w:rPr>
          <w:lang w:val="en-GB"/>
        </w:rPr>
        <w:t xml:space="preserve">The patient can obtain his </w:t>
      </w:r>
      <w:r w:rsidR="0057631E">
        <w:rPr>
          <w:lang w:val="en-GB"/>
        </w:rPr>
        <w:t>[Affiliation Number] (aansluitingsnummer, numéro d’affiliation)</w:t>
      </w:r>
      <w:r w:rsidRPr="00852445">
        <w:rPr>
          <w:lang w:val="en-GB"/>
        </w:rPr>
        <w:t xml:space="preserve"> in different ways. For example, </w:t>
      </w:r>
      <w:r>
        <w:rPr>
          <w:lang w:val="en-GB"/>
        </w:rPr>
        <w:t>we are envisaging a</w:t>
      </w:r>
      <w:r w:rsidRPr="00852445">
        <w:rPr>
          <w:lang w:val="en-GB"/>
        </w:rPr>
        <w:t xml:space="preserve"> writing </w:t>
      </w:r>
      <w:r>
        <w:rPr>
          <w:lang w:val="en-GB"/>
        </w:rPr>
        <w:t xml:space="preserve">to the patient in which the </w:t>
      </w:r>
      <w:r w:rsidR="0057631E">
        <w:rPr>
          <w:lang w:val="en-GB"/>
        </w:rPr>
        <w:t>[Affiliation Number] (aansluitingsnummer, numéro d’affiliation)</w:t>
      </w:r>
      <w:r>
        <w:rPr>
          <w:lang w:val="en-GB"/>
        </w:rPr>
        <w:t xml:space="preserve"> will </w:t>
      </w:r>
      <w:r w:rsidRPr="00852445">
        <w:rPr>
          <w:lang w:val="en-GB"/>
        </w:rPr>
        <w:t xml:space="preserve">also be provided in barcode form. </w:t>
      </w:r>
    </w:p>
    <w:p w14:paraId="34097BCC" w14:textId="515D96B0" w:rsidR="006E1FDA" w:rsidRPr="00852445" w:rsidRDefault="006E1FDA" w:rsidP="006E1FDA">
      <w:pPr>
        <w:pStyle w:val="info"/>
        <w:pBdr>
          <w:left w:val="single" w:sz="18" w:space="4" w:color="808080" w:themeColor="background1" w:themeShade="80"/>
        </w:pBdr>
        <w:rPr>
          <w:lang w:val="en-GB"/>
        </w:rPr>
      </w:pPr>
      <w:r w:rsidRPr="00852445">
        <w:rPr>
          <w:lang w:val="en-GB"/>
        </w:rPr>
        <w:t xml:space="preserve">Also </w:t>
      </w:r>
      <w:r>
        <w:rPr>
          <w:lang w:val="en-GB"/>
        </w:rPr>
        <w:t xml:space="preserve">planned in the same writing is to have the responsibilities for the pharmacist explained, the implicit consent the patient will give to the pharmacist and the private insurer to exchange the BVAC data when handing over the </w:t>
      </w:r>
      <w:r w:rsidR="0057631E">
        <w:rPr>
          <w:lang w:val="en-GB"/>
        </w:rPr>
        <w:t>[Affiliation Number] (aansluitingsnummer, numéro d’affiliation)</w:t>
      </w:r>
      <w:r>
        <w:rPr>
          <w:lang w:val="en-GB"/>
        </w:rPr>
        <w:t>.</w:t>
      </w:r>
    </w:p>
    <w:p w14:paraId="6ADF09F0" w14:textId="77777777" w:rsidR="006E1FDA" w:rsidRPr="007D7657" w:rsidRDefault="006E1FDA" w:rsidP="006E1FDA">
      <w:pPr>
        <w:pStyle w:val="Kop4"/>
      </w:pPr>
      <w:r w:rsidRPr="007D7657">
        <w:t>Identification of the patient when there is no specific identification of the insurer known</w:t>
      </w:r>
    </w:p>
    <w:p w14:paraId="098D2B4F" w14:textId="0ADE8FDF" w:rsidR="006E1FDA" w:rsidRPr="007420EE" w:rsidRDefault="006E1FDA" w:rsidP="006E1FDA">
      <w:pPr>
        <w:pStyle w:val="Textbody"/>
        <w:rPr>
          <w:lang w:val="en-GB"/>
        </w:rPr>
      </w:pPr>
      <w:r w:rsidRPr="007D7657">
        <w:rPr>
          <w:lang w:val="en-GB"/>
        </w:rPr>
        <w:t>When there is no specific identification known, the BVAC data will not be exchan</w:t>
      </w:r>
      <w:r w:rsidR="005D6A5A">
        <w:rPr>
          <w:lang w:val="en-GB"/>
        </w:rPr>
        <w:t>g</w:t>
      </w:r>
      <w:r w:rsidRPr="007D7657">
        <w:rPr>
          <w:lang w:val="en-GB"/>
        </w:rPr>
        <w:t>ed digitally.</w:t>
      </w:r>
    </w:p>
    <w:p w14:paraId="07C33791" w14:textId="77777777" w:rsidR="006E1FDA" w:rsidRPr="006D3C2C"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3" w:name="_Toc36121671"/>
      <w:r w:rsidRPr="006D3C2C">
        <w:t>The pharmacist identifies the patient</w:t>
      </w:r>
      <w:bookmarkEnd w:id="73"/>
      <w:r w:rsidRPr="006D3C2C">
        <w:t xml:space="preserve"> </w:t>
      </w:r>
    </w:p>
    <w:p w14:paraId="67375C30" w14:textId="77777777" w:rsidR="006E1FDA" w:rsidRPr="007420EE" w:rsidRDefault="006E1FDA" w:rsidP="006E1FDA">
      <w:pPr>
        <w:pStyle w:val="Textbody"/>
        <w:rPr>
          <w:lang w:val="en-GB"/>
        </w:rPr>
      </w:pPr>
      <w:r w:rsidRPr="007420EE">
        <w:rPr>
          <w:lang w:val="en-GB"/>
        </w:rPr>
        <w:t xml:space="preserve">The pharmacist identifies the patient in a uniform manner on the basis of his national number [NISS]. The pharmacist will be responsible for the delivery of the medication and the associated guidance in the context of basic and continuing pharmaceutical care. </w:t>
      </w:r>
    </w:p>
    <w:p w14:paraId="51D88536" w14:textId="77777777" w:rsidR="006E1FDA" w:rsidRPr="00316206" w:rsidRDefault="006E1FDA" w:rsidP="006E1FDA">
      <w:pPr>
        <w:pStyle w:val="info"/>
        <w:pBdr>
          <w:left w:val="single" w:sz="18" w:space="4" w:color="808080" w:themeColor="background1" w:themeShade="80"/>
        </w:pBdr>
        <w:rPr>
          <w:noProof/>
          <w:lang w:val="en-GB" w:eastAsia="fr-BE"/>
        </w:rPr>
      </w:pPr>
      <w:r>
        <w:rPr>
          <w:noProof/>
          <w:lang w:val="fr-BE" w:eastAsia="zh-CN"/>
        </w:rPr>
        <w:drawing>
          <wp:anchor distT="0" distB="0" distL="114300" distR="114300" simplePos="0" relativeHeight="251658250" behindDoc="0" locked="0" layoutInCell="1" allowOverlap="1" wp14:anchorId="5F8B1403" wp14:editId="758B8ED4">
            <wp:simplePos x="0" y="0"/>
            <wp:positionH relativeFrom="column">
              <wp:posOffset>-271780</wp:posOffset>
            </wp:positionH>
            <wp:positionV relativeFrom="paragraph">
              <wp:posOffset>69850</wp:posOffset>
            </wp:positionV>
            <wp:extent cx="181610" cy="173355"/>
            <wp:effectExtent l="0" t="0" r="8890" b="0"/>
            <wp:wrapNone/>
            <wp:docPr id="18"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316206">
        <w:rPr>
          <w:noProof/>
          <w:lang w:val="en-GB" w:eastAsia="fr-BE"/>
        </w:rPr>
        <w:t>To clarify: there is no link between the NISS and the identification of the patient.</w:t>
      </w:r>
    </w:p>
    <w:p w14:paraId="7A7B5868" w14:textId="77777777" w:rsidR="006E1FDA" w:rsidRPr="00316206"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4" w:name="_Toc36121672"/>
      <w:r w:rsidRPr="00316206">
        <w:t>The patient requests a BVAC attestation</w:t>
      </w:r>
      <w:bookmarkEnd w:id="74"/>
    </w:p>
    <w:p w14:paraId="68FB8E48" w14:textId="77777777" w:rsidR="006E1FDA" w:rsidRPr="00316206" w:rsidRDefault="006E1FDA" w:rsidP="006E1FDA">
      <w:pPr>
        <w:pStyle w:val="Textbody"/>
        <w:rPr>
          <w:lang w:val="en-GB"/>
        </w:rPr>
      </w:pPr>
      <w:r w:rsidRPr="00852445">
        <w:rPr>
          <w:lang w:val="en-GB"/>
        </w:rPr>
        <w:t xml:space="preserve">At the request of the patient, the pharmacist will be responsible for delivering a BVAC </w:t>
      </w:r>
      <w:r>
        <w:rPr>
          <w:lang w:val="en-GB"/>
        </w:rPr>
        <w:t>attestation</w:t>
      </w:r>
      <w:r w:rsidRPr="00852445">
        <w:rPr>
          <w:lang w:val="en-GB"/>
        </w:rPr>
        <w:t xml:space="preserve">. This </w:t>
      </w:r>
      <w:r>
        <w:rPr>
          <w:lang w:val="en-GB"/>
        </w:rPr>
        <w:t>request</w:t>
      </w:r>
      <w:r w:rsidRPr="00852445">
        <w:rPr>
          <w:lang w:val="en-GB"/>
        </w:rPr>
        <w:t xml:space="preserve"> triggers the following actions in the pharmacy: </w:t>
      </w:r>
    </w:p>
    <w:p w14:paraId="158E4DC7" w14:textId="47E9A793" w:rsidR="006E1FDA" w:rsidRPr="00316206" w:rsidRDefault="006E1FDA" w:rsidP="00A47ED1">
      <w:pPr>
        <w:pStyle w:val="Textbody"/>
        <w:numPr>
          <w:ilvl w:val="0"/>
          <w:numId w:val="40"/>
        </w:numPr>
        <w:rPr>
          <w:lang w:val="en-GB"/>
        </w:rPr>
      </w:pPr>
      <w:r w:rsidRPr="00CC5724">
        <w:rPr>
          <w:u w:val="single"/>
          <w:lang w:val="en-GB"/>
        </w:rPr>
        <w:lastRenderedPageBreak/>
        <w:t xml:space="preserve">The pharmacist 1 asks about the available identification of the patient with respect to the private insurance companies </w:t>
      </w:r>
      <w:r w:rsidRPr="00CC5724">
        <w:rPr>
          <w:rStyle w:val="Voetnootmarkering"/>
          <w:u w:val="single"/>
        </w:rPr>
        <w:footnoteReference w:id="2"/>
      </w:r>
      <w:r w:rsidRPr="00316206">
        <w:rPr>
          <w:lang w:val="en-GB"/>
        </w:rPr>
        <w:tab/>
        <w:t xml:space="preserve"> </w:t>
      </w:r>
      <w:r w:rsidRPr="00316206">
        <w:rPr>
          <w:lang w:val="en-GB"/>
        </w:rPr>
        <w:br/>
      </w:r>
      <w:r w:rsidRPr="00852445">
        <w:rPr>
          <w:lang w:val="en-GB"/>
        </w:rPr>
        <w:t xml:space="preserve">As described in </w:t>
      </w:r>
      <w:r w:rsidRPr="00316206">
        <w:rPr>
          <w:lang w:val="en-GB"/>
        </w:rPr>
        <w:t>‘</w:t>
      </w:r>
      <w:r>
        <w:fldChar w:fldCharType="begin"/>
      </w:r>
      <w:r w:rsidRPr="00316206">
        <w:rPr>
          <w:lang w:val="en-GB"/>
        </w:rPr>
        <w:instrText xml:space="preserve"> REF _Ref335128117 \h </w:instrText>
      </w:r>
      <w:r>
        <w:fldChar w:fldCharType="separate"/>
      </w:r>
      <w:r w:rsidR="00660E35">
        <w:rPr>
          <w:b/>
          <w:bCs/>
        </w:rPr>
        <w:t>Fout! Verwijzingsbron niet gevonden.</w:t>
      </w:r>
      <w:r>
        <w:fldChar w:fldCharType="end"/>
      </w:r>
      <w:r w:rsidRPr="00316206">
        <w:rPr>
          <w:lang w:val="en-GB"/>
        </w:rPr>
        <w:t>’ o</w:t>
      </w:r>
      <w:r>
        <w:rPr>
          <w:lang w:val="en-GB"/>
        </w:rPr>
        <w:t>n</w:t>
      </w:r>
      <w:r w:rsidRPr="00316206">
        <w:rPr>
          <w:lang w:val="en-GB"/>
        </w:rPr>
        <w:t xml:space="preserve"> </w:t>
      </w:r>
      <w:r>
        <w:rPr>
          <w:lang w:val="en-GB"/>
        </w:rPr>
        <w:t>page</w:t>
      </w:r>
      <w:r w:rsidRPr="00316206">
        <w:rPr>
          <w:lang w:val="en-GB"/>
        </w:rPr>
        <w:t xml:space="preserve"> </w:t>
      </w:r>
      <w:r>
        <w:fldChar w:fldCharType="begin"/>
      </w:r>
      <w:r w:rsidRPr="00316206">
        <w:rPr>
          <w:lang w:val="en-GB"/>
        </w:rPr>
        <w:instrText xml:space="preserve"> PAGEREF _Ref335128117 \h </w:instrText>
      </w:r>
      <w:r>
        <w:fldChar w:fldCharType="separate"/>
      </w:r>
      <w:r w:rsidR="00660E35">
        <w:rPr>
          <w:b/>
          <w:bCs/>
          <w:noProof/>
        </w:rPr>
        <w:t>Fout! Bladwijzer niet gedefinieerd.</w:t>
      </w:r>
      <w:r>
        <w:fldChar w:fldCharType="end"/>
      </w:r>
      <w:r w:rsidRPr="00316206">
        <w:rPr>
          <w:lang w:val="en-GB"/>
        </w:rPr>
        <w:t xml:space="preserve">, </w:t>
      </w:r>
      <w:r w:rsidRPr="00852445">
        <w:rPr>
          <w:lang w:val="en-GB"/>
        </w:rPr>
        <w:t>we distinguish between two possible identification mechanisms:</w:t>
      </w:r>
    </w:p>
    <w:p w14:paraId="0F4A9B2B" w14:textId="4A657999" w:rsidR="006E1FDA" w:rsidRPr="00CC5724" w:rsidRDefault="0057631E" w:rsidP="006E1FDA">
      <w:pPr>
        <w:pStyle w:val="Lijst"/>
        <w:ind w:left="1080" w:hanging="360"/>
        <w:rPr>
          <w:lang w:val="en-GB"/>
        </w:rPr>
      </w:pPr>
      <w:r>
        <w:rPr>
          <w:lang w:val="en-GB"/>
        </w:rPr>
        <w:t>[Case Number] (dossiernummer ,numéro de dossier)</w:t>
      </w:r>
    </w:p>
    <w:p w14:paraId="3C2F8C39" w14:textId="7B234F4B" w:rsidR="006E1FDA" w:rsidRPr="00CC5724" w:rsidRDefault="0057631E" w:rsidP="006E1FDA">
      <w:pPr>
        <w:pStyle w:val="Lijst"/>
        <w:ind w:left="1080" w:hanging="360"/>
        <w:rPr>
          <w:lang w:val="en-GB"/>
        </w:rPr>
      </w:pPr>
      <w:r>
        <w:rPr>
          <w:lang w:val="en-GB"/>
        </w:rPr>
        <w:t>[Affiliation Number] (aansluitingsnummer, numéro d’affiliation)</w:t>
      </w:r>
    </w:p>
    <w:p w14:paraId="07234B1D" w14:textId="77777777" w:rsidR="006E1FDA" w:rsidRPr="00CC5724" w:rsidRDefault="006E1FDA" w:rsidP="00A47ED1">
      <w:pPr>
        <w:pStyle w:val="Textbody"/>
        <w:numPr>
          <w:ilvl w:val="0"/>
          <w:numId w:val="40"/>
        </w:numPr>
        <w:rPr>
          <w:lang w:val="en-GB"/>
        </w:rPr>
      </w:pPr>
      <w:r w:rsidRPr="00CC5724">
        <w:rPr>
          <w:u w:val="single"/>
          <w:lang w:val="en-GB"/>
        </w:rPr>
        <w:t>The pharmacist encodes the necessary data.</w:t>
      </w:r>
      <w:r w:rsidRPr="00CC5724">
        <w:rPr>
          <w:u w:val="single"/>
          <w:lang w:val="en-GB"/>
        </w:rPr>
        <w:tab/>
      </w:r>
      <w:r w:rsidRPr="00316206">
        <w:rPr>
          <w:lang w:val="en-GB"/>
        </w:rPr>
        <w:br/>
      </w:r>
      <w:r w:rsidRPr="00CC5724">
        <w:rPr>
          <w:lang w:val="en-GB"/>
        </w:rPr>
        <w:t xml:space="preserve">The billing information and other data are encoded by the pharmacy software.   </w:t>
      </w:r>
    </w:p>
    <w:p w14:paraId="70055A4B" w14:textId="4D92E84A" w:rsidR="006E1FDA" w:rsidRDefault="006E1FDA" w:rsidP="006E1FDA">
      <w:pPr>
        <w:pStyle w:val="Textbody"/>
        <w:ind w:left="720"/>
      </w:pPr>
      <w:r w:rsidRPr="007420EE">
        <w:rPr>
          <w:lang w:val="en-GB"/>
        </w:rPr>
        <w:t>(refer to ‘</w:t>
      </w:r>
      <w:r>
        <w:fldChar w:fldCharType="begin"/>
      </w:r>
      <w:r w:rsidRPr="007420EE">
        <w:rPr>
          <w:lang w:val="en-GB"/>
        </w:rPr>
        <w:instrText xml:space="preserve"> REF _Ref335131247 \h </w:instrText>
      </w:r>
      <w:r>
        <w:fldChar w:fldCharType="separate"/>
      </w:r>
      <w:r w:rsidR="00660E35">
        <w:rPr>
          <w:b/>
          <w:bCs/>
        </w:rPr>
        <w:t>Fout! Verwijzingsbron niet gevonden.</w:t>
      </w:r>
      <w:r>
        <w:fldChar w:fldCharType="end"/>
      </w:r>
      <w:r>
        <w:t xml:space="preserve">’ on page </w:t>
      </w:r>
      <w:r>
        <w:fldChar w:fldCharType="begin"/>
      </w:r>
      <w:r>
        <w:instrText xml:space="preserve"> PAGEREF _Ref335131247 \h </w:instrText>
      </w:r>
      <w:r>
        <w:fldChar w:fldCharType="separate"/>
      </w:r>
      <w:r w:rsidR="00660E35">
        <w:rPr>
          <w:b/>
          <w:bCs/>
          <w:noProof/>
        </w:rPr>
        <w:t>Fout! Bladwijzer niet gedefinieerd.</w:t>
      </w:r>
      <w:r>
        <w:fldChar w:fldCharType="end"/>
      </w:r>
      <w:r>
        <w:t>)</w:t>
      </w:r>
    </w:p>
    <w:p w14:paraId="1865E962" w14:textId="59B4A4B5" w:rsidR="006E1FDA" w:rsidRPr="00CC5724" w:rsidRDefault="006E1FDA" w:rsidP="00A47ED1">
      <w:pPr>
        <w:pStyle w:val="Textbody"/>
        <w:numPr>
          <w:ilvl w:val="0"/>
          <w:numId w:val="40"/>
        </w:numPr>
        <w:rPr>
          <w:lang w:val="en-GB"/>
        </w:rPr>
      </w:pPr>
      <w:r w:rsidRPr="00CC5724">
        <w:rPr>
          <w:u w:val="single"/>
          <w:lang w:val="en-GB"/>
        </w:rPr>
        <w:t xml:space="preserve">A unique </w:t>
      </w:r>
      <w:r w:rsidR="00105CE6">
        <w:rPr>
          <w:u w:val="single"/>
          <w:lang w:val="en-GB"/>
        </w:rPr>
        <w:t>[Document Number] ( documentnummer, numéro de document)</w:t>
      </w:r>
      <w:r w:rsidRPr="00CC5724">
        <w:rPr>
          <w:u w:val="single"/>
          <w:lang w:val="en-GB"/>
        </w:rPr>
        <w:t xml:space="preserve"> is assigned to this data.</w:t>
      </w:r>
      <w:r w:rsidRPr="00316206">
        <w:rPr>
          <w:lang w:val="en-GB"/>
        </w:rPr>
        <w:tab/>
      </w:r>
      <w:r w:rsidRPr="00316206">
        <w:rPr>
          <w:lang w:val="en-GB"/>
        </w:rPr>
        <w:br/>
      </w:r>
      <w:r>
        <w:rPr>
          <w:lang w:val="en-GB"/>
        </w:rPr>
        <w:t>Next to</w:t>
      </w:r>
      <w:r w:rsidRPr="00852445">
        <w:rPr>
          <w:lang w:val="en-GB"/>
        </w:rPr>
        <w:t xml:space="preserve"> the identification of the patient, we also introduce a unique reference for the BVAC: the</w:t>
      </w:r>
      <w:r>
        <w:rPr>
          <w:lang w:val="en-GB"/>
        </w:rPr>
        <w:t xml:space="preserve"> </w:t>
      </w:r>
      <w:r w:rsidR="00105CE6">
        <w:rPr>
          <w:lang w:val="en-GB"/>
        </w:rPr>
        <w:t>[Document Number] ( documentnummer, numéro de document)</w:t>
      </w:r>
      <w:r w:rsidRPr="00852445">
        <w:rPr>
          <w:lang w:val="en-GB"/>
        </w:rPr>
        <w:t xml:space="preserve">. </w:t>
      </w:r>
      <w:r>
        <w:rPr>
          <w:lang w:val="en-GB"/>
        </w:rPr>
        <w:t>This</w:t>
      </w:r>
      <w:r w:rsidRPr="00852445">
        <w:rPr>
          <w:lang w:val="en-GB"/>
        </w:rPr>
        <w:t xml:space="preserve"> </w:t>
      </w:r>
      <w:r w:rsidR="00105CE6">
        <w:rPr>
          <w:lang w:val="en-GB"/>
        </w:rPr>
        <w:t>[Document Number] ( documentnummer, numéro de document)</w:t>
      </w:r>
      <w:r w:rsidRPr="00852445">
        <w:rPr>
          <w:lang w:val="en-GB"/>
        </w:rPr>
        <w:t xml:space="preserve"> refers to a specific set of data belonging to a BVAC. </w:t>
      </w:r>
      <w:r>
        <w:rPr>
          <w:lang w:val="en-GB"/>
        </w:rPr>
        <w:t>It is unique and</w:t>
      </w:r>
      <w:r w:rsidR="00BF6687">
        <w:rPr>
          <w:lang w:val="en-GB"/>
        </w:rPr>
        <w:t xml:space="preserve"> it</w:t>
      </w:r>
      <w:r>
        <w:rPr>
          <w:lang w:val="en-GB"/>
        </w:rPr>
        <w:t xml:space="preserve"> is </w:t>
      </w:r>
      <w:r w:rsidRPr="00CC5724">
        <w:rPr>
          <w:lang w:val="en-GB"/>
        </w:rPr>
        <w:t>generated by the Multi-Business connector</w:t>
      </w:r>
      <w:r w:rsidR="00105CE6">
        <w:rPr>
          <w:lang w:val="en-GB"/>
        </w:rPr>
        <w:t>.</w:t>
      </w:r>
    </w:p>
    <w:p w14:paraId="18B70AED" w14:textId="77777777" w:rsidR="006E1FDA" w:rsidRPr="00864AF7" w:rsidRDefault="006E1FDA" w:rsidP="00A47ED1">
      <w:pPr>
        <w:pStyle w:val="Textbody"/>
        <w:numPr>
          <w:ilvl w:val="0"/>
          <w:numId w:val="40"/>
        </w:numPr>
        <w:rPr>
          <w:u w:val="single"/>
          <w:lang w:val="en-GB"/>
        </w:rPr>
      </w:pPr>
      <w:r w:rsidRPr="00864AF7">
        <w:rPr>
          <w:u w:val="single"/>
          <w:lang w:val="en-GB"/>
        </w:rPr>
        <w:t>The encoded data is sent to a back-office system for further processing.</w:t>
      </w:r>
    </w:p>
    <w:p w14:paraId="412AF406" w14:textId="2977EB0C" w:rsidR="006E1FDA" w:rsidRDefault="006E1FDA" w:rsidP="006E1FDA">
      <w:pPr>
        <w:pStyle w:val="Textbody"/>
        <w:ind w:left="720"/>
        <w:rPr>
          <w:lang w:val="en-GB"/>
        </w:rPr>
      </w:pPr>
      <w:r>
        <w:rPr>
          <w:lang w:val="en-GB"/>
        </w:rPr>
        <w:t>Above all</w:t>
      </w:r>
      <w:r w:rsidRPr="00852445">
        <w:rPr>
          <w:lang w:val="en-GB"/>
        </w:rPr>
        <w:t xml:space="preserve">, it is important that the patient - where possible </w:t>
      </w:r>
      <w:r>
        <w:rPr>
          <w:lang w:val="en-GB"/>
        </w:rPr>
        <w:t>–</w:t>
      </w:r>
      <w:r w:rsidRPr="00852445">
        <w:rPr>
          <w:lang w:val="en-GB"/>
        </w:rPr>
        <w:t xml:space="preserve"> </w:t>
      </w:r>
      <w:r>
        <w:rPr>
          <w:lang w:val="en-GB"/>
        </w:rPr>
        <w:t xml:space="preserve">is </w:t>
      </w:r>
      <w:r w:rsidRPr="00852445">
        <w:rPr>
          <w:lang w:val="en-GB"/>
        </w:rPr>
        <w:t xml:space="preserve">informed that the </w:t>
      </w:r>
      <w:r>
        <w:rPr>
          <w:lang w:val="en-GB"/>
        </w:rPr>
        <w:t xml:space="preserve">BVAC data is effectively transmitted to his private insurer.  </w:t>
      </w:r>
      <w:r w:rsidRPr="00852445">
        <w:rPr>
          <w:lang w:val="en-GB"/>
        </w:rPr>
        <w:t xml:space="preserve">On the other hand, it is important for the pharmacist </w:t>
      </w:r>
      <w:r w:rsidR="00105CE6">
        <w:rPr>
          <w:lang w:val="en-GB"/>
        </w:rPr>
        <w:t>to</w:t>
      </w:r>
      <w:r>
        <w:rPr>
          <w:lang w:val="en-GB"/>
        </w:rPr>
        <w:t xml:space="preserve"> not</w:t>
      </w:r>
      <w:r w:rsidR="00105CE6">
        <w:rPr>
          <w:lang w:val="en-GB"/>
        </w:rPr>
        <w:t xml:space="preserve"> be</w:t>
      </w:r>
      <w:r>
        <w:rPr>
          <w:lang w:val="en-GB"/>
        </w:rPr>
        <w:t xml:space="preserve"> imposed by additional administrative tasks. In concreto, the pharmacist should not have an in-depth knowledge on the specifics of the administrative processing at the private insurers.  </w:t>
      </w:r>
    </w:p>
    <w:p w14:paraId="27E0606D" w14:textId="70574730" w:rsidR="006E1FDA" w:rsidRPr="007420EE" w:rsidRDefault="006E1FDA" w:rsidP="006E1FDA">
      <w:pPr>
        <w:pStyle w:val="Textbody"/>
        <w:ind w:left="720"/>
        <w:rPr>
          <w:lang w:val="en-GB"/>
        </w:rPr>
      </w:pPr>
      <w:r w:rsidRPr="00852445">
        <w:rPr>
          <w:lang w:val="en-GB"/>
        </w:rPr>
        <w:t xml:space="preserve">The pharmacist </w:t>
      </w:r>
      <w:r>
        <w:rPr>
          <w:lang w:val="en-GB"/>
        </w:rPr>
        <w:t xml:space="preserve">just has to send </w:t>
      </w:r>
      <w:r w:rsidRPr="00852445">
        <w:rPr>
          <w:lang w:val="en-GB"/>
        </w:rPr>
        <w:t xml:space="preserve">the encrypted data to a back office system for further processing. </w:t>
      </w:r>
      <w:r w:rsidRPr="007420EE">
        <w:rPr>
          <w:lang w:val="en-GB"/>
        </w:rPr>
        <w:t>(Refer also to ‘</w:t>
      </w:r>
      <w:r>
        <w:fldChar w:fldCharType="begin"/>
      </w:r>
      <w:r w:rsidRPr="007420EE">
        <w:rPr>
          <w:lang w:val="en-GB"/>
        </w:rPr>
        <w:instrText xml:space="preserve"> REF _Ref335134306 \h </w:instrText>
      </w:r>
      <w:r>
        <w:fldChar w:fldCharType="separate"/>
      </w:r>
      <w:r w:rsidR="00660E35">
        <w:rPr>
          <w:b/>
          <w:bCs/>
        </w:rPr>
        <w:t>Fout! Verwijzingsbron niet gevonden.</w:t>
      </w:r>
      <w:r>
        <w:fldChar w:fldCharType="end"/>
      </w:r>
      <w:r w:rsidRPr="007420EE">
        <w:rPr>
          <w:lang w:val="en-GB"/>
        </w:rPr>
        <w:t xml:space="preserve">’ on page </w:t>
      </w:r>
      <w:r>
        <w:fldChar w:fldCharType="begin"/>
      </w:r>
      <w:r w:rsidRPr="007420EE">
        <w:rPr>
          <w:lang w:val="en-GB"/>
        </w:rPr>
        <w:instrText xml:space="preserve"> PAGEREF _Ref335134306 \h </w:instrText>
      </w:r>
      <w:r>
        <w:fldChar w:fldCharType="separate"/>
      </w:r>
      <w:r w:rsidR="00660E35">
        <w:rPr>
          <w:b/>
          <w:bCs/>
          <w:noProof/>
        </w:rPr>
        <w:t>Fout! Bladwijzer niet gedefinieerd.</w:t>
      </w:r>
      <w:r>
        <w:fldChar w:fldCharType="end"/>
      </w:r>
      <w:r w:rsidRPr="007420EE">
        <w:rPr>
          <w:lang w:val="en-GB"/>
        </w:rPr>
        <w:t>)</w:t>
      </w:r>
    </w:p>
    <w:p w14:paraId="65DFEBB2" w14:textId="77777777" w:rsidR="006E1FDA" w:rsidRPr="007420EE" w:rsidRDefault="006E1FDA" w:rsidP="00A47ED1">
      <w:pPr>
        <w:pStyle w:val="Textbody"/>
        <w:numPr>
          <w:ilvl w:val="0"/>
          <w:numId w:val="40"/>
        </w:numPr>
        <w:rPr>
          <w:lang w:val="en-GB"/>
        </w:rPr>
      </w:pPr>
      <w:r>
        <w:rPr>
          <w:u w:val="single"/>
          <w:lang w:val="en-GB"/>
        </w:rPr>
        <w:t xml:space="preserve">The </w:t>
      </w:r>
      <w:r w:rsidRPr="00864AF7">
        <w:rPr>
          <w:u w:val="single"/>
          <w:lang w:val="en-GB"/>
        </w:rPr>
        <w:t>back-office system provides a receipt confirmation.</w:t>
      </w:r>
    </w:p>
    <w:p w14:paraId="5A61EB0C" w14:textId="77777777" w:rsidR="006E1FDA" w:rsidRPr="00864AF7" w:rsidRDefault="006E1FDA" w:rsidP="006E1FDA">
      <w:pPr>
        <w:pStyle w:val="Textbody"/>
        <w:ind w:left="720"/>
        <w:rPr>
          <w:lang w:val="en-GB"/>
        </w:rPr>
      </w:pPr>
      <w:r w:rsidRPr="00864AF7">
        <w:rPr>
          <w:lang w:val="en-GB"/>
        </w:rPr>
        <w:t xml:space="preserve">The solution will provide </w:t>
      </w:r>
      <w:r>
        <w:rPr>
          <w:lang w:val="en-GB"/>
        </w:rPr>
        <w:t>a return</w:t>
      </w:r>
      <w:r w:rsidRPr="00864AF7">
        <w:rPr>
          <w:lang w:val="en-GB"/>
        </w:rPr>
        <w:t xml:space="preserve"> message that the data </w:t>
      </w:r>
      <w:r>
        <w:rPr>
          <w:lang w:val="en-GB"/>
        </w:rPr>
        <w:t xml:space="preserve">is </w:t>
      </w:r>
      <w:r w:rsidRPr="00864AF7">
        <w:rPr>
          <w:lang w:val="en-GB"/>
        </w:rPr>
        <w:t>properly handed</w:t>
      </w:r>
      <w:r>
        <w:rPr>
          <w:lang w:val="en-GB"/>
        </w:rPr>
        <w:t>-</w:t>
      </w:r>
      <w:r w:rsidRPr="00864AF7">
        <w:rPr>
          <w:lang w:val="en-GB"/>
        </w:rPr>
        <w:t xml:space="preserve">over for further processing by the back-office system. In this way the patient and the pharmacist are informed that </w:t>
      </w:r>
      <w:r>
        <w:rPr>
          <w:lang w:val="en-GB"/>
        </w:rPr>
        <w:t>further handling</w:t>
      </w:r>
      <w:r w:rsidRPr="00864AF7">
        <w:rPr>
          <w:lang w:val="en-GB"/>
        </w:rPr>
        <w:t>, correction, dispute should not happen</w:t>
      </w:r>
      <w:r>
        <w:rPr>
          <w:lang w:val="en-GB"/>
        </w:rPr>
        <w:t xml:space="preserve"> with the pharmacist.</w:t>
      </w:r>
      <w:r w:rsidRPr="00864AF7">
        <w:rPr>
          <w:lang w:val="en-GB"/>
        </w:rPr>
        <w:t xml:space="preserve"> </w:t>
      </w:r>
    </w:p>
    <w:p w14:paraId="79830DF6" w14:textId="14E76D7E" w:rsidR="006E1FDA" w:rsidRPr="00167DCB" w:rsidRDefault="006E1FDA" w:rsidP="006E1FDA">
      <w:pPr>
        <w:pStyle w:val="info"/>
        <w:pBdr>
          <w:left w:val="single" w:sz="18" w:space="4" w:color="808080" w:themeColor="background1" w:themeShade="80"/>
        </w:pBdr>
        <w:ind w:left="720"/>
        <w:rPr>
          <w:lang w:val="en-GB"/>
        </w:rPr>
      </w:pPr>
      <w:r w:rsidRPr="00167DCB">
        <w:rPr>
          <w:lang w:val="en-GB"/>
        </w:rPr>
        <w:t xml:space="preserve">In a letter sent to the patient </w:t>
      </w:r>
      <w:r w:rsidR="00105CE6">
        <w:rPr>
          <w:lang w:val="en-GB"/>
        </w:rPr>
        <w:t xml:space="preserve">it </w:t>
      </w:r>
      <w:r>
        <w:rPr>
          <w:lang w:val="en-GB"/>
        </w:rPr>
        <w:t>will</w:t>
      </w:r>
      <w:r w:rsidR="00105CE6">
        <w:rPr>
          <w:lang w:val="en-GB"/>
        </w:rPr>
        <w:t xml:space="preserve"> be</w:t>
      </w:r>
      <w:r>
        <w:rPr>
          <w:lang w:val="en-GB"/>
        </w:rPr>
        <w:t xml:space="preserve"> explicitly note</w:t>
      </w:r>
      <w:r w:rsidR="00105CE6">
        <w:rPr>
          <w:lang w:val="en-GB"/>
        </w:rPr>
        <w:t>d</w:t>
      </w:r>
      <w:r>
        <w:rPr>
          <w:lang w:val="en-GB"/>
        </w:rPr>
        <w:t xml:space="preserve"> that it is not the</w:t>
      </w:r>
      <w:r w:rsidRPr="00167DCB">
        <w:rPr>
          <w:lang w:val="en-GB"/>
        </w:rPr>
        <w:t xml:space="preserve"> responsibility of the pharmacist </w:t>
      </w:r>
      <w:r>
        <w:rPr>
          <w:lang w:val="en-GB"/>
        </w:rPr>
        <w:t>to</w:t>
      </w:r>
      <w:r w:rsidRPr="00167DCB">
        <w:rPr>
          <w:lang w:val="en-GB"/>
        </w:rPr>
        <w:t xml:space="preserve"> correct</w:t>
      </w:r>
      <w:r>
        <w:rPr>
          <w:lang w:val="en-GB"/>
        </w:rPr>
        <w:t xml:space="preserve">ly process the request for reimbursement by the private insurer.  </w:t>
      </w:r>
    </w:p>
    <w:p w14:paraId="33BB9812" w14:textId="71806E2C" w:rsidR="006E1FDA" w:rsidRPr="007420EE" w:rsidRDefault="006E1FDA" w:rsidP="006E1FDA">
      <w:pPr>
        <w:pStyle w:val="Textbody"/>
        <w:ind w:left="709"/>
        <w:rPr>
          <w:lang w:val="en-GB"/>
        </w:rPr>
      </w:pPr>
      <w:r w:rsidRPr="007420EE">
        <w:rPr>
          <w:lang w:val="en-GB"/>
        </w:rPr>
        <w:t>(refer also to ‘</w:t>
      </w:r>
      <w:r>
        <w:fldChar w:fldCharType="begin"/>
      </w:r>
      <w:r w:rsidRPr="007420EE">
        <w:rPr>
          <w:lang w:val="en-GB"/>
        </w:rPr>
        <w:instrText xml:space="preserve"> REF _Ref335134271 \h </w:instrText>
      </w:r>
      <w:r>
        <w:fldChar w:fldCharType="separate"/>
      </w:r>
      <w:r w:rsidR="00660E35">
        <w:rPr>
          <w:b/>
          <w:bCs/>
        </w:rPr>
        <w:t>Fout! Verwijzingsbron niet gevonden.</w:t>
      </w:r>
      <w:r>
        <w:fldChar w:fldCharType="end"/>
      </w:r>
      <w:r w:rsidRPr="007420EE">
        <w:rPr>
          <w:lang w:val="en-GB"/>
        </w:rPr>
        <w:t xml:space="preserve">’ on page </w:t>
      </w:r>
      <w:r>
        <w:fldChar w:fldCharType="begin"/>
      </w:r>
      <w:r w:rsidRPr="007420EE">
        <w:rPr>
          <w:lang w:val="en-GB"/>
        </w:rPr>
        <w:instrText xml:space="preserve"> PAGEREF _Ref335134271 \h </w:instrText>
      </w:r>
      <w:r>
        <w:fldChar w:fldCharType="separate"/>
      </w:r>
      <w:r w:rsidR="00660E35">
        <w:rPr>
          <w:b/>
          <w:bCs/>
          <w:noProof/>
        </w:rPr>
        <w:t>Fout! Bladwijzer niet gedefinieerd.</w:t>
      </w:r>
      <w:r>
        <w:fldChar w:fldCharType="end"/>
      </w:r>
      <w:r w:rsidRPr="007420EE">
        <w:rPr>
          <w:lang w:val="en-GB"/>
        </w:rPr>
        <w:t>)</w:t>
      </w:r>
    </w:p>
    <w:p w14:paraId="3EC5AE33" w14:textId="1B21950B" w:rsidR="006E1FDA" w:rsidRPr="00535401" w:rsidRDefault="00BA7013" w:rsidP="00A47ED1">
      <w:pPr>
        <w:pStyle w:val="Textbody"/>
        <w:numPr>
          <w:ilvl w:val="0"/>
          <w:numId w:val="40"/>
        </w:numPr>
        <w:rPr>
          <w:u w:val="single"/>
          <w:lang w:val="en-US"/>
        </w:rPr>
      </w:pPr>
      <w:r>
        <w:rPr>
          <w:lang w:val="en-US"/>
        </w:rPr>
        <w:t>The proof of successful transmissopn is printed and given to the patient. This proof contains</w:t>
      </w:r>
      <w:r w:rsidR="006E1FDA" w:rsidRPr="00535401">
        <w:rPr>
          <w:lang w:val="en-US"/>
        </w:rPr>
        <w:t xml:space="preserve"> the </w:t>
      </w:r>
      <w:r w:rsidR="00E51A75">
        <w:rPr>
          <w:lang w:val="en-US"/>
        </w:rPr>
        <w:t>[</w:t>
      </w:r>
      <w:r w:rsidR="00E51A75">
        <w:rPr>
          <w:lang w:val="en-GB"/>
        </w:rPr>
        <w:t xml:space="preserve">Document Number] (documentnummer, numéro de document) </w:t>
      </w:r>
      <w:r w:rsidR="006E1FDA" w:rsidRPr="00535401">
        <w:rPr>
          <w:lang w:val="en-US"/>
        </w:rPr>
        <w:t xml:space="preserve">and if available the </w:t>
      </w:r>
      <w:r w:rsidR="0057631E">
        <w:rPr>
          <w:lang w:val="en-US"/>
        </w:rPr>
        <w:t>[Case Number] (dossiernummer ,numéro de dossier)</w:t>
      </w:r>
      <w:r w:rsidR="006E1FDA" w:rsidRPr="00535401">
        <w:rPr>
          <w:lang w:val="en-US"/>
        </w:rPr>
        <w:t xml:space="preserve"> and / or the </w:t>
      </w:r>
      <w:r w:rsidR="0057631E">
        <w:rPr>
          <w:lang w:val="en-US"/>
        </w:rPr>
        <w:t>[Affiliation Number] (aansluitingsnummer, numéro d’affiliation)</w:t>
      </w:r>
      <w:r w:rsidR="006E1FDA" w:rsidRPr="00535401">
        <w:rPr>
          <w:lang w:val="en-US"/>
        </w:rPr>
        <w:t xml:space="preserve"> </w:t>
      </w:r>
      <w:r>
        <w:rPr>
          <w:lang w:val="en-US"/>
        </w:rPr>
        <w:t>for purpose traceability</w:t>
      </w:r>
      <w:r w:rsidR="006E1FDA" w:rsidRPr="00535401">
        <w:rPr>
          <w:lang w:val="en-US"/>
        </w:rPr>
        <w:t>.</w:t>
      </w:r>
    </w:p>
    <w:p w14:paraId="40B8B531" w14:textId="350796EA" w:rsidR="006E1FDA" w:rsidRPr="007420EE" w:rsidRDefault="006E1FDA" w:rsidP="006E1FDA">
      <w:pPr>
        <w:pStyle w:val="Textbody"/>
        <w:ind w:left="720"/>
        <w:rPr>
          <w:lang w:val="en-GB"/>
        </w:rPr>
      </w:pPr>
      <w:r w:rsidRPr="007420EE">
        <w:rPr>
          <w:lang w:val="en-GB" w:bidi="en-US"/>
        </w:rPr>
        <w:t xml:space="preserve">(refer also to  </w:t>
      </w:r>
      <w:r w:rsidRPr="007420EE">
        <w:rPr>
          <w:lang w:val="en-GB"/>
        </w:rPr>
        <w:t>‘</w:t>
      </w:r>
      <w:r>
        <w:fldChar w:fldCharType="begin"/>
      </w:r>
      <w:r w:rsidRPr="007420EE">
        <w:rPr>
          <w:lang w:val="en-GB"/>
        </w:rPr>
        <w:instrText xml:space="preserve"> REF _Ref335134542 \h </w:instrText>
      </w:r>
      <w:r>
        <w:fldChar w:fldCharType="separate"/>
      </w:r>
      <w:r w:rsidR="00660E35">
        <w:rPr>
          <w:b/>
          <w:bCs/>
        </w:rPr>
        <w:t>Fout! Verwijzingsbron niet gevonden.</w:t>
      </w:r>
      <w:r>
        <w:fldChar w:fldCharType="end"/>
      </w:r>
      <w:r w:rsidRPr="007420EE">
        <w:rPr>
          <w:lang w:val="en-GB"/>
        </w:rPr>
        <w:t xml:space="preserve">’ on page </w:t>
      </w:r>
      <w:r>
        <w:fldChar w:fldCharType="begin"/>
      </w:r>
      <w:r w:rsidRPr="007420EE">
        <w:rPr>
          <w:lang w:val="en-GB"/>
        </w:rPr>
        <w:instrText xml:space="preserve"> PAGEREF _Ref335134542 \h </w:instrText>
      </w:r>
      <w:r>
        <w:fldChar w:fldCharType="separate"/>
      </w:r>
      <w:r w:rsidR="00660E35">
        <w:rPr>
          <w:b/>
          <w:bCs/>
          <w:noProof/>
        </w:rPr>
        <w:t>Fout! Bladwijzer niet gedefinieerd.</w:t>
      </w:r>
      <w:r>
        <w:fldChar w:fldCharType="end"/>
      </w:r>
      <w:r w:rsidRPr="007420EE">
        <w:rPr>
          <w:lang w:val="en-GB"/>
        </w:rPr>
        <w:t xml:space="preserve">) </w:t>
      </w:r>
    </w:p>
    <w:p w14:paraId="090BEA67" w14:textId="77777777" w:rsidR="006E1FDA" w:rsidRPr="00852445" w:rsidRDefault="006E1FDA" w:rsidP="006E1FDA">
      <w:pPr>
        <w:pStyle w:val="Textbody"/>
        <w:rPr>
          <w:lang w:val="en-GB"/>
        </w:rPr>
      </w:pPr>
      <w:r w:rsidRPr="00852445">
        <w:rPr>
          <w:lang w:val="en-GB"/>
        </w:rPr>
        <w:t xml:space="preserve">Each of these steps will be explained in more detail. </w:t>
      </w:r>
    </w:p>
    <w:p w14:paraId="292C1D7A" w14:textId="730A1D81" w:rsidR="006E1FDA" w:rsidRPr="00105CE6" w:rsidRDefault="00BA7013" w:rsidP="006E1FDA">
      <w:pPr>
        <w:pStyle w:val="Textbody"/>
        <w:rPr>
          <w:lang w:val="en-US"/>
        </w:rPr>
      </w:pPr>
      <w:r w:rsidRPr="00BA7013">
        <w:rPr>
          <w:lang w:val="en-GB"/>
        </w:rPr>
        <w:lastRenderedPageBreak/>
        <w:t>When the BVAC is send electronically, the patient receives the proof of successful transmission.  This proof contains the [Document Number] (documentnummer, numéro de document) and if available the [Case Number] (dossiernummer ,numéro de dossier) and / or the [Affiliation Number] (aansluitingsnummer, numéro d’affiliation) for purpose traceability.</w:t>
      </w:r>
      <w:r w:rsidR="0096773B">
        <w:rPr>
          <w:lang w:val="en-GB"/>
        </w:rPr>
        <w:t xml:space="preserve"> </w:t>
      </w:r>
      <w:r w:rsidR="006E1FDA" w:rsidRPr="00105CE6">
        <w:rPr>
          <w:lang w:val="en-US"/>
        </w:rPr>
        <w:t>Further processing is done in the back office.</w:t>
      </w:r>
      <w:r w:rsidR="0096773B" w:rsidRPr="0096773B">
        <w:rPr>
          <w:lang w:val="en-US"/>
        </w:rPr>
        <w:t xml:space="preserve"> Do note that the patient can always request to receive his BVAC attestation in paper (duplicate).  </w:t>
      </w:r>
    </w:p>
    <w:p w14:paraId="1C73A3AB" w14:textId="77777777" w:rsidR="006E1FDA"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5" w:name="_Toc36121673"/>
      <w:r w:rsidRPr="002465F1">
        <w:t>The data is encrypted</w:t>
      </w:r>
      <w:bookmarkEnd w:id="75"/>
    </w:p>
    <w:p w14:paraId="1B5AA280" w14:textId="5E1D4732" w:rsidR="006E1FDA" w:rsidRPr="000E02DD" w:rsidRDefault="006E1FDA" w:rsidP="006E1FDA">
      <w:pPr>
        <w:pStyle w:val="Textbody"/>
        <w:rPr>
          <w:lang w:val="en-GB" w:bidi="en-US"/>
        </w:rPr>
      </w:pPr>
      <w:r w:rsidRPr="00852445">
        <w:rPr>
          <w:lang w:val="en-GB" w:bidi="en-US"/>
        </w:rPr>
        <w:t>The pharmacist will be responsible at the request of the patient to deliver (read print</w:t>
      </w:r>
      <w:r>
        <w:rPr>
          <w:lang w:val="en-GB" w:bidi="en-US"/>
        </w:rPr>
        <w:t>-out</w:t>
      </w:r>
      <w:r w:rsidRPr="00852445">
        <w:rPr>
          <w:lang w:val="en-GB" w:bidi="en-US"/>
        </w:rPr>
        <w:t xml:space="preserve">) a BVAC. </w:t>
      </w:r>
      <w:r w:rsidRPr="000E02DD">
        <w:rPr>
          <w:lang w:val="en-GB" w:bidi="en-US"/>
        </w:rPr>
        <w:t>This in accordance with the known actions at the pharmacy</w:t>
      </w:r>
      <w:r>
        <w:rPr>
          <w:lang w:val="en-GB" w:bidi="en-US"/>
        </w:rPr>
        <w:t>.</w:t>
      </w:r>
      <w:r w:rsidRPr="000E02DD">
        <w:rPr>
          <w:lang w:val="en-GB" w:bidi="en-US"/>
        </w:rPr>
        <w:t xml:space="preserve"> </w:t>
      </w:r>
    </w:p>
    <w:p w14:paraId="7F18D7FF" w14:textId="77777777" w:rsidR="006E1FDA" w:rsidRPr="000E02DD" w:rsidRDefault="006E1FDA" w:rsidP="006E1FDA">
      <w:pPr>
        <w:pStyle w:val="Textbody"/>
        <w:rPr>
          <w:lang w:val="en-GB"/>
        </w:rPr>
      </w:pPr>
      <w:r w:rsidRPr="00852445">
        <w:rPr>
          <w:lang w:val="en-GB" w:bidi="en-US"/>
        </w:rPr>
        <w:t>In preparation for printing the BVAC pharmacy software will 'pick' this information from the pharmacy system</w:t>
      </w:r>
    </w:p>
    <w:p w14:paraId="7723471F" w14:textId="77777777" w:rsidR="006E1FDA" w:rsidRPr="007420EE" w:rsidRDefault="006E1FDA" w:rsidP="006E1FDA">
      <w:pPr>
        <w:pStyle w:val="Textbody"/>
        <w:rPr>
          <w:lang w:val="en-GB"/>
        </w:rPr>
      </w:pPr>
      <w:r w:rsidRPr="00852445">
        <w:rPr>
          <w:lang w:val="en-GB" w:bidi="en-US"/>
        </w:rPr>
        <w:t>These data contain at least the information required in the BVAC</w:t>
      </w:r>
      <w:r w:rsidRPr="000E02DD">
        <w:rPr>
          <w:lang w:val="en-GB"/>
        </w:rPr>
        <w:t xml:space="preserve"> </w:t>
      </w:r>
    </w:p>
    <w:p w14:paraId="1F6C6946" w14:textId="643595C7" w:rsidR="006E1FDA" w:rsidRPr="002465F1" w:rsidRDefault="006E1FDA" w:rsidP="006E1FDA">
      <w:pPr>
        <w:pStyle w:val="Textbody"/>
        <w:rPr>
          <w:lang w:val="en-GB" w:bidi="en-US"/>
        </w:rPr>
      </w:pPr>
      <w:r>
        <w:rPr>
          <w:lang w:val="en-GB" w:bidi="en-US"/>
        </w:rPr>
        <w:t>In con</w:t>
      </w:r>
      <w:r w:rsidR="00E51A75">
        <w:rPr>
          <w:lang w:val="en-GB" w:bidi="en-US"/>
        </w:rPr>
        <w:t>cr</w:t>
      </w:r>
      <w:r>
        <w:rPr>
          <w:lang w:val="en-GB" w:bidi="en-US"/>
        </w:rPr>
        <w:t>eto</w:t>
      </w:r>
      <w:r w:rsidRPr="00852445">
        <w:rPr>
          <w:lang w:val="en-GB" w:bidi="en-US"/>
        </w:rPr>
        <w:t>, we distinguish the following information</w:t>
      </w:r>
      <w:r w:rsidRPr="002465F1">
        <w:rPr>
          <w:lang w:val="en-GB" w:bidi="en-US"/>
        </w:rPr>
        <w:t xml:space="preserve"> </w:t>
      </w:r>
    </w:p>
    <w:p w14:paraId="1D0F6365" w14:textId="5FA0A30B" w:rsidR="006E1FDA" w:rsidRPr="007420EE" w:rsidRDefault="006E1FDA" w:rsidP="006E1FDA">
      <w:pPr>
        <w:pStyle w:val="Lijst"/>
        <w:ind w:left="1080" w:hanging="360"/>
        <w:rPr>
          <w:lang w:val="en-GB"/>
        </w:rPr>
      </w:pPr>
      <w:r w:rsidRPr="007420EE">
        <w:rPr>
          <w:lang w:val="en-GB" w:bidi="en-US"/>
        </w:rPr>
        <w:t xml:space="preserve">Invoice data </w:t>
      </w:r>
      <w:r>
        <w:rPr>
          <w:rFonts w:ascii="Wingdings" w:eastAsia="Wingdings" w:hAnsi="Wingdings" w:cs="Wingdings"/>
          <w:lang w:bidi="en-US"/>
        </w:rPr>
        <w:t></w:t>
      </w:r>
      <w:r w:rsidRPr="007420EE">
        <w:rPr>
          <w:lang w:val="en-GB" w:bidi="en-US"/>
        </w:rPr>
        <w:t xml:space="preserve"> see </w:t>
      </w:r>
      <w:r>
        <w:fldChar w:fldCharType="begin"/>
      </w:r>
      <w:r w:rsidRPr="007420EE">
        <w:rPr>
          <w:lang w:val="en-GB"/>
        </w:rPr>
        <w:instrText xml:space="preserve"> REF _Ref335641595 \h </w:instrText>
      </w:r>
      <w:r>
        <w:fldChar w:fldCharType="separate"/>
      </w:r>
      <w:r w:rsidR="00660E35">
        <w:rPr>
          <w:b/>
          <w:bCs/>
        </w:rPr>
        <w:t>Fout! Verwijzingsbron niet gevonden.</w:t>
      </w:r>
      <w:r>
        <w:fldChar w:fldCharType="end"/>
      </w:r>
    </w:p>
    <w:p w14:paraId="7264DFAC" w14:textId="2F72BD0B" w:rsidR="006E1FDA" w:rsidRPr="002465F1" w:rsidRDefault="006E1FDA" w:rsidP="006E1FDA">
      <w:pPr>
        <w:pStyle w:val="Lijst"/>
        <w:ind w:left="1080" w:hanging="360"/>
        <w:rPr>
          <w:lang w:val="en-GB" w:bidi="en-US"/>
        </w:rPr>
      </w:pPr>
      <w:r w:rsidRPr="007420EE">
        <w:rPr>
          <w:lang w:val="en-GB" w:bidi="en-US"/>
        </w:rPr>
        <w:t xml:space="preserve">Other data </w:t>
      </w:r>
      <w:r>
        <w:rPr>
          <w:rFonts w:ascii="Wingdings" w:eastAsia="Wingdings" w:hAnsi="Wingdings" w:cs="Wingdings"/>
          <w:lang w:bidi="en-US"/>
        </w:rPr>
        <w:t></w:t>
      </w:r>
      <w:r w:rsidRPr="007420EE">
        <w:rPr>
          <w:lang w:val="en-GB" w:bidi="en-US"/>
        </w:rPr>
        <w:t xml:space="preserve"> see</w:t>
      </w:r>
      <w:r w:rsidRPr="007420EE">
        <w:rPr>
          <w:lang w:val="en-GB"/>
        </w:rPr>
        <w:t xml:space="preserve"> </w:t>
      </w:r>
      <w:r>
        <w:fldChar w:fldCharType="begin"/>
      </w:r>
      <w:r w:rsidRPr="007420EE">
        <w:rPr>
          <w:lang w:val="en-GB"/>
        </w:rPr>
        <w:instrText xml:space="preserve"> REF _Ref335641601 \h </w:instrText>
      </w:r>
      <w:r>
        <w:fldChar w:fldCharType="separate"/>
      </w:r>
      <w:r w:rsidR="00660E35">
        <w:rPr>
          <w:b/>
          <w:bCs/>
        </w:rPr>
        <w:t>Fout! Verwijzingsbron niet gevonden.</w:t>
      </w:r>
      <w:r>
        <w:fldChar w:fldCharType="end"/>
      </w:r>
    </w:p>
    <w:p w14:paraId="22E5BC5A" w14:textId="77777777" w:rsidR="006E1FDA" w:rsidRPr="000E02DD" w:rsidRDefault="006E1FDA" w:rsidP="006E1FDA">
      <w:pPr>
        <w:pStyle w:val="Lijst"/>
        <w:numPr>
          <w:ilvl w:val="0"/>
          <w:numId w:val="0"/>
        </w:numPr>
        <w:rPr>
          <w:lang w:val="en-GB"/>
        </w:rPr>
      </w:pPr>
    </w:p>
    <w:p w14:paraId="62778DB4" w14:textId="77777777" w:rsidR="006E1FDA" w:rsidRPr="0048029E" w:rsidRDefault="006E1FDA" w:rsidP="006E1FDA">
      <w:pPr>
        <w:pStyle w:val="Kop5"/>
        <w:keepNext w:val="0"/>
        <w:keepLines w:val="0"/>
        <w:tabs>
          <w:tab w:val="left" w:pos="709"/>
        </w:tabs>
        <w:suppressAutoHyphens/>
        <w:spacing w:before="200" w:after="80" w:line="276" w:lineRule="auto"/>
        <w:ind w:left="0" w:firstLine="0"/>
      </w:pPr>
      <w:r w:rsidRPr="0048029E">
        <w:t>Codificati</w:t>
      </w:r>
      <w:r>
        <w:t>on of the invoice data</w:t>
      </w:r>
    </w:p>
    <w:p w14:paraId="1F841765" w14:textId="49569D8A" w:rsidR="006E1FDA" w:rsidRPr="00E51A75" w:rsidRDefault="006E1FDA" w:rsidP="006E1FDA">
      <w:pPr>
        <w:pStyle w:val="Textbody"/>
        <w:rPr>
          <w:lang w:val="en-US" w:bidi="en-US"/>
        </w:rPr>
      </w:pPr>
      <w:r w:rsidRPr="00852445">
        <w:rPr>
          <w:lang w:val="en-GB" w:bidi="en-US"/>
        </w:rPr>
        <w:t>All delivered products will be encrypted and this in accordance with</w:t>
      </w:r>
      <w:r w:rsidR="00E51A75">
        <w:rPr>
          <w:lang w:val="en-GB" w:bidi="en-US"/>
        </w:rPr>
        <w:t xml:space="preserve"> the</w:t>
      </w:r>
      <w:r w:rsidRPr="00852445">
        <w:rPr>
          <w:lang w:val="en-GB" w:bidi="en-US"/>
        </w:rPr>
        <w:t xml:space="preserve"> </w:t>
      </w:r>
      <w:r>
        <w:rPr>
          <w:lang w:val="en-GB" w:bidi="en-US"/>
        </w:rPr>
        <w:t>“</w:t>
      </w:r>
      <w:r w:rsidRPr="008D761C">
        <w:rPr>
          <w:lang w:val="en-US"/>
        </w:rPr>
        <w:t>bijlage V van het K.B. van 21/01/2009 houdende onderrichtingen voor apotheker</w:t>
      </w:r>
      <w:r>
        <w:rPr>
          <w:lang w:val="en-US"/>
        </w:rPr>
        <w:t>”</w:t>
      </w:r>
      <w:r w:rsidR="00E51A75">
        <w:rPr>
          <w:lang w:val="en-US"/>
        </w:rPr>
        <w:t>/”annexe V de l’arrête royal du 21/01/2009 pourtant instruction pour les pharmaciens”</w:t>
      </w:r>
    </w:p>
    <w:p w14:paraId="298251D6" w14:textId="77777777" w:rsidR="006E1FDA" w:rsidRPr="007D24EB" w:rsidRDefault="006E1FDA" w:rsidP="006E1FDA">
      <w:pPr>
        <w:pStyle w:val="Kop5"/>
        <w:keepNext w:val="0"/>
        <w:keepLines w:val="0"/>
        <w:tabs>
          <w:tab w:val="left" w:pos="709"/>
        </w:tabs>
        <w:suppressAutoHyphens/>
        <w:spacing w:before="200" w:after="80" w:line="276" w:lineRule="auto"/>
        <w:ind w:left="0" w:firstLine="0"/>
        <w:rPr>
          <w:lang w:val="nl-BE"/>
        </w:rPr>
      </w:pPr>
      <w:r w:rsidRPr="00900AE4">
        <w:rPr>
          <w:lang w:val="nl-BE"/>
        </w:rPr>
        <w:t>Codificati</w:t>
      </w:r>
      <w:r>
        <w:rPr>
          <w:lang w:val="nl-BE"/>
        </w:rPr>
        <w:t>on of other data</w:t>
      </w:r>
    </w:p>
    <w:p w14:paraId="078A57E9" w14:textId="093DB689" w:rsidR="006E1FDA" w:rsidRPr="00E51A75" w:rsidRDefault="006E1FDA" w:rsidP="006E1FDA">
      <w:pPr>
        <w:pStyle w:val="Textbody"/>
        <w:rPr>
          <w:lang w:val="en-US" w:bidi="en-US"/>
        </w:rPr>
      </w:pPr>
      <w:r w:rsidRPr="00E51A75">
        <w:rPr>
          <w:lang w:val="en-US" w:bidi="en-US"/>
        </w:rPr>
        <w:t>Next to the invoicing data, the pharmacist can code additional data such as:</w:t>
      </w:r>
    </w:p>
    <w:p w14:paraId="615B3EF7" w14:textId="1C834311" w:rsidR="006E1FDA" w:rsidRDefault="006E1FDA" w:rsidP="006E1FDA">
      <w:pPr>
        <w:pStyle w:val="Lijst"/>
        <w:ind w:left="1080" w:hanging="360"/>
        <w:rPr>
          <w:lang w:bidi="en-US"/>
        </w:rPr>
      </w:pPr>
      <w:r w:rsidRPr="00E51A75">
        <w:rPr>
          <w:lang w:val="nl-BE"/>
        </w:rPr>
        <w:t>Data on pharmaceutical care acts</w:t>
      </w:r>
      <w:r w:rsidR="00E51A75" w:rsidRPr="00E51A75">
        <w:rPr>
          <w:lang w:val="nl-BE"/>
        </w:rPr>
        <w:t xml:space="preserve"> </w:t>
      </w:r>
    </w:p>
    <w:p w14:paraId="048B61DA" w14:textId="1C22EC75" w:rsidR="006E1FDA" w:rsidRPr="008D761C" w:rsidRDefault="006E1FDA" w:rsidP="006E1FDA">
      <w:pPr>
        <w:pStyle w:val="Lijst"/>
        <w:ind w:left="1080" w:hanging="360"/>
        <w:rPr>
          <w:lang w:val="en-GB" w:bidi="en-US"/>
        </w:rPr>
      </w:pPr>
      <w:r w:rsidRPr="008D761C">
        <w:rPr>
          <w:lang w:val="en-GB"/>
        </w:rPr>
        <w:t>data in the context of the ‘derdebetalerssysteem’</w:t>
      </w:r>
      <w:r w:rsidR="00E51A75">
        <w:rPr>
          <w:lang w:val="en-GB"/>
        </w:rPr>
        <w:t>/’tiers payant’</w:t>
      </w:r>
    </w:p>
    <w:p w14:paraId="72358CAF" w14:textId="77777777" w:rsidR="006E1FDA" w:rsidRPr="00852445" w:rsidRDefault="006E1FDA" w:rsidP="006E1FDA">
      <w:pPr>
        <w:pStyle w:val="Lijst"/>
        <w:numPr>
          <w:ilvl w:val="0"/>
          <w:numId w:val="0"/>
        </w:numPr>
        <w:ind w:left="1077" w:hanging="357"/>
        <w:rPr>
          <w:lang w:val="en-GB" w:bidi="en-US"/>
        </w:rPr>
      </w:pPr>
    </w:p>
    <w:p w14:paraId="0B630106" w14:textId="77777777" w:rsidR="006E1FDA" w:rsidRPr="008D761C"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6" w:name="_Toc36121674"/>
      <w:r w:rsidRPr="00852445">
        <w:rPr>
          <w:lang w:bidi="en-US"/>
        </w:rPr>
        <w:t>The encoded data is sent to a back-office system for further processing</w:t>
      </w:r>
      <w:bookmarkEnd w:id="76"/>
      <w:r w:rsidRPr="008D761C">
        <w:t xml:space="preserve"> </w:t>
      </w:r>
    </w:p>
    <w:p w14:paraId="702B08C9" w14:textId="016C475C" w:rsidR="006E1FDA" w:rsidRPr="008D3EA0" w:rsidRDefault="006E1FDA" w:rsidP="006E1FDA">
      <w:pPr>
        <w:pStyle w:val="info"/>
        <w:pBdr>
          <w:left w:val="single" w:sz="18" w:space="4" w:color="808080" w:themeColor="background1" w:themeShade="80"/>
        </w:pBdr>
        <w:rPr>
          <w:noProof/>
          <w:lang w:val="en-GB" w:eastAsia="fr-BE"/>
        </w:rPr>
      </w:pPr>
      <w:r>
        <w:rPr>
          <w:noProof/>
          <w:lang w:val="fr-BE" w:eastAsia="zh-CN"/>
        </w:rPr>
        <w:drawing>
          <wp:anchor distT="0" distB="0" distL="114300" distR="114300" simplePos="0" relativeHeight="251658251" behindDoc="0" locked="0" layoutInCell="1" allowOverlap="1" wp14:anchorId="05F34FC2" wp14:editId="624778CD">
            <wp:simplePos x="0" y="0"/>
            <wp:positionH relativeFrom="column">
              <wp:posOffset>-267970</wp:posOffset>
            </wp:positionH>
            <wp:positionV relativeFrom="paragraph">
              <wp:posOffset>19685</wp:posOffset>
            </wp:positionV>
            <wp:extent cx="180975" cy="173355"/>
            <wp:effectExtent l="19050" t="0" r="9525" b="0"/>
            <wp:wrapNone/>
            <wp:docPr id="30"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4" cstate="print">
                      <a:clrChange>
                        <a:clrFrom>
                          <a:srgbClr val="000000"/>
                        </a:clrFrom>
                        <a:clrTo>
                          <a:srgbClr val="000000">
                            <a:alpha val="0"/>
                          </a:srgbClr>
                        </a:clrTo>
                      </a:clrChange>
                    </a:blip>
                    <a:srcRect/>
                    <a:stretch>
                      <a:fillRect/>
                    </a:stretch>
                  </pic:blipFill>
                  <pic:spPr bwMode="auto">
                    <a:xfrm>
                      <a:off x="0" y="0"/>
                      <a:ext cx="180975" cy="173355"/>
                    </a:xfrm>
                    <a:prstGeom prst="rect">
                      <a:avLst/>
                    </a:prstGeom>
                    <a:noFill/>
                    <a:ln w="9525">
                      <a:noFill/>
                      <a:miter lim="800000"/>
                      <a:headEnd/>
                      <a:tailEnd/>
                    </a:ln>
                  </pic:spPr>
                </pic:pic>
              </a:graphicData>
            </a:graphic>
          </wp:anchor>
        </w:drawing>
      </w:r>
      <w:r w:rsidRPr="00852445">
        <w:rPr>
          <w:lang w:val="en-GB" w:bidi="en-US"/>
        </w:rPr>
        <w:t xml:space="preserve">Meanwhile, the data set consists of the BVAC data, additional data and a unique </w:t>
      </w:r>
      <w:r w:rsidR="00105CE6">
        <w:rPr>
          <w:lang w:val="en-GB" w:bidi="en-US"/>
        </w:rPr>
        <w:t>[Document Number] ( documentnummer, numéro de document)</w:t>
      </w:r>
      <w:r w:rsidRPr="008D3EA0">
        <w:rPr>
          <w:noProof/>
          <w:lang w:val="en-GB" w:eastAsia="fr-BE"/>
        </w:rPr>
        <w:t>.</w:t>
      </w:r>
    </w:p>
    <w:p w14:paraId="3DFCFD68" w14:textId="77777777" w:rsidR="006E1FDA" w:rsidRPr="00373DD2" w:rsidRDefault="006E1FDA" w:rsidP="006E1FDA">
      <w:pPr>
        <w:pStyle w:val="Textbody"/>
        <w:rPr>
          <w:lang w:val="en-GB" w:bidi="en-US"/>
        </w:rPr>
      </w:pPr>
      <w:r>
        <w:rPr>
          <w:lang w:val="en-GB" w:bidi="en-US"/>
        </w:rPr>
        <w:t xml:space="preserve">In the aim of </w:t>
      </w:r>
      <w:r w:rsidRPr="00852445">
        <w:rPr>
          <w:lang w:val="en-GB" w:bidi="en-US"/>
        </w:rPr>
        <w:t>not draw</w:t>
      </w:r>
      <w:r>
        <w:rPr>
          <w:lang w:val="en-GB" w:bidi="en-US"/>
        </w:rPr>
        <w:t>ing</w:t>
      </w:r>
      <w:r w:rsidRPr="00852445">
        <w:rPr>
          <w:lang w:val="en-GB" w:bidi="en-US"/>
        </w:rPr>
        <w:t xml:space="preserve"> any liability </w:t>
      </w:r>
      <w:r>
        <w:rPr>
          <w:lang w:val="en-GB" w:bidi="en-US"/>
        </w:rPr>
        <w:t xml:space="preserve">to the pharmacists regarding the </w:t>
      </w:r>
      <w:r w:rsidRPr="00852445">
        <w:rPr>
          <w:lang w:val="en-GB" w:bidi="en-US"/>
        </w:rPr>
        <w:t xml:space="preserve">correct processing of the </w:t>
      </w:r>
      <w:r>
        <w:rPr>
          <w:lang w:val="en-GB" w:bidi="en-US"/>
        </w:rPr>
        <w:t>private</w:t>
      </w:r>
      <w:r w:rsidRPr="00852445">
        <w:rPr>
          <w:lang w:val="en-GB" w:bidi="en-US"/>
        </w:rPr>
        <w:t xml:space="preserve"> insurance the encrypted data </w:t>
      </w:r>
      <w:r>
        <w:rPr>
          <w:lang w:val="en-GB" w:bidi="en-US"/>
        </w:rPr>
        <w:t xml:space="preserve">is </w:t>
      </w:r>
      <w:r w:rsidRPr="00852445">
        <w:rPr>
          <w:lang w:val="en-GB" w:bidi="en-US"/>
        </w:rPr>
        <w:t>provided to the back-office system</w:t>
      </w:r>
      <w:r>
        <w:rPr>
          <w:lang w:val="en-GB" w:bidi="en-US"/>
        </w:rPr>
        <w:t xml:space="preserve"> and t</w:t>
      </w:r>
      <w:r w:rsidRPr="008D3EA0">
        <w:rPr>
          <w:lang w:val="en-GB" w:bidi="en-US"/>
        </w:rPr>
        <w:t>he back-office system respond</w:t>
      </w:r>
      <w:r>
        <w:rPr>
          <w:lang w:val="en-GB" w:bidi="en-US"/>
        </w:rPr>
        <w:t>s</w:t>
      </w:r>
      <w:r w:rsidRPr="008D3EA0">
        <w:rPr>
          <w:lang w:val="en-GB" w:bidi="en-US"/>
        </w:rPr>
        <w:t xml:space="preserve"> that the data has been received corre</w:t>
      </w:r>
      <w:r>
        <w:rPr>
          <w:lang w:val="en-GB" w:bidi="en-US"/>
        </w:rPr>
        <w:t>ctly</w:t>
      </w:r>
      <w:r w:rsidRPr="00373DD2">
        <w:rPr>
          <w:lang w:val="en-GB" w:bidi="en-US"/>
        </w:rPr>
        <w:t xml:space="preserve"> </w:t>
      </w:r>
    </w:p>
    <w:p w14:paraId="2D925852" w14:textId="6A3D6D5F" w:rsidR="006E1FDA" w:rsidRPr="008D3EA0" w:rsidRDefault="006E1FDA" w:rsidP="006E1FDA">
      <w:pPr>
        <w:pStyle w:val="Textbody"/>
        <w:rPr>
          <w:lang w:val="en-GB" w:bidi="en-US"/>
        </w:rPr>
      </w:pPr>
      <w:r w:rsidRPr="008D3EA0">
        <w:rPr>
          <w:lang w:val="en-GB" w:bidi="en-US"/>
        </w:rPr>
        <w:t xml:space="preserve">The attentive reader will understand that there is an 'online' processing where the pharmacist will receive an immediate confirmation that further processing will be handled by the back-office system.  </w:t>
      </w:r>
      <w:r>
        <w:rPr>
          <w:lang w:val="en-GB" w:bidi="en-US"/>
        </w:rPr>
        <w:t>T</w:t>
      </w:r>
      <w:r w:rsidRPr="00852445">
        <w:rPr>
          <w:lang w:val="en-GB" w:bidi="en-US"/>
        </w:rPr>
        <w:t xml:space="preserve">he patient can be informed to contact </w:t>
      </w:r>
      <w:r>
        <w:rPr>
          <w:lang w:val="en-GB" w:bidi="en-US"/>
        </w:rPr>
        <w:t>his private insurer</w:t>
      </w:r>
      <w:r w:rsidRPr="00852445">
        <w:rPr>
          <w:lang w:val="en-GB" w:bidi="en-US"/>
        </w:rPr>
        <w:t xml:space="preserve"> </w:t>
      </w:r>
      <w:r>
        <w:rPr>
          <w:lang w:val="en-GB" w:bidi="en-US"/>
        </w:rPr>
        <w:t>for</w:t>
      </w:r>
      <w:r w:rsidRPr="00852445">
        <w:rPr>
          <w:lang w:val="en-GB" w:bidi="en-US"/>
        </w:rPr>
        <w:t xml:space="preserve"> any questions. </w:t>
      </w:r>
      <w:r>
        <w:rPr>
          <w:lang w:val="en-GB" w:bidi="en-US"/>
        </w:rPr>
        <w:t>T</w:t>
      </w:r>
      <w:r w:rsidRPr="00852445">
        <w:rPr>
          <w:lang w:val="en-GB" w:bidi="en-US"/>
        </w:rPr>
        <w:t xml:space="preserve">he patient </w:t>
      </w:r>
      <w:r>
        <w:rPr>
          <w:lang w:val="en-GB" w:bidi="en-US"/>
        </w:rPr>
        <w:t>can</w:t>
      </w:r>
      <w:r w:rsidRPr="00852445">
        <w:rPr>
          <w:lang w:val="en-GB" w:bidi="en-US"/>
        </w:rPr>
        <w:t xml:space="preserve"> in each case refer to the </w:t>
      </w:r>
      <w:r w:rsidR="00105CE6">
        <w:rPr>
          <w:lang w:val="en-GB" w:bidi="en-US"/>
        </w:rPr>
        <w:t>[Document Number] ( documentnummer, numéro de document)</w:t>
      </w:r>
      <w:r w:rsidRPr="00852445">
        <w:rPr>
          <w:lang w:val="en-GB" w:bidi="en-US"/>
        </w:rPr>
        <w:t xml:space="preserve"> whether or not accompanied by his </w:t>
      </w:r>
      <w:r w:rsidR="0057631E">
        <w:rPr>
          <w:lang w:val="en-GB" w:bidi="en-US"/>
        </w:rPr>
        <w:t>[Affiliation Number] (aansluitingsnummer, numéro d’affiliation)</w:t>
      </w:r>
      <w:r w:rsidRPr="00852445">
        <w:rPr>
          <w:lang w:val="en-GB" w:bidi="en-US"/>
        </w:rPr>
        <w:t xml:space="preserve"> or </w:t>
      </w:r>
      <w:r w:rsidR="0057631E">
        <w:rPr>
          <w:lang w:val="en-GB" w:bidi="en-US"/>
        </w:rPr>
        <w:t>[Case Number] (dossiernummer ,numéro de dossier)</w:t>
      </w:r>
      <w:r w:rsidRPr="008D3EA0">
        <w:rPr>
          <w:lang w:val="en-GB" w:bidi="en-US"/>
        </w:rPr>
        <w:t>.</w:t>
      </w:r>
    </w:p>
    <w:p w14:paraId="62531DF3" w14:textId="77777777" w:rsidR="006E1FDA" w:rsidRPr="00373DD2"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7" w:name="_Toc36121675"/>
      <w:r w:rsidRPr="00373DD2">
        <w:t>A proof of receipt is returned to the pharmacy software</w:t>
      </w:r>
      <w:bookmarkEnd w:id="77"/>
    </w:p>
    <w:p w14:paraId="67534407" w14:textId="6F0DF354" w:rsidR="006E1FDA" w:rsidRPr="007420EE" w:rsidRDefault="006E1FDA" w:rsidP="006E1FDA">
      <w:pPr>
        <w:pStyle w:val="Kop3"/>
        <w:keepNext w:val="0"/>
        <w:keepLines w:val="0"/>
        <w:pBdr>
          <w:bottom w:val="dotted" w:sz="4" w:space="0" w:color="244061" w:themeColor="accent1" w:themeShade="80"/>
        </w:pBdr>
        <w:tabs>
          <w:tab w:val="left" w:pos="709"/>
        </w:tabs>
        <w:suppressAutoHyphens/>
        <w:spacing w:after="80"/>
        <w:ind w:left="0" w:firstLine="0"/>
      </w:pPr>
      <w:bookmarkStart w:id="78" w:name="_Toc36121676"/>
      <w:r w:rsidRPr="73C57181">
        <w:rPr>
          <w:lang w:bidi="en-US"/>
        </w:rPr>
        <w:lastRenderedPageBreak/>
        <w:t xml:space="preserve">The back-office system will return a receipt to the pharmacist. It serves as an evidence for correct transmission.  </w:t>
      </w:r>
      <w:r w:rsidRPr="007420EE">
        <w:t xml:space="preserve">The printed </w:t>
      </w:r>
      <w:r w:rsidR="0096773B">
        <w:t>proof of the BVAC</w:t>
      </w:r>
      <w:r w:rsidRPr="007420EE">
        <w:t xml:space="preserve"> with additional information is given to the patient</w:t>
      </w:r>
      <w:bookmarkEnd w:id="78"/>
    </w:p>
    <w:p w14:paraId="0065B895" w14:textId="242DF41B" w:rsidR="006E1FDA" w:rsidRPr="00CC7365" w:rsidRDefault="006E1FDA" w:rsidP="006E1FDA">
      <w:pPr>
        <w:pStyle w:val="Textbody"/>
        <w:rPr>
          <w:lang w:val="en-GB" w:bidi="en-US"/>
        </w:rPr>
      </w:pPr>
      <w:r w:rsidRPr="73C57181">
        <w:rPr>
          <w:lang w:val="en-GB" w:bidi="en-US"/>
        </w:rPr>
        <w:t>At the end, the pharmacy software will –upon demand of the patient- issue the</w:t>
      </w:r>
      <w:r w:rsidR="734C2338" w:rsidRPr="73C57181">
        <w:rPr>
          <w:lang w:val="en-GB" w:bidi="en-US"/>
        </w:rPr>
        <w:t xml:space="preserve"> additional information</w:t>
      </w:r>
      <w:r w:rsidRPr="73C57181">
        <w:rPr>
          <w:lang w:val="en-GB" w:bidi="en-US"/>
        </w:rPr>
        <w:t xml:space="preserve"> including:</w:t>
      </w:r>
    </w:p>
    <w:p w14:paraId="4D534F7D" w14:textId="77777777" w:rsidR="006E1FDA" w:rsidRDefault="006E1FDA" w:rsidP="00A47ED1">
      <w:pPr>
        <w:pStyle w:val="Textbody"/>
        <w:numPr>
          <w:ilvl w:val="1"/>
          <w:numId w:val="41"/>
        </w:numPr>
        <w:spacing w:before="0" w:after="0"/>
        <w:rPr>
          <w:lang w:bidi="en-US"/>
        </w:rPr>
      </w:pPr>
      <w:r>
        <w:rPr>
          <w:lang w:bidi="en-US"/>
        </w:rPr>
        <w:t>Technical data including</w:t>
      </w:r>
    </w:p>
    <w:p w14:paraId="101D5DAF" w14:textId="135429F4" w:rsidR="006E1FDA" w:rsidRDefault="00105CE6" w:rsidP="00A47ED1">
      <w:pPr>
        <w:pStyle w:val="Textbody"/>
        <w:numPr>
          <w:ilvl w:val="2"/>
          <w:numId w:val="41"/>
        </w:numPr>
        <w:spacing w:before="0" w:after="0"/>
        <w:rPr>
          <w:lang w:bidi="en-US"/>
        </w:rPr>
      </w:pPr>
      <w:r>
        <w:rPr>
          <w:lang w:bidi="en-US"/>
        </w:rPr>
        <w:t>[Document Number] ( documentnummer, numéro de document)</w:t>
      </w:r>
      <w:r w:rsidR="006E1FDA">
        <w:rPr>
          <w:lang w:bidi="en-US"/>
        </w:rPr>
        <w:t xml:space="preserve"> and if present </w:t>
      </w:r>
      <w:r w:rsidR="0057631E">
        <w:rPr>
          <w:lang w:bidi="en-US"/>
        </w:rPr>
        <w:t>[Affiliation Number] (aansluitingsnummer, numéro d’affiliation)[Case Number] (dossiernummer ,numéro de dossier)</w:t>
      </w:r>
    </w:p>
    <w:p w14:paraId="519FABEF" w14:textId="77777777" w:rsidR="006E1FDA" w:rsidRPr="007420EE" w:rsidRDefault="006E1FDA" w:rsidP="00A47ED1">
      <w:pPr>
        <w:pStyle w:val="Textbody"/>
        <w:numPr>
          <w:ilvl w:val="2"/>
          <w:numId w:val="41"/>
        </w:numPr>
        <w:spacing w:before="0" w:after="0"/>
        <w:rPr>
          <w:lang w:val="en-GB" w:bidi="en-US"/>
        </w:rPr>
      </w:pPr>
      <w:r w:rsidRPr="007420EE">
        <w:rPr>
          <w:lang w:val="en-GB" w:bidi="en-US"/>
        </w:rPr>
        <w:t>Evidence of receipt and specific information about contact name for further processing (cfr. Helpdesk number, document number, ...)</w:t>
      </w:r>
    </w:p>
    <w:p w14:paraId="7593D3DA" w14:textId="77777777" w:rsidR="006E1FDA" w:rsidRDefault="006E1FDA" w:rsidP="00A47ED1">
      <w:pPr>
        <w:pStyle w:val="Textbody"/>
        <w:numPr>
          <w:ilvl w:val="2"/>
          <w:numId w:val="41"/>
        </w:numPr>
        <w:spacing w:before="0" w:after="0"/>
        <w:rPr>
          <w:lang w:bidi="en-US"/>
        </w:rPr>
      </w:pPr>
      <w:r>
        <w:rPr>
          <w:lang w:bidi="en-US"/>
        </w:rPr>
        <w:t>Other technical data</w:t>
      </w:r>
    </w:p>
    <w:p w14:paraId="43333ED7" w14:textId="5FC9AA84" w:rsidR="006E1FDA" w:rsidRPr="00CC7365" w:rsidRDefault="006E1FDA" w:rsidP="006E1FDA">
      <w:pPr>
        <w:pStyle w:val="Textbody"/>
        <w:rPr>
          <w:lang w:val="en-GB" w:bidi="en-US"/>
        </w:rPr>
      </w:pPr>
      <w:r w:rsidRPr="00852445">
        <w:rPr>
          <w:lang w:val="en-GB" w:bidi="en-US"/>
        </w:rPr>
        <w:t xml:space="preserve">In case the </w:t>
      </w:r>
      <w:r w:rsidR="0057631E">
        <w:rPr>
          <w:lang w:val="en-GB" w:bidi="en-US"/>
        </w:rPr>
        <w:t>[Affiliation Number] (aansluitingsnummer, numéro d’affiliation)</w:t>
      </w:r>
      <w:r w:rsidRPr="00852445">
        <w:rPr>
          <w:lang w:val="en-GB" w:bidi="en-US"/>
        </w:rPr>
        <w:t xml:space="preserve"> and / or </w:t>
      </w:r>
      <w:r w:rsidR="0057631E">
        <w:rPr>
          <w:lang w:val="en-GB" w:bidi="en-US"/>
        </w:rPr>
        <w:t>[Case Number] (dossiernummer ,numéro de dossier)</w:t>
      </w:r>
      <w:r w:rsidRPr="00852445">
        <w:rPr>
          <w:lang w:val="en-GB" w:bidi="en-US"/>
        </w:rPr>
        <w:t xml:space="preserve"> are known, the </w:t>
      </w:r>
      <w:r>
        <w:rPr>
          <w:lang w:val="en-GB" w:bidi="en-US"/>
        </w:rPr>
        <w:t xml:space="preserve">encrypted </w:t>
      </w:r>
      <w:r w:rsidRPr="00852445">
        <w:rPr>
          <w:lang w:val="en-GB" w:bidi="en-US"/>
        </w:rPr>
        <w:t xml:space="preserve">data </w:t>
      </w:r>
      <w:r>
        <w:rPr>
          <w:lang w:val="en-GB" w:bidi="en-US"/>
        </w:rPr>
        <w:t xml:space="preserve">will be made available for the intended private insurer.  It is up to the private insurer to pick them up. </w:t>
      </w:r>
      <w:r w:rsidRPr="00CC7365">
        <w:rPr>
          <w:lang w:val="en-GB" w:bidi="en-US"/>
        </w:rPr>
        <w:t xml:space="preserve">The recipient is known by name  </w:t>
      </w:r>
    </w:p>
    <w:p w14:paraId="22BAFCAF" w14:textId="69063B0E" w:rsidR="00097C8D" w:rsidRDefault="00097C8D" w:rsidP="00097C8D">
      <w:pPr>
        <w:pStyle w:val="Kop4"/>
      </w:pPr>
      <w:r>
        <w:t>La</w:t>
      </w:r>
      <w:r w:rsidRPr="00F37363">
        <w:t xml:space="preserve">yout </w:t>
      </w:r>
      <w:bookmarkStart w:id="79" w:name="_Hlk33186593"/>
      <w:r w:rsidRPr="73C57181">
        <w:rPr>
          <w:lang w:bidi="en-US"/>
        </w:rPr>
        <w:t>additional information</w:t>
      </w:r>
      <w:r>
        <w:rPr>
          <w:lang w:bidi="en-US"/>
        </w:rPr>
        <w:t xml:space="preserve"> when printed first time</w:t>
      </w:r>
      <w:bookmarkEnd w:id="79"/>
    </w:p>
    <w:p w14:paraId="7A7C9B4A" w14:textId="77777777" w:rsidR="00097C8D" w:rsidRPr="00B522A1" w:rsidRDefault="00097C8D" w:rsidP="00097C8D">
      <w:pPr>
        <w:pStyle w:val="Textbody"/>
        <w:rPr>
          <w:b/>
          <w:lang w:val="en-GB" w:bidi="en-US"/>
        </w:rPr>
      </w:pPr>
      <w:r>
        <w:rPr>
          <w:b/>
          <w:lang w:val="en-GB" w:bidi="en-US"/>
        </w:rPr>
        <w:t>The first line and a small part of the third paragraph of this acknowledge</w:t>
      </w:r>
      <w:r w:rsidRPr="00B522A1">
        <w:rPr>
          <w:b/>
          <w:lang w:val="en-GB" w:bidi="en-US"/>
        </w:rPr>
        <w:t xml:space="preserve"> text has to be in bold </w:t>
      </w:r>
      <w:r>
        <w:rPr>
          <w:b/>
          <w:lang w:val="en-GB" w:bidi="en-US"/>
        </w:rPr>
        <w:t>font/</w:t>
      </w:r>
      <w:r w:rsidRPr="00B522A1">
        <w:rPr>
          <w:b/>
          <w:lang w:val="en-GB" w:bidi="en-US"/>
        </w:rPr>
        <w:t>characters!</w:t>
      </w:r>
    </w:p>
    <w:p w14:paraId="195E5E4C" w14:textId="77777777" w:rsidR="00097C8D" w:rsidRPr="002C0571" w:rsidRDefault="00097C8D" w:rsidP="00097C8D">
      <w:pPr>
        <w:pStyle w:val="Textbody"/>
        <w:rPr>
          <w:lang w:bidi="en-US"/>
        </w:rPr>
      </w:pPr>
      <w:r>
        <w:rPr>
          <w:lang w:bidi="en-US"/>
        </w:rPr>
        <w:t>Nederlandstalige tekst van de acknowledge:</w:t>
      </w:r>
    </w:p>
    <w:p w14:paraId="54543930" w14:textId="77777777" w:rsidR="00097C8D" w:rsidRPr="002C0571" w:rsidRDefault="00097C8D" w:rsidP="00097C8D">
      <w:pPr>
        <w:pStyle w:val="Textbody"/>
        <w:numPr>
          <w:ilvl w:val="1"/>
          <w:numId w:val="23"/>
        </w:numPr>
        <w:rPr>
          <w:b/>
          <w:sz w:val="22"/>
          <w:szCs w:val="22"/>
          <w:lang w:bidi="en-US"/>
        </w:rPr>
      </w:pPr>
      <w:r w:rsidRPr="002C0571">
        <w:rPr>
          <w:b/>
          <w:sz w:val="22"/>
          <w:szCs w:val="22"/>
          <w:lang w:bidi="en-US"/>
        </w:rPr>
        <w:t>De gegevens van dit BVAC-attest werden succesvol elektronisch naar uw verzekeraar verstuurd.</w:t>
      </w:r>
    </w:p>
    <w:p w14:paraId="3E22CD64" w14:textId="77777777" w:rsidR="00097C8D" w:rsidRDefault="00097C8D" w:rsidP="00097C8D">
      <w:pPr>
        <w:pStyle w:val="Textbody"/>
        <w:numPr>
          <w:ilvl w:val="1"/>
          <w:numId w:val="23"/>
        </w:numPr>
        <w:rPr>
          <w:lang w:bidi="en-US"/>
        </w:rPr>
      </w:pPr>
      <w:r w:rsidRPr="4C0F9BB9">
        <w:rPr>
          <w:lang w:bidi="en-US"/>
        </w:rPr>
        <w:t xml:space="preserve">Door het afgeven van uw barcode (op de kaart of het document van uw verzekeraar), stemde u er mee in dat  uw apotheker de gegevens van uw aankoop op een beveiligde manier elektronisch doorstuurde naar uw verzekeraar. </w:t>
      </w:r>
    </w:p>
    <w:p w14:paraId="582E3ED5" w14:textId="77777777" w:rsidR="00097C8D" w:rsidRDefault="00097C8D" w:rsidP="00097C8D">
      <w:pPr>
        <w:pStyle w:val="Textbody"/>
        <w:numPr>
          <w:ilvl w:val="1"/>
          <w:numId w:val="23"/>
        </w:numPr>
        <w:jc w:val="left"/>
        <w:rPr>
          <w:lang w:bidi="en-US"/>
        </w:rPr>
      </w:pPr>
      <w:r w:rsidRPr="002C0571">
        <w:rPr>
          <w:lang w:bidi="en-US"/>
        </w:rPr>
        <w:t xml:space="preserve">Voor al uw vragen rond de terugbetaling van uw farmaceutische kosten, dient u contact op te nemen met uw </w:t>
      </w:r>
      <w:r w:rsidRPr="00B522A1">
        <w:rPr>
          <w:lang w:bidi="en-US"/>
        </w:rPr>
        <w:t xml:space="preserve">verzekeraar </w:t>
      </w:r>
      <w:r w:rsidRPr="00AD5E66">
        <w:rPr>
          <w:b/>
          <w:lang w:bidi="en-US"/>
        </w:rPr>
        <w:t>(niet met uw apotheker!).</w:t>
      </w:r>
      <w:r w:rsidRPr="002C0571">
        <w:rPr>
          <w:lang w:bidi="en-US"/>
        </w:rPr>
        <w:br/>
        <w:t>Hou hiervoor het uniek documentnummer van de BVAC bij de hand.</w:t>
      </w:r>
    </w:p>
    <w:p w14:paraId="012D527D" w14:textId="5CEE60E7" w:rsidR="00097C8D" w:rsidRDefault="00097C8D" w:rsidP="00097C8D">
      <w:pPr>
        <w:pStyle w:val="Textbody"/>
        <w:numPr>
          <w:ilvl w:val="1"/>
          <w:numId w:val="23"/>
        </w:numPr>
        <w:rPr>
          <w:lang w:bidi="en-US"/>
        </w:rPr>
      </w:pPr>
      <w:r w:rsidRPr="002C0571">
        <w:rPr>
          <w:lang w:bidi="en-US"/>
        </w:rPr>
        <w:t xml:space="preserve">Documentnummer: </w:t>
      </w:r>
      <w:r w:rsidRPr="715EC1EE">
        <w:rPr>
          <w:rFonts w:ascii="Microsoft Sans Serif" w:eastAsiaTheme="minorEastAsia" w:hAnsi="Microsoft Sans Serif" w:cs="Microsoft Sans Serif"/>
          <w:color w:val="auto"/>
          <w:sz w:val="17"/>
          <w:szCs w:val="17"/>
          <w:lang w:val="nl-BE"/>
        </w:rPr>
        <w:t>0054d2e1-d9c8-e42f-0c05-6fc417617e04 met de bijhorende barcode volgens barcode “code 128</w:t>
      </w:r>
      <w:r w:rsidR="00517E3B" w:rsidRPr="715EC1EE">
        <w:rPr>
          <w:rFonts w:ascii="Microsoft Sans Serif" w:eastAsiaTheme="minorEastAsia" w:hAnsi="Microsoft Sans Serif" w:cs="Microsoft Sans Serif"/>
          <w:color w:val="auto"/>
          <w:sz w:val="17"/>
          <w:szCs w:val="17"/>
          <w:lang w:val="nl-BE"/>
        </w:rPr>
        <w:t xml:space="preserve"> or QR-code</w:t>
      </w:r>
      <w:r w:rsidRPr="715EC1EE">
        <w:rPr>
          <w:rFonts w:ascii="Microsoft Sans Serif" w:eastAsiaTheme="minorEastAsia" w:hAnsi="Microsoft Sans Serif" w:cs="Microsoft Sans Serif"/>
          <w:color w:val="auto"/>
          <w:sz w:val="17"/>
          <w:szCs w:val="17"/>
          <w:lang w:val="nl-BE"/>
        </w:rPr>
        <w:t xml:space="preserve"> (ref.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nl-BE"/>
        </w:rPr>
        <w:instrText xml:space="preserve"> REF _Ref398565382 \r \h  \* MERGEFORMAT </w:instrText>
      </w:r>
      <w:r w:rsidRPr="715EC1EE">
        <w:rPr>
          <w:rFonts w:ascii="Microsoft Sans Serif" w:eastAsiaTheme="minorEastAsia" w:hAnsi="Microsoft Sans Serif" w:cs="Microsoft Sans Serif"/>
          <w:color w:val="auto"/>
          <w:sz w:val="17"/>
          <w:szCs w:val="17"/>
          <w:lang w:val="nl-BE"/>
        </w:rPr>
        <w:fldChar w:fldCharType="separate"/>
      </w:r>
      <w:r w:rsidR="00660E35">
        <w:rPr>
          <w:rFonts w:ascii="Microsoft Sans Serif" w:eastAsiaTheme="minorEastAsia" w:hAnsi="Microsoft Sans Serif" w:cs="Microsoft Sans Serif"/>
          <w:b/>
          <w:bCs/>
          <w:color w:val="auto"/>
          <w:sz w:val="17"/>
          <w:szCs w:val="17"/>
        </w:rPr>
        <w:t>Fout! Verwijzingsbron niet gevonden.</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nl-BE"/>
        </w:rPr>
        <w:t xml:space="preserve">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nl-BE"/>
        </w:rPr>
        <w:instrText xml:space="preserve"> REF _Ref398565390 \h  \* MERGEFORMAT </w:instrText>
      </w:r>
      <w:r w:rsidRPr="715EC1EE">
        <w:rPr>
          <w:rFonts w:ascii="Microsoft Sans Serif" w:eastAsiaTheme="minorEastAsia" w:hAnsi="Microsoft Sans Serif" w:cs="Microsoft Sans Serif"/>
          <w:color w:val="auto"/>
          <w:sz w:val="17"/>
          <w:szCs w:val="17"/>
          <w:lang w:val="nl-BE"/>
        </w:rPr>
        <w:fldChar w:fldCharType="separate"/>
      </w:r>
      <w:r w:rsidR="00660E35">
        <w:rPr>
          <w:rFonts w:ascii="Microsoft Sans Serif" w:eastAsiaTheme="minorEastAsia" w:hAnsi="Microsoft Sans Serif" w:cs="Microsoft Sans Serif"/>
          <w:b/>
          <w:bCs/>
          <w:color w:val="auto"/>
          <w:sz w:val="17"/>
          <w:szCs w:val="17"/>
        </w:rPr>
        <w:t>Fout! Verwijzingsbron niet gevonden.</w:t>
      </w:r>
      <w:r w:rsidRPr="715EC1EE">
        <w:rPr>
          <w:rFonts w:ascii="Microsoft Sans Serif" w:eastAsiaTheme="minorEastAsia" w:hAnsi="Microsoft Sans Serif" w:cs="Microsoft Sans Serif"/>
          <w:color w:val="auto"/>
          <w:sz w:val="17"/>
          <w:szCs w:val="17"/>
          <w:lang w:val="nl-BE"/>
        </w:rPr>
        <w:fldChar w:fldCharType="end"/>
      </w:r>
      <w:r w:rsidR="00517E3B" w:rsidRPr="715EC1EE">
        <w:rPr>
          <w:rFonts w:ascii="Microsoft Sans Serif" w:eastAsiaTheme="minorEastAsia" w:hAnsi="Microsoft Sans Serif" w:cs="Microsoft Sans Serif"/>
          <w:color w:val="auto"/>
          <w:sz w:val="17"/>
          <w:szCs w:val="17"/>
          <w:lang w:val="nl-BE"/>
        </w:rPr>
        <w:t>/QR</w:t>
      </w:r>
      <w:r w:rsidRPr="715EC1EE">
        <w:rPr>
          <w:rFonts w:ascii="Microsoft Sans Serif" w:eastAsiaTheme="minorEastAsia" w:hAnsi="Microsoft Sans Serif" w:cs="Microsoft Sans Serif"/>
          <w:color w:val="auto"/>
          <w:sz w:val="17"/>
          <w:szCs w:val="17"/>
          <w:lang w:val="nl-BE"/>
        </w:rPr>
        <w:t xml:space="preserve"> op pagina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nl-BE"/>
        </w:rPr>
        <w:instrText xml:space="preserve"> PAGEREF _Ref398565398 \h </w:instrText>
      </w:r>
      <w:r w:rsidRPr="715EC1EE">
        <w:rPr>
          <w:rFonts w:ascii="Microsoft Sans Serif" w:eastAsiaTheme="minorEastAsia" w:hAnsi="Microsoft Sans Serif" w:cs="Microsoft Sans Serif"/>
          <w:color w:val="auto"/>
          <w:sz w:val="17"/>
          <w:szCs w:val="17"/>
          <w:lang w:val="nl-BE"/>
        </w:rPr>
        <w:fldChar w:fldCharType="separate"/>
      </w:r>
      <w:r w:rsidR="00660E35">
        <w:rPr>
          <w:rFonts w:ascii="Microsoft Sans Serif" w:eastAsiaTheme="minorEastAsia" w:hAnsi="Microsoft Sans Serif" w:cs="Microsoft Sans Serif"/>
          <w:b/>
          <w:bCs/>
          <w:noProof/>
          <w:color w:val="auto"/>
          <w:sz w:val="17"/>
          <w:szCs w:val="17"/>
        </w:rPr>
        <w:t>Fout! Bladwijzer niet gedefinieerd.</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nl-BE"/>
        </w:rPr>
        <w:t>)</w:t>
      </w:r>
    </w:p>
    <w:p w14:paraId="42C24879" w14:textId="77777777" w:rsidR="00097C8D" w:rsidRPr="002C0571" w:rsidRDefault="00097C8D" w:rsidP="00097C8D">
      <w:pPr>
        <w:pStyle w:val="Textbody"/>
        <w:numPr>
          <w:ilvl w:val="1"/>
          <w:numId w:val="23"/>
        </w:numPr>
        <w:rPr>
          <w:lang w:bidi="en-US"/>
        </w:rPr>
      </w:pPr>
      <w:r w:rsidRPr="002C0571">
        <w:rPr>
          <w:lang w:bidi="en-US"/>
        </w:rPr>
        <w:t xml:space="preserve">Deze informatie maakt geen deel uit van het BVAC-attest, zoals voorzien in bijlage V van het KB van 21 januari 2009. </w:t>
      </w:r>
    </w:p>
    <w:p w14:paraId="3263133D" w14:textId="77777777" w:rsidR="00097C8D" w:rsidRDefault="00097C8D" w:rsidP="00097C8D">
      <w:pPr>
        <w:rPr>
          <w:color w:val="FF0000"/>
          <w:lang w:val="nl-BE"/>
          <w14:textFill>
            <w14:solidFill>
              <w14:srgbClr w14:val="FF0000">
                <w14:lumMod w14:val="75000"/>
                <w14:lumOff w14:val="25000"/>
                <w14:lumMod w14:val="75000"/>
                <w14:lumOff w14:val="25000"/>
              </w14:srgbClr>
            </w14:solidFill>
          </w14:textFill>
        </w:rPr>
      </w:pPr>
    </w:p>
    <w:p w14:paraId="1DE5E2D4" w14:textId="366BC0FD" w:rsidR="00097C8D" w:rsidRPr="004A321B" w:rsidRDefault="004A321B" w:rsidP="004A321B">
      <w:pPr>
        <w:rPr>
          <w:lang w:val="fr-BE" w:bidi="en-US"/>
        </w:rPr>
      </w:pPr>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Texte en Français de  l’acknowledge: </w:t>
      </w:r>
    </w:p>
    <w:p w14:paraId="173BA66D" w14:textId="77777777" w:rsidR="00097C8D" w:rsidRPr="002C0571" w:rsidRDefault="00097C8D" w:rsidP="00097C8D">
      <w:pPr>
        <w:pStyle w:val="Textbody"/>
        <w:numPr>
          <w:ilvl w:val="1"/>
          <w:numId w:val="23"/>
        </w:numPr>
        <w:rPr>
          <w:b/>
          <w:sz w:val="22"/>
          <w:szCs w:val="22"/>
          <w:lang w:val="fr-BE" w:bidi="en-US"/>
        </w:rPr>
      </w:pPr>
      <w:r w:rsidRPr="002C0571">
        <w:rPr>
          <w:b/>
          <w:sz w:val="22"/>
          <w:szCs w:val="22"/>
          <w:lang w:val="fr-BE" w:bidi="en-US"/>
        </w:rPr>
        <w:t xml:space="preserve">Les données de cette attestation BVAC ont été </w:t>
      </w:r>
      <w:r>
        <w:rPr>
          <w:b/>
          <w:sz w:val="22"/>
          <w:szCs w:val="22"/>
          <w:lang w:val="fr-BE" w:bidi="en-US"/>
        </w:rPr>
        <w:t xml:space="preserve">transmises </w:t>
      </w:r>
      <w:r w:rsidRPr="002C0571">
        <w:rPr>
          <w:b/>
          <w:sz w:val="22"/>
          <w:szCs w:val="22"/>
          <w:lang w:val="fr-BE" w:bidi="en-US"/>
        </w:rPr>
        <w:t>avec succès</w:t>
      </w:r>
      <w:r>
        <w:rPr>
          <w:b/>
          <w:sz w:val="22"/>
          <w:szCs w:val="22"/>
          <w:lang w:val="fr-BE" w:bidi="en-US"/>
        </w:rPr>
        <w:t xml:space="preserve"> à votre assureur</w:t>
      </w:r>
      <w:r w:rsidRPr="002C0571">
        <w:rPr>
          <w:b/>
          <w:sz w:val="22"/>
          <w:szCs w:val="22"/>
          <w:lang w:val="fr-BE" w:bidi="en-US"/>
        </w:rPr>
        <w:t xml:space="preserve">. </w:t>
      </w:r>
    </w:p>
    <w:p w14:paraId="666C5B0B" w14:textId="77777777" w:rsidR="00097C8D" w:rsidRDefault="00097C8D" w:rsidP="00097C8D">
      <w:pPr>
        <w:pStyle w:val="Textbody"/>
        <w:numPr>
          <w:ilvl w:val="1"/>
          <w:numId w:val="23"/>
        </w:numPr>
        <w:jc w:val="left"/>
        <w:rPr>
          <w:lang w:val="fr-BE" w:bidi="en-US"/>
        </w:rPr>
      </w:pPr>
      <w:r w:rsidRPr="00B522A1">
        <w:rPr>
          <w:lang w:val="fr-BE" w:bidi="en-US"/>
        </w:rPr>
        <w:t xml:space="preserve">Par la remise </w:t>
      </w:r>
      <w:r w:rsidRPr="00097C8D">
        <w:rPr>
          <w:lang w:val="fr-BE" w:bidi="en-US"/>
        </w:rPr>
        <w:t>de votre code-barres (sur la carte ou sur le document de votre assureur), vous avez marqué votre accord pour que votre pharmacien transmette à votre assureur, par voie électronique sécurisée, les données de votre achat.</w:t>
      </w:r>
      <w:r w:rsidRPr="00B522A1">
        <w:rPr>
          <w:lang w:val="fr-BE" w:bidi="en-US"/>
        </w:rPr>
        <w:t xml:space="preserve"> </w:t>
      </w:r>
    </w:p>
    <w:p w14:paraId="65ED9EB8" w14:textId="77777777" w:rsidR="00097C8D" w:rsidRPr="00B522A1" w:rsidRDefault="00097C8D" w:rsidP="00097C8D">
      <w:pPr>
        <w:pStyle w:val="Textbody"/>
        <w:numPr>
          <w:ilvl w:val="1"/>
          <w:numId w:val="23"/>
        </w:numPr>
        <w:jc w:val="left"/>
        <w:rPr>
          <w:lang w:val="fr-BE" w:bidi="en-US"/>
        </w:rPr>
      </w:pPr>
      <w:r w:rsidRPr="00B522A1">
        <w:rPr>
          <w:lang w:val="fr-BE" w:bidi="en-US"/>
        </w:rPr>
        <w:t xml:space="preserve">Pour toute question concernant le remboursement de vos frais pharmaceutiques, vous devez prendre contact avec votre assureur </w:t>
      </w:r>
      <w:r w:rsidRPr="00AD5E66">
        <w:rPr>
          <w:b/>
          <w:lang w:val="fr-BE" w:bidi="en-US"/>
        </w:rPr>
        <w:t>(et non avec votre pharmacien !).</w:t>
      </w:r>
      <w:r w:rsidRPr="00B522A1">
        <w:rPr>
          <w:lang w:val="fr-BE" w:bidi="en-US"/>
        </w:rPr>
        <w:br/>
        <w:t>Gardez à cet effet à portée de main le numéro de document unique de l'attestation BVAC.</w:t>
      </w:r>
    </w:p>
    <w:p w14:paraId="67EEDDFF" w14:textId="72DD181D" w:rsidR="00097C8D" w:rsidRPr="00B522A1" w:rsidRDefault="00097C8D" w:rsidP="00097C8D">
      <w:pPr>
        <w:pStyle w:val="Textbody"/>
        <w:numPr>
          <w:ilvl w:val="1"/>
          <w:numId w:val="23"/>
        </w:numPr>
        <w:rPr>
          <w:lang w:val="fr-BE" w:bidi="en-US"/>
        </w:rPr>
      </w:pPr>
      <w:r w:rsidRPr="00A329E6">
        <w:rPr>
          <w:lang w:val="fr-BE" w:bidi="en-US"/>
        </w:rPr>
        <w:lastRenderedPageBreak/>
        <w:t xml:space="preserve">Numéro de document: </w:t>
      </w:r>
      <w:r w:rsidRPr="715EC1EE">
        <w:rPr>
          <w:rFonts w:ascii="Microsoft Sans Serif" w:eastAsiaTheme="minorEastAsia" w:hAnsi="Microsoft Sans Serif" w:cs="Microsoft Sans Serif"/>
          <w:color w:val="auto"/>
          <w:sz w:val="17"/>
          <w:szCs w:val="17"/>
          <w:lang w:val="fr-BE"/>
        </w:rPr>
        <w:t>0054d2e1-d9c8-e42f-0c05-6fc417617e04 avec le code a barre correspondant «code 128</w:t>
      </w:r>
      <w:r w:rsidR="00517E3B" w:rsidRPr="715EC1EE">
        <w:rPr>
          <w:rFonts w:ascii="Microsoft Sans Serif" w:eastAsiaTheme="minorEastAsia" w:hAnsi="Microsoft Sans Serif" w:cs="Microsoft Sans Serif"/>
          <w:color w:val="auto"/>
          <w:sz w:val="17"/>
          <w:szCs w:val="17"/>
          <w:lang w:val="fr-BE"/>
        </w:rPr>
        <w:t>/QR</w:t>
      </w:r>
      <w:r w:rsidRPr="715EC1EE">
        <w:rPr>
          <w:rFonts w:ascii="Microsoft Sans Serif" w:eastAsiaTheme="minorEastAsia" w:hAnsi="Microsoft Sans Serif" w:cs="Microsoft Sans Serif"/>
          <w:color w:val="auto"/>
          <w:sz w:val="17"/>
          <w:szCs w:val="17"/>
          <w:lang w:val="fr-BE"/>
        </w:rPr>
        <w:t xml:space="preserve"> »  (ref.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fr-BE"/>
        </w:rPr>
        <w:instrText xml:space="preserve"> REF _Ref398565382 \r \h </w:instrText>
      </w:r>
      <w:r w:rsidRPr="715EC1EE">
        <w:rPr>
          <w:rFonts w:ascii="Microsoft Sans Serif" w:eastAsiaTheme="minorEastAsia" w:hAnsi="Microsoft Sans Serif" w:cs="Microsoft Sans Serif"/>
          <w:color w:val="auto"/>
          <w:sz w:val="17"/>
          <w:szCs w:val="17"/>
          <w:lang w:val="nl-BE"/>
        </w:rPr>
        <w:fldChar w:fldCharType="separate"/>
      </w:r>
      <w:r w:rsidR="00660E35">
        <w:rPr>
          <w:rFonts w:ascii="Microsoft Sans Serif" w:eastAsiaTheme="minorEastAsia" w:hAnsi="Microsoft Sans Serif" w:cs="Microsoft Sans Serif"/>
          <w:b/>
          <w:bCs/>
          <w:color w:val="auto"/>
          <w:sz w:val="17"/>
          <w:szCs w:val="17"/>
        </w:rPr>
        <w:t>Fout! Verwijzingsbron niet gevonden.</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fr-BE"/>
        </w:rPr>
        <w:t xml:space="preserve">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fr-BE"/>
        </w:rPr>
        <w:instrText xml:space="preserve"> REF _Ref398565390 \h  \* MERGEFORMAT </w:instrText>
      </w:r>
      <w:r w:rsidRPr="715EC1EE">
        <w:rPr>
          <w:rFonts w:ascii="Microsoft Sans Serif" w:eastAsiaTheme="minorEastAsia" w:hAnsi="Microsoft Sans Serif" w:cs="Microsoft Sans Serif"/>
          <w:color w:val="auto"/>
          <w:sz w:val="17"/>
          <w:szCs w:val="17"/>
          <w:lang w:val="nl-BE"/>
        </w:rPr>
        <w:fldChar w:fldCharType="separate"/>
      </w:r>
      <w:r w:rsidR="00660E35">
        <w:rPr>
          <w:rFonts w:ascii="Microsoft Sans Serif" w:eastAsiaTheme="minorEastAsia" w:hAnsi="Microsoft Sans Serif" w:cs="Microsoft Sans Serif"/>
          <w:b/>
          <w:bCs/>
          <w:color w:val="auto"/>
          <w:sz w:val="17"/>
          <w:szCs w:val="17"/>
        </w:rPr>
        <w:t>Fout! Verwijzingsbron niet gevonden.</w:t>
      </w:r>
      <w:r w:rsidRPr="715EC1EE">
        <w:rPr>
          <w:rFonts w:ascii="Microsoft Sans Serif" w:eastAsiaTheme="minorEastAsia" w:hAnsi="Microsoft Sans Serif" w:cs="Microsoft Sans Serif"/>
          <w:color w:val="auto"/>
          <w:sz w:val="17"/>
          <w:szCs w:val="17"/>
          <w:lang w:val="nl-BE"/>
        </w:rPr>
        <w:fldChar w:fldCharType="end"/>
      </w:r>
      <w:r w:rsidR="00517E3B" w:rsidRPr="715EC1EE">
        <w:rPr>
          <w:rFonts w:ascii="Microsoft Sans Serif" w:eastAsiaTheme="minorEastAsia" w:hAnsi="Microsoft Sans Serif" w:cs="Microsoft Sans Serif"/>
          <w:color w:val="auto"/>
          <w:sz w:val="17"/>
          <w:szCs w:val="17"/>
          <w:lang w:val="nl-BE"/>
        </w:rPr>
        <w:t>/QR</w:t>
      </w:r>
      <w:r w:rsidRPr="715EC1EE">
        <w:rPr>
          <w:rFonts w:ascii="Microsoft Sans Serif" w:eastAsiaTheme="minorEastAsia" w:hAnsi="Microsoft Sans Serif" w:cs="Microsoft Sans Serif"/>
          <w:color w:val="auto"/>
          <w:sz w:val="17"/>
          <w:szCs w:val="17"/>
          <w:lang w:val="fr-BE"/>
        </w:rPr>
        <w:t xml:space="preserve">, page </w:t>
      </w:r>
      <w:r w:rsidRPr="715EC1EE">
        <w:rPr>
          <w:rFonts w:ascii="Microsoft Sans Serif" w:eastAsiaTheme="minorEastAsia" w:hAnsi="Microsoft Sans Serif" w:cs="Microsoft Sans Serif"/>
          <w:color w:val="auto"/>
          <w:sz w:val="17"/>
          <w:szCs w:val="17"/>
          <w:lang w:val="nl-BE"/>
        </w:rPr>
        <w:fldChar w:fldCharType="begin"/>
      </w:r>
      <w:r w:rsidRPr="715EC1EE">
        <w:rPr>
          <w:rFonts w:ascii="Microsoft Sans Serif" w:eastAsiaTheme="minorEastAsia" w:hAnsi="Microsoft Sans Serif" w:cs="Microsoft Sans Serif"/>
          <w:color w:val="auto"/>
          <w:sz w:val="17"/>
          <w:szCs w:val="17"/>
          <w:lang w:val="fr-BE"/>
        </w:rPr>
        <w:instrText xml:space="preserve"> PAGEREF _Ref398565398 \h </w:instrText>
      </w:r>
      <w:r w:rsidRPr="715EC1EE">
        <w:rPr>
          <w:rFonts w:ascii="Microsoft Sans Serif" w:eastAsiaTheme="minorEastAsia" w:hAnsi="Microsoft Sans Serif" w:cs="Microsoft Sans Serif"/>
          <w:color w:val="auto"/>
          <w:sz w:val="17"/>
          <w:szCs w:val="17"/>
          <w:lang w:val="nl-BE"/>
        </w:rPr>
        <w:fldChar w:fldCharType="separate"/>
      </w:r>
      <w:r w:rsidR="00660E35">
        <w:rPr>
          <w:rFonts w:ascii="Microsoft Sans Serif" w:eastAsiaTheme="minorEastAsia" w:hAnsi="Microsoft Sans Serif" w:cs="Microsoft Sans Serif"/>
          <w:b/>
          <w:bCs/>
          <w:noProof/>
          <w:color w:val="auto"/>
          <w:sz w:val="17"/>
          <w:szCs w:val="17"/>
        </w:rPr>
        <w:t>Fout! Bladwijzer niet gedefinieerd.</w:t>
      </w:r>
      <w:r w:rsidRPr="715EC1EE">
        <w:rPr>
          <w:rFonts w:ascii="Microsoft Sans Serif" w:eastAsiaTheme="minorEastAsia" w:hAnsi="Microsoft Sans Serif" w:cs="Microsoft Sans Serif"/>
          <w:color w:val="auto"/>
          <w:sz w:val="17"/>
          <w:szCs w:val="17"/>
          <w:lang w:val="nl-BE"/>
        </w:rPr>
        <w:fldChar w:fldCharType="end"/>
      </w:r>
      <w:r w:rsidRPr="715EC1EE">
        <w:rPr>
          <w:rFonts w:ascii="Microsoft Sans Serif" w:eastAsiaTheme="minorEastAsia" w:hAnsi="Microsoft Sans Serif" w:cs="Microsoft Sans Serif"/>
          <w:color w:val="auto"/>
          <w:sz w:val="17"/>
          <w:szCs w:val="17"/>
          <w:lang w:val="fr-BE"/>
        </w:rPr>
        <w:t>)</w:t>
      </w:r>
    </w:p>
    <w:p w14:paraId="51C761B8" w14:textId="247DD005" w:rsidR="00097C8D" w:rsidRDefault="00097C8D" w:rsidP="00097C8D">
      <w:pPr>
        <w:pStyle w:val="Textbody"/>
        <w:numPr>
          <w:ilvl w:val="1"/>
          <w:numId w:val="23"/>
        </w:numPr>
        <w:jc w:val="left"/>
        <w:rPr>
          <w:lang w:val="fr-BE" w:bidi="en-US"/>
        </w:rPr>
      </w:pPr>
      <w:r w:rsidRPr="00B522A1">
        <w:rPr>
          <w:lang w:val="fr-BE" w:bidi="en-US"/>
        </w:rPr>
        <w:t xml:space="preserve">Ces informations ne font pas partie de l'attestation BVAC telle que prévue à l'annexe V de l'AR du 21 janvier 2009. </w:t>
      </w:r>
    </w:p>
    <w:p w14:paraId="09A2144E" w14:textId="6CC0E143" w:rsidR="00097C8D" w:rsidRPr="00797BD9" w:rsidRDefault="00097C8D" w:rsidP="00097C8D">
      <w:pPr>
        <w:pStyle w:val="Kop4"/>
        <w:numPr>
          <w:ilvl w:val="0"/>
          <w:numId w:val="0"/>
        </w:numPr>
        <w:ind w:left="360" w:hanging="360"/>
        <w:rPr>
          <w:lang w:val="fr-BE" w:bidi="en-US"/>
        </w:rPr>
      </w:pPr>
    </w:p>
    <w:p w14:paraId="3E8EC392" w14:textId="26ADEAB5" w:rsidR="00097C8D" w:rsidRPr="00797BD9" w:rsidRDefault="00097C8D" w:rsidP="00097C8D">
      <w:pPr>
        <w:rPr>
          <w:lang w:val="fr-BE" w:bidi="en-US"/>
        </w:rPr>
      </w:pPr>
    </w:p>
    <w:p w14:paraId="6AE6BDAE" w14:textId="11ED79CB" w:rsidR="00097C8D" w:rsidRPr="00797BD9" w:rsidRDefault="005A755A" w:rsidP="00097C8D">
      <w:pPr>
        <w:rPr>
          <w:lang w:val="fr-BE" w:bidi="en-US"/>
        </w:rPr>
      </w:pPr>
      <w:r>
        <w:rPr>
          <w:noProof/>
          <w:lang w:val="fr-BE" w:eastAsia="zh-CN"/>
        </w:rPr>
        <mc:AlternateContent>
          <mc:Choice Requires="wps">
            <w:drawing>
              <wp:anchor distT="0" distB="0" distL="114300" distR="114300" simplePos="0" relativeHeight="251658260" behindDoc="0" locked="0" layoutInCell="1" allowOverlap="1" wp14:anchorId="5E66133F" wp14:editId="407D73DE">
                <wp:simplePos x="0" y="0"/>
                <wp:positionH relativeFrom="column">
                  <wp:posOffset>1337310</wp:posOffset>
                </wp:positionH>
                <wp:positionV relativeFrom="paragraph">
                  <wp:posOffset>210185</wp:posOffset>
                </wp:positionV>
                <wp:extent cx="3345180" cy="914400"/>
                <wp:effectExtent l="0" t="0" r="26670" b="19050"/>
                <wp:wrapNone/>
                <wp:docPr id="26" name="Rectangle 26"/>
                <wp:cNvGraphicFramePr/>
                <a:graphic xmlns:a="http://schemas.openxmlformats.org/drawingml/2006/main">
                  <a:graphicData uri="http://schemas.microsoft.com/office/word/2010/wordprocessingShape">
                    <wps:wsp>
                      <wps:cNvSpPr/>
                      <wps:spPr>
                        <a:xfrm>
                          <a:off x="0" y="0"/>
                          <a:ext cx="334518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3C862E" id="Rectangle 26" o:spid="_x0000_s1026" style="position:absolute;margin-left:105.3pt;margin-top:16.55pt;width:263.4pt;height:1in;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" filled="f" strokecolor="black [3213]" strokeweight="2pt"/>
            </w:pict>
          </mc:Fallback>
        </mc:AlternateContent>
      </w:r>
      <w:r>
        <w:rPr>
          <w:noProof/>
          <w:lang w:val="fr-BE" w:eastAsia="zh-CN"/>
        </w:rPr>
        <w:drawing>
          <wp:anchor distT="0" distB="0" distL="114300" distR="114300" simplePos="0" relativeHeight="251658258" behindDoc="0" locked="0" layoutInCell="1" allowOverlap="1" wp14:anchorId="11EC525B" wp14:editId="6A3E04A4">
            <wp:simplePos x="0" y="0"/>
            <wp:positionH relativeFrom="column">
              <wp:posOffset>1329690</wp:posOffset>
            </wp:positionH>
            <wp:positionV relativeFrom="paragraph">
              <wp:posOffset>149225</wp:posOffset>
            </wp:positionV>
            <wp:extent cx="3367971" cy="986790"/>
            <wp:effectExtent l="0" t="0" r="4445"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8237" t="51216" r="-1"/>
                    <a:stretch/>
                  </pic:blipFill>
                  <pic:spPr bwMode="auto">
                    <a:xfrm>
                      <a:off x="0" y="0"/>
                      <a:ext cx="3367971" cy="986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337727" w14:textId="3D2C7B89" w:rsidR="00097C8D" w:rsidRPr="00797BD9" w:rsidRDefault="00097C8D" w:rsidP="00097C8D">
      <w:pPr>
        <w:rPr>
          <w:lang w:val="fr-BE" w:bidi="en-US"/>
        </w:rPr>
      </w:pPr>
    </w:p>
    <w:p w14:paraId="6DB3A233" w14:textId="5F60E30D" w:rsidR="00097C8D" w:rsidRPr="00797BD9" w:rsidRDefault="00097C8D" w:rsidP="00097C8D">
      <w:pPr>
        <w:rPr>
          <w:lang w:val="fr-BE" w:bidi="en-US"/>
        </w:rPr>
      </w:pPr>
    </w:p>
    <w:p w14:paraId="5AB4655D" w14:textId="77777777" w:rsidR="00097C8D" w:rsidRPr="00797BD9" w:rsidRDefault="00097C8D" w:rsidP="00097C8D">
      <w:pPr>
        <w:rPr>
          <w:lang w:val="fr-BE" w:bidi="en-US"/>
        </w:rPr>
      </w:pPr>
    </w:p>
    <w:p w14:paraId="09C2FF57" w14:textId="239C6E7E" w:rsidR="005A755A" w:rsidRDefault="00097C8D" w:rsidP="00097C8D">
      <w:pPr>
        <w:pStyle w:val="Kop4"/>
        <w:rPr>
          <w:lang w:bidi="en-US"/>
        </w:rPr>
      </w:pPr>
      <w:r>
        <w:t>La</w:t>
      </w:r>
      <w:r w:rsidRPr="00F37363">
        <w:t xml:space="preserve">yout BVAC </w:t>
      </w:r>
      <w:r>
        <w:t xml:space="preserve"> with </w:t>
      </w:r>
      <w:r w:rsidRPr="00097C8D">
        <w:t xml:space="preserve">additional information when printed </w:t>
      </w:r>
      <w:r>
        <w:t>second</w:t>
      </w:r>
      <w:r w:rsidRPr="00097C8D">
        <w:t xml:space="preserve"> time </w:t>
      </w:r>
      <w:r w:rsidR="005A755A">
        <w:t>like. This is the original lay-out as when the project started but with on top ‘DUPLICATA’</w:t>
      </w:r>
    </w:p>
    <w:p w14:paraId="65A62A90" w14:textId="77797679" w:rsidR="00097C8D" w:rsidRPr="005A755A" w:rsidRDefault="00097C8D" w:rsidP="005A755A">
      <w:pPr>
        <w:pStyle w:val="Textbody"/>
        <w:rPr>
          <w:b/>
          <w:lang w:val="en-GB" w:bidi="en-US"/>
        </w:rPr>
      </w:pPr>
      <w:r w:rsidRPr="005A755A">
        <w:rPr>
          <w:b/>
          <w:lang w:val="en-GB" w:bidi="en-US"/>
        </w:rPr>
        <w:t>The first line and a small part of the third paragraph of this acknowledge text has to be in bold font/characters!</w:t>
      </w:r>
    </w:p>
    <w:p w14:paraId="1F62B49D" w14:textId="77777777" w:rsidR="005A755A" w:rsidRPr="005A755A" w:rsidRDefault="005A755A" w:rsidP="005A755A">
      <w:p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Nederlandstalige tekst van de acknowledge:</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28B79F90" w14:textId="77777777" w:rsidR="005A755A" w:rsidRPr="005A755A" w:rsidRDefault="005A755A" w:rsidP="005A755A">
      <w:pPr>
        <w:numPr>
          <w:ilvl w:val="0"/>
          <w:numId w:val="48"/>
        </w:num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b/>
          <w:bCs/>
          <w:sz w:val="20"/>
          <w:lang w:val="nl-NL" w:bidi="en-US"/>
          <w14:textFill>
            <w14:solidFill>
              <w14:schemeClr w14:val="tx1">
                <w14:lumMod w14:val="75000"/>
                <w14:lumOff w14:val="25000"/>
                <w14:lumMod w14:val="75000"/>
                <w14:lumOff w14:val="25000"/>
                <w14:lumMod w14:val="75000"/>
              </w14:schemeClr>
            </w14:solidFill>
          </w14:textFill>
        </w:rPr>
        <w:t>De gegevens van dit BVAC-attest werden succesvol elektronisch naar uw verzekeraar verstuurd.</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27711774" w14:textId="77777777" w:rsidR="005A755A" w:rsidRPr="005A755A" w:rsidRDefault="005A755A" w:rsidP="005A755A">
      <w:pPr>
        <w:numPr>
          <w:ilvl w:val="0"/>
          <w:numId w:val="48"/>
        </w:num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Door het afgeven van uw barcode (op de kaart of het document van uw verzekeraar), stemde u er mee in dat  uw apotheker de gegevens vermeld op uw BVAC-attest op een beveiligde manier elektronisch doorstuurde naar uw verzekeraar. U hoeft  dit BVAC-attest dus niet meer op te sturen naar uw verzekeraar, maar bewaar het goed.</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389D8333" w14:textId="77777777" w:rsidR="005A755A" w:rsidRPr="005A755A" w:rsidRDefault="005A755A" w:rsidP="005A755A">
      <w:pPr>
        <w:numPr>
          <w:ilvl w:val="0"/>
          <w:numId w:val="49"/>
        </w:numPr>
        <w:jc w:val="left"/>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Voor al uw vragen rond de terugbetaling van uw farmaceutische kosten, dient u contact op te nemen met uw verzekeraar </w:t>
      </w:r>
      <w:r w:rsidRPr="005A755A">
        <w:rPr>
          <w:rFonts w:asciiTheme="minorHAnsi" w:eastAsia="DejaVu Sans" w:hAnsiTheme="minorHAnsi" w:cstheme="minorHAnsi"/>
          <w:b/>
          <w:bCs/>
          <w:sz w:val="20"/>
          <w:lang w:val="nl-NL" w:bidi="en-US"/>
          <w14:textFill>
            <w14:solidFill>
              <w14:schemeClr w14:val="tx1">
                <w14:lumMod w14:val="75000"/>
                <w14:lumOff w14:val="25000"/>
                <w14:lumMod w14:val="75000"/>
                <w14:lumOff w14:val="25000"/>
                <w14:lumMod w14:val="75000"/>
              </w14:schemeClr>
            </w14:solidFill>
          </w14:textFill>
        </w:rPr>
        <w:t>(niet met uw apotheker!).</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br/>
      </w: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Hou hiervoor het uniek documentnummer van de BVAC bij de hand.</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0DBF0F00" w14:textId="04FAD8EB" w:rsidR="005A755A" w:rsidRPr="005A755A" w:rsidRDefault="005A755A" w:rsidP="715EC1EE">
      <w:pPr>
        <w:numPr>
          <w:ilvl w:val="0"/>
          <w:numId w:val="49"/>
        </w:numPr>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pPr>
      <w:r w:rsidRPr="715EC1EE">
        <w:rPr>
          <w:rFonts w:asciiTheme="minorHAnsi" w:eastAsia="DejaVu Sans" w:hAnsiTheme="minorHAnsi" w:cstheme="minorBidi"/>
          <w:sz w:val="20"/>
          <w:lang w:val="nl-NL" w:bidi="en-US"/>
          <w14:textFill>
            <w14:solidFill>
              <w14:schemeClr w14:val="tx1">
                <w14:lumMod w14:val="75000"/>
                <w14:lumOff w14:val="25000"/>
                <w14:lumMod w14:val="75000"/>
                <w14:lumOff w14:val="25000"/>
                <w14:lumMod w14:val="75000"/>
              </w14:schemeClr>
            </w14:solidFill>
          </w14:textFill>
        </w:rPr>
        <w:t>Documentnummer: </w:t>
      </w:r>
      <w:r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0054d2e1-d9c8-e42f-0c05-6fc417617e04 met de bijhorende barcode volgens barcode “code 128</w:t>
      </w:r>
      <w:r w:rsidR="00517E3B"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 (ref. 4.4 </w:t>
      </w:r>
      <w:r w:rsidRPr="715EC1EE">
        <w:rPr>
          <w:rFonts w:asciiTheme="minorHAnsi" w:eastAsia="DejaVu Sans" w:hAnsiTheme="minorHAnsi" w:cstheme="minorBidi"/>
          <w:sz w:val="20"/>
          <w:lang w:val="nl-NL" w:bidi="en-US"/>
          <w14:textFill>
            <w14:solidFill>
              <w14:schemeClr w14:val="tx1">
                <w14:lumMod w14:val="75000"/>
                <w14:lumOff w14:val="25000"/>
                <w14:lumMod w14:val="75000"/>
                <w14:lumOff w14:val="25000"/>
                <w14:lumMod w14:val="75000"/>
              </w14:schemeClr>
            </w14:solidFill>
          </w14:textFill>
        </w:rPr>
        <w:t>Code 128</w:t>
      </w:r>
      <w:r w:rsidR="00517E3B" w:rsidRPr="715EC1EE">
        <w:rPr>
          <w:rFonts w:asciiTheme="minorHAnsi" w:eastAsia="DejaVu Sans" w:hAnsiTheme="minorHAnsi" w:cstheme="minorBidi"/>
          <w:sz w:val="20"/>
          <w:lang w:val="nl-NL"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nl-BE" w:bidi="en-US"/>
          <w14:textFill>
            <w14:solidFill>
              <w14:schemeClr w14:val="tx1">
                <w14:lumMod w14:val="75000"/>
                <w14:lumOff w14:val="25000"/>
                <w14:lumMod w14:val="75000"/>
                <w14:lumOff w14:val="25000"/>
                <w14:lumMod w14:val="75000"/>
              </w14:schemeClr>
            </w14:solidFill>
          </w14:textFill>
        </w:rPr>
        <w:t> op pagina 24) </w:t>
      </w:r>
    </w:p>
    <w:p w14:paraId="75AF33CF" w14:textId="77777777" w:rsidR="005A755A" w:rsidRPr="005A755A" w:rsidRDefault="005A755A" w:rsidP="005A755A">
      <w:pPr>
        <w:numPr>
          <w:ilvl w:val="0"/>
          <w:numId w:val="49"/>
        </w:num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NL" w:bidi="en-US"/>
          <w14:textFill>
            <w14:solidFill>
              <w14:schemeClr w14:val="tx1">
                <w14:lumMod w14:val="75000"/>
                <w14:lumOff w14:val="25000"/>
                <w14:lumMod w14:val="75000"/>
                <w14:lumOff w14:val="25000"/>
                <w14:lumMod w14:val="75000"/>
              </w14:schemeClr>
            </w14:solidFill>
          </w14:textFill>
        </w:rPr>
        <w:t>Deze informatie maakt geen deel uit van het BVAC-attest, zoals voorzien in bijlage V van het KB van 21 januari 2009. </w:t>
      </w: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5D6390F8" w14:textId="77777777" w:rsidR="005A755A" w:rsidRPr="005A755A" w:rsidRDefault="005A755A" w:rsidP="005A755A">
      <w:pPr>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nl-BE" w:bidi="en-US"/>
          <w14:textFill>
            <w14:solidFill>
              <w14:schemeClr w14:val="tx1">
                <w14:lumMod w14:val="75000"/>
                <w14:lumOff w14:val="25000"/>
                <w14:lumMod w14:val="75000"/>
                <w14:lumOff w14:val="25000"/>
                <w14:lumMod w14:val="75000"/>
              </w14:schemeClr>
            </w14:solidFill>
          </w14:textFill>
        </w:rPr>
        <w:t> </w:t>
      </w:r>
    </w:p>
    <w:p w14:paraId="4FBD7533" w14:textId="2EEFE41E" w:rsidR="005A755A" w:rsidRPr="004A321B" w:rsidRDefault="004A321B" w:rsidP="005A755A">
      <w:p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Texte en Français</w:t>
      </w:r>
      <w:r w:rsidR="005A755A"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xml:space="preserve"> de </w:t>
      </w:r>
      <w:r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xml:space="preserve"> l’</w:t>
      </w:r>
      <w:r w:rsidR="005A755A" w:rsidRPr="004A321B">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acknowledge: </w:t>
      </w:r>
    </w:p>
    <w:p w14:paraId="32461014" w14:textId="77777777" w:rsidR="005A755A" w:rsidRPr="005A755A" w:rsidRDefault="005A755A" w:rsidP="005A755A">
      <w:pPr>
        <w:numPr>
          <w:ilvl w:val="0"/>
          <w:numId w:val="50"/>
        </w:num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b/>
          <w:bCs/>
          <w:sz w:val="20"/>
          <w:lang w:val="fr-BE" w:bidi="en-US"/>
          <w14:textFill>
            <w14:solidFill>
              <w14:schemeClr w14:val="tx1">
                <w14:lumMod w14:val="75000"/>
                <w14:lumOff w14:val="25000"/>
                <w14:lumMod w14:val="75000"/>
                <w14:lumOff w14:val="25000"/>
                <w14:lumMod w14:val="75000"/>
              </w14:schemeClr>
            </w14:solidFill>
          </w14:textFill>
        </w:rPr>
        <w:t>Les données de cette attestation BVAC ont été transmises avec succès à votre assureur. </w:t>
      </w: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w:t>
      </w:r>
    </w:p>
    <w:p w14:paraId="44E38DFB" w14:textId="77777777" w:rsidR="005A755A" w:rsidRPr="005A755A" w:rsidRDefault="005A755A" w:rsidP="005A755A">
      <w:pPr>
        <w:numPr>
          <w:ilvl w:val="0"/>
          <w:numId w:val="50"/>
        </w:num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Par la remise de votre code-barres (sur la carte ou le document de votre assureur), vous avez marqué votre accord pour que votre pharmacien transmette à votre assureur, par voie électronique sécurisée, les données mentionnées sur votre attestation BVAC. Vous ne devez donc plus envoyer cette attestation BVAC à votre assureur, mais conservez-la bien. </w:t>
      </w:r>
    </w:p>
    <w:p w14:paraId="68CAB14B" w14:textId="77777777" w:rsidR="005A755A" w:rsidRPr="005A755A" w:rsidRDefault="005A755A" w:rsidP="005A755A">
      <w:pPr>
        <w:numPr>
          <w:ilvl w:val="0"/>
          <w:numId w:val="50"/>
        </w:numPr>
        <w:jc w:val="left"/>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Pour toute question concernant le remboursement de vos frais pharmaceutiques, vous devez prendre contact avec votre assureur </w:t>
      </w:r>
      <w:r w:rsidRPr="005A755A">
        <w:rPr>
          <w:rFonts w:asciiTheme="minorHAnsi" w:eastAsia="DejaVu Sans" w:hAnsiTheme="minorHAnsi" w:cstheme="minorHAnsi"/>
          <w:b/>
          <w:bCs/>
          <w:sz w:val="20"/>
          <w:lang w:val="fr-BE" w:bidi="en-US"/>
          <w14:textFill>
            <w14:solidFill>
              <w14:schemeClr w14:val="tx1">
                <w14:lumMod w14:val="75000"/>
                <w14:lumOff w14:val="25000"/>
                <w14:lumMod w14:val="75000"/>
                <w14:lumOff w14:val="25000"/>
                <w14:lumMod w14:val="75000"/>
              </w14:schemeClr>
            </w14:solidFill>
          </w14:textFill>
        </w:rPr>
        <w:t>(et non avec votre pharmacien !).</w:t>
      </w: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 </w:t>
      </w: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br/>
        <w:t>Gardez à cet effet à portée de main le numéro de document unique de l'attestation BVAC. </w:t>
      </w:r>
    </w:p>
    <w:p w14:paraId="430085A7" w14:textId="23994F81" w:rsidR="005A755A" w:rsidRPr="005A755A" w:rsidRDefault="005A755A" w:rsidP="715EC1EE">
      <w:pPr>
        <w:numPr>
          <w:ilvl w:val="0"/>
          <w:numId w:val="50"/>
        </w:numPr>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pPr>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Numéro de document: 0054d2e1-d9c8-e42f-0c05-6fc417617e04 avec le code a barre correspondant «code 128</w:t>
      </w:r>
      <w:r w:rsidR="00517E3B"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 »  (ref. 4.4 Code 128</w:t>
      </w:r>
      <w:r w:rsidR="00517E3B"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/QR</w:t>
      </w:r>
      <w:r w:rsidRPr="715EC1EE">
        <w:rPr>
          <w:rFonts w:asciiTheme="minorHAnsi" w:eastAsia="DejaVu Sans" w:hAnsiTheme="minorHAnsi" w:cstheme="minorBidi"/>
          <w:sz w:val="20"/>
          <w:lang w:val="fr-BE" w:bidi="en-US"/>
          <w14:textFill>
            <w14:solidFill>
              <w14:schemeClr w14:val="tx1">
                <w14:lumMod w14:val="75000"/>
                <w14:lumOff w14:val="25000"/>
                <w14:lumMod w14:val="75000"/>
                <w14:lumOff w14:val="25000"/>
                <w14:lumMod w14:val="75000"/>
              </w14:schemeClr>
            </w14:solidFill>
          </w14:textFill>
        </w:rPr>
        <w:t>, page 24) </w:t>
      </w:r>
    </w:p>
    <w:p w14:paraId="061437BB" w14:textId="013BEBE0" w:rsidR="005A755A" w:rsidRPr="005A755A" w:rsidRDefault="005A755A" w:rsidP="005A755A">
      <w:pPr>
        <w:numPr>
          <w:ilvl w:val="0"/>
          <w:numId w:val="50"/>
        </w:numPr>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r w:rsidRPr="005A755A">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t>Ces informations ne font pas partie de l'attestation BVAC telle que prévue à l'annexe V de l'AR du 21 janvier 2009.  </w:t>
      </w:r>
    </w:p>
    <w:p w14:paraId="15508E7E" w14:textId="77777777" w:rsidR="00E44D1F" w:rsidRDefault="00E44D1F" w:rsidP="00E44D1F">
      <w:pPr>
        <w:ind w:left="720"/>
        <w:rPr>
          <w:rFonts w:asciiTheme="minorHAnsi" w:eastAsia="DejaVu Sans" w:hAnsiTheme="minorHAnsi" w:cstheme="minorHAnsi"/>
          <w:sz w:val="20"/>
          <w:lang w:val="fr-BE" w:bidi="en-US"/>
          <w14:textFill>
            <w14:solidFill>
              <w14:schemeClr w14:val="tx1">
                <w14:lumMod w14:val="75000"/>
                <w14:lumOff w14:val="25000"/>
                <w14:lumMod w14:val="75000"/>
                <w14:lumOff w14:val="25000"/>
                <w14:lumMod w14:val="75000"/>
              </w14:schemeClr>
            </w14:solidFill>
          </w14:textFill>
        </w:rPr>
      </w:pPr>
    </w:p>
    <w:p w14:paraId="4E773C7B" w14:textId="563666D4" w:rsidR="00E44D1F" w:rsidRDefault="00E44D1F" w:rsidP="00E44D1F">
      <w:pPr>
        <w:rPr>
          <w:lang w:val="fr-BE" w:bidi="en-US"/>
        </w:rPr>
      </w:pPr>
      <w:r>
        <w:rPr>
          <w:noProof/>
        </w:rPr>
        <w:lastRenderedPageBreak/>
        <mc:AlternateContent>
          <mc:Choice Requires="wps">
            <w:drawing>
              <wp:anchor distT="0" distB="0" distL="114300" distR="114300" simplePos="0" relativeHeight="251658263" behindDoc="0" locked="0" layoutInCell="1" allowOverlap="1" wp14:anchorId="5933DD72" wp14:editId="12FEDB79">
                <wp:simplePos x="0" y="0"/>
                <wp:positionH relativeFrom="column">
                  <wp:posOffset>2381250</wp:posOffset>
                </wp:positionH>
                <wp:positionV relativeFrom="paragraph">
                  <wp:posOffset>228600</wp:posOffset>
                </wp:positionV>
                <wp:extent cx="975360" cy="2026920"/>
                <wp:effectExtent l="0" t="0" r="15240" b="11430"/>
                <wp:wrapNone/>
                <wp:docPr id="29" name="Rectangle 29"/>
                <wp:cNvGraphicFramePr/>
                <a:graphic xmlns:a="http://schemas.openxmlformats.org/drawingml/2006/main">
                  <a:graphicData uri="http://schemas.microsoft.com/office/word/2010/wordprocessingShape">
                    <wps:wsp>
                      <wps:cNvSpPr/>
                      <wps:spPr>
                        <a:xfrm>
                          <a:off x="0" y="0"/>
                          <a:ext cx="975360" cy="202692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5F0B48F" id="Rectangle 29" o:spid="_x0000_s1026" style="position:absolute;margin-left:187.5pt;margin-top:18pt;width:76.8pt;height:159.6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" filled="f" strokecolor="black [3213]" strokeweight=".25pt"/>
            </w:pict>
          </mc:Fallback>
        </mc:AlternateContent>
      </w:r>
      <w:r>
        <w:rPr>
          <w:noProof/>
        </w:rPr>
        <mc:AlternateContent>
          <mc:Choice Requires="wps">
            <w:drawing>
              <wp:anchor distT="0" distB="0" distL="114300" distR="114300" simplePos="0" relativeHeight="251658261" behindDoc="0" locked="0" layoutInCell="1" allowOverlap="1" wp14:anchorId="35C33E06" wp14:editId="5AC4DD57">
                <wp:simplePos x="0" y="0"/>
                <wp:positionH relativeFrom="margin">
                  <wp:posOffset>-3810</wp:posOffset>
                </wp:positionH>
                <wp:positionV relativeFrom="paragraph">
                  <wp:posOffset>274320</wp:posOffset>
                </wp:positionV>
                <wp:extent cx="2529840" cy="281940"/>
                <wp:effectExtent l="0" t="0" r="0" b="0"/>
                <wp:wrapThrough wrapText="bothSides">
                  <wp:wrapPolygon edited="0">
                    <wp:start x="488" y="1459"/>
                    <wp:lineTo x="488" y="18973"/>
                    <wp:lineTo x="20982" y="18973"/>
                    <wp:lineTo x="20982" y="1459"/>
                    <wp:lineTo x="488" y="1459"/>
                  </wp:wrapPolygon>
                </wp:wrapThrough>
                <wp:docPr id="28" name="Rectangle 28"/>
                <wp:cNvGraphicFramePr/>
                <a:graphic xmlns:a="http://schemas.openxmlformats.org/drawingml/2006/main">
                  <a:graphicData uri="http://schemas.microsoft.com/office/word/2010/wordprocessingShape">
                    <wps:wsp>
                      <wps:cNvSpPr/>
                      <wps:spPr>
                        <a:xfrm>
                          <a:off x="0" y="0"/>
                          <a:ext cx="2529840" cy="2819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C0FC8" id="Rectangle 28" o:spid="_x0000_s1026" style="position:absolute;margin-left:-.3pt;margin-top:21.6pt;width:199.2pt;height:22.2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" filled="f" stroked="f" strokeweight="2pt">
                <w10:wrap type="through" anchorx="margin"/>
              </v:rect>
            </w:pict>
          </mc:Fallback>
        </mc:AlternateContent>
      </w:r>
    </w:p>
    <w:p w14:paraId="4F582A2D" w14:textId="4FB3BF80" w:rsidR="00E44D1F" w:rsidRDefault="00E44D1F" w:rsidP="00E44D1F">
      <w:pPr>
        <w:pStyle w:val="Textbody"/>
        <w:tabs>
          <w:tab w:val="clear" w:pos="709"/>
          <w:tab w:val="left" w:pos="816"/>
        </w:tabs>
        <w:rPr>
          <w:lang w:val="fr-BE" w:bidi="en-US"/>
        </w:rPr>
      </w:pPr>
      <w:r>
        <w:rPr>
          <w:noProof/>
        </w:rPr>
        <w:drawing>
          <wp:anchor distT="0" distB="0" distL="114300" distR="114300" simplePos="0" relativeHeight="251658262" behindDoc="0" locked="0" layoutInCell="1" allowOverlap="1" wp14:anchorId="1E2F3D54" wp14:editId="03362846">
            <wp:simplePos x="0" y="0"/>
            <wp:positionH relativeFrom="column">
              <wp:posOffset>2396490</wp:posOffset>
            </wp:positionH>
            <wp:positionV relativeFrom="paragraph">
              <wp:posOffset>170815</wp:posOffset>
            </wp:positionV>
            <wp:extent cx="2852420" cy="1898015"/>
            <wp:effectExtent l="0" t="0" r="5080" b="6985"/>
            <wp:wrapNone/>
            <wp:docPr id="27" name="Picture 27" descr="48AA3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48AA30E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2420" cy="1898015"/>
                    </a:xfrm>
                    <a:prstGeom prst="rect">
                      <a:avLst/>
                    </a:prstGeom>
                    <a:noFill/>
                  </pic:spPr>
                </pic:pic>
              </a:graphicData>
            </a:graphic>
            <wp14:sizeRelH relativeFrom="page">
              <wp14:pctWidth>0</wp14:pctWidth>
            </wp14:sizeRelH>
            <wp14:sizeRelV relativeFrom="page">
              <wp14:pctHeight>0</wp14:pctHeight>
            </wp14:sizeRelV>
          </wp:anchor>
        </w:drawing>
      </w:r>
      <w:r>
        <w:rPr>
          <w:lang w:val="fr-BE" w:bidi="en-US"/>
        </w:rPr>
        <w:t>DUPLICATA</w:t>
      </w:r>
    </w:p>
    <w:p w14:paraId="0456E4FB" w14:textId="77777777" w:rsidR="00E44D1F" w:rsidRDefault="00E44D1F" w:rsidP="00E44D1F">
      <w:pPr>
        <w:rPr>
          <w:color w:val="FF7070"/>
          <w:lang w:val="fr-BE"/>
          <w14:textFill>
            <w14:solidFill>
              <w14:srgbClr w14:val="FF7070">
                <w14:lumMod w14:val="75000"/>
                <w14:lumOff w14:val="25000"/>
                <w14:lumMod w14:val="75000"/>
                <w14:lumOff w14:val="25000"/>
              </w14:srgbClr>
            </w14:solidFill>
          </w14:textFill>
        </w:rPr>
      </w:pPr>
    </w:p>
    <w:p w14:paraId="3382673C" w14:textId="149B227D" w:rsidR="00E44D1F" w:rsidRDefault="00E44D1F" w:rsidP="00E44D1F">
      <w:pPr>
        <w:rPr>
          <w:lang w:val="fr-BE"/>
        </w:rPr>
      </w:pPr>
      <w:r>
        <w:rPr>
          <w:noProof/>
          <w:lang w:val="fr-BE" w:bidi="en-US"/>
        </w:rPr>
        <w:t xml:space="preserve"> </w:t>
      </w:r>
      <w:r w:rsidR="005A755A">
        <w:rPr>
          <w:noProof/>
          <w:lang w:val="fr-BE" w:bidi="en-US"/>
        </w:rPr>
        <mc:AlternateContent>
          <mc:Choice Requires="wps">
            <w:drawing>
              <wp:anchor distT="0" distB="0" distL="114300" distR="114300" simplePos="0" relativeHeight="251658259" behindDoc="0" locked="0" layoutInCell="1" allowOverlap="1" wp14:anchorId="434D6EC6" wp14:editId="6DD9C76E">
                <wp:simplePos x="0" y="0"/>
                <wp:positionH relativeFrom="margin">
                  <wp:posOffset>-3810</wp:posOffset>
                </wp:positionH>
                <wp:positionV relativeFrom="paragraph">
                  <wp:posOffset>274320</wp:posOffset>
                </wp:positionV>
                <wp:extent cx="2529840" cy="281940"/>
                <wp:effectExtent l="0" t="0" r="0" b="0"/>
                <wp:wrapThrough wrapText="bothSides">
                  <wp:wrapPolygon edited="0">
                    <wp:start x="488" y="1459"/>
                    <wp:lineTo x="488" y="18973"/>
                    <wp:lineTo x="20982" y="18973"/>
                    <wp:lineTo x="20982" y="1459"/>
                    <wp:lineTo x="488" y="1459"/>
                  </wp:wrapPolygon>
                </wp:wrapThrough>
                <wp:docPr id="24" name="Rectangle 24"/>
                <wp:cNvGraphicFramePr/>
                <a:graphic xmlns:a="http://schemas.openxmlformats.org/drawingml/2006/main">
                  <a:graphicData uri="http://schemas.microsoft.com/office/word/2010/wordprocessingShape">
                    <wps:wsp>
                      <wps:cNvSpPr/>
                      <wps:spPr>
                        <a:xfrm>
                          <a:off x="0" y="0"/>
                          <a:ext cx="2529840" cy="2819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84BD6" id="Rectangle 24" o:spid="_x0000_s1026" style="position:absolute;margin-left:-.3pt;margin-top:21.6pt;width:199.2pt;height:22.2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" filled="f" stroked="f" strokeweight="2pt">
                <w10:wrap type="through" anchorx="margin"/>
              </v:rect>
            </w:pict>
          </mc:Fallback>
        </mc:AlternateContent>
      </w:r>
    </w:p>
    <w:p w14:paraId="35804ACA" w14:textId="3BB58DC2" w:rsidR="00E44D1F" w:rsidRDefault="00E44D1F" w:rsidP="006E1FDA">
      <w:pPr>
        <w:rPr>
          <w:lang w:val="fr-BE"/>
        </w:rPr>
      </w:pPr>
    </w:p>
    <w:p w14:paraId="3F0C1548" w14:textId="2CA20BB9" w:rsidR="00E44D1F" w:rsidRDefault="00E44D1F" w:rsidP="006E1FDA">
      <w:pPr>
        <w:rPr>
          <w:lang w:val="fr-BE"/>
        </w:rPr>
      </w:pPr>
    </w:p>
    <w:p w14:paraId="5FA88C0D" w14:textId="77777777" w:rsidR="00E44D1F" w:rsidRDefault="00E44D1F" w:rsidP="006E1FDA">
      <w:pPr>
        <w:rPr>
          <w:lang w:val="fr-BE"/>
        </w:rPr>
      </w:pPr>
    </w:p>
    <w:p w14:paraId="1296AFE0" w14:textId="30BC0CAA" w:rsidR="00E44D1F" w:rsidRDefault="00E44D1F" w:rsidP="006E1FDA">
      <w:pPr>
        <w:rPr>
          <w:lang w:val="fr-BE"/>
        </w:rPr>
      </w:pPr>
    </w:p>
    <w:p w14:paraId="393E991E" w14:textId="77777777" w:rsidR="00E44D1F" w:rsidRPr="00097C8D" w:rsidRDefault="00E44D1F" w:rsidP="006E1FDA">
      <w:pPr>
        <w:rPr>
          <w:lang w:val="fr-BE"/>
        </w:rPr>
      </w:pPr>
    </w:p>
    <w:p w14:paraId="55E69E75" w14:textId="18A1AB4A" w:rsidR="006E1FDA" w:rsidRDefault="006E1FDA" w:rsidP="006E1FDA">
      <w:pPr>
        <w:pStyle w:val="Kop3"/>
      </w:pPr>
      <w:bookmarkStart w:id="80" w:name="_Toc36121677"/>
      <w:r>
        <w:t>Real-time acknowledge or fall-back to paper BVAC</w:t>
      </w:r>
      <w:bookmarkEnd w:id="80"/>
    </w:p>
    <w:p w14:paraId="0B59C919" w14:textId="47F1685F" w:rsidR="006E1FDA" w:rsidRDefault="00535401" w:rsidP="006E1FDA">
      <w:pPr>
        <w:rPr>
          <w:lang w:val="en-GB"/>
        </w:rPr>
      </w:pPr>
      <w:r>
        <w:rPr>
          <w:noProof/>
          <w:lang w:val="fr-BE" w:eastAsia="zh-CN"/>
        </w:rPr>
        <w:drawing>
          <wp:anchor distT="0" distB="0" distL="114300" distR="114300" simplePos="0" relativeHeight="251658242" behindDoc="0" locked="0" layoutInCell="1" allowOverlap="1" wp14:anchorId="580D44A0" wp14:editId="3922C63C">
            <wp:simplePos x="0" y="0"/>
            <wp:positionH relativeFrom="column">
              <wp:posOffset>2659762</wp:posOffset>
            </wp:positionH>
            <wp:positionV relativeFrom="paragraph">
              <wp:posOffset>740410</wp:posOffset>
            </wp:positionV>
            <wp:extent cx="962278" cy="281940"/>
            <wp:effectExtent l="0" t="0" r="9525"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8237" t="51216" r="-1"/>
                    <a:stretch/>
                  </pic:blipFill>
                  <pic:spPr bwMode="auto">
                    <a:xfrm>
                      <a:off x="0" y="0"/>
                      <a:ext cx="964127" cy="2824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fr-BE" w:eastAsia="zh-CN"/>
        </w:rPr>
        <mc:AlternateContent>
          <mc:Choice Requires="wps">
            <w:drawing>
              <wp:anchor distT="0" distB="0" distL="114300" distR="114300" simplePos="0" relativeHeight="251658241" behindDoc="0" locked="0" layoutInCell="1" allowOverlap="1" wp14:anchorId="2705EBDC" wp14:editId="5155BA10">
                <wp:simplePos x="0" y="0"/>
                <wp:positionH relativeFrom="column">
                  <wp:posOffset>2686050</wp:posOffset>
                </wp:positionH>
                <wp:positionV relativeFrom="paragraph">
                  <wp:posOffset>176530</wp:posOffset>
                </wp:positionV>
                <wp:extent cx="937260" cy="1432560"/>
                <wp:effectExtent l="0" t="0" r="15240" b="15240"/>
                <wp:wrapNone/>
                <wp:docPr id="4" name="Rectangle 4"/>
                <wp:cNvGraphicFramePr/>
                <a:graphic xmlns:a="http://schemas.openxmlformats.org/drawingml/2006/main">
                  <a:graphicData uri="http://schemas.microsoft.com/office/word/2010/wordprocessingShape">
                    <wps:wsp>
                      <wps:cNvSpPr/>
                      <wps:spPr>
                        <a:xfrm>
                          <a:off x="0" y="0"/>
                          <a:ext cx="937260" cy="14325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B769A6" id="Rectangle 4" o:spid="_x0000_s1026" style="position:absolute;margin-left:211.5pt;margin-top:13.9pt;width:73.8pt;height:112.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" fillcolor="white [3212]" strokecolor="white [3212]" strokeweight="2pt"/>
            </w:pict>
          </mc:Fallback>
        </mc:AlternateContent>
      </w:r>
      <w:r w:rsidR="006E1FDA">
        <w:rPr>
          <w:noProof/>
          <w:lang w:val="fr-BE" w:eastAsia="zh-CN"/>
        </w:rPr>
        <w:drawing>
          <wp:anchor distT="0" distB="0" distL="114300" distR="114300" simplePos="0" relativeHeight="251658240" behindDoc="0" locked="0" layoutInCell="1" allowOverlap="1" wp14:anchorId="32949809" wp14:editId="2319D968">
            <wp:simplePos x="0" y="0"/>
            <wp:positionH relativeFrom="column">
              <wp:posOffset>2731770</wp:posOffset>
            </wp:positionH>
            <wp:positionV relativeFrom="paragraph">
              <wp:posOffset>214630</wp:posOffset>
            </wp:positionV>
            <wp:extent cx="3743960" cy="1331595"/>
            <wp:effectExtent l="0" t="0" r="8890" b="190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3743960" cy="133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1FDA">
        <w:rPr>
          <w:lang w:val="en-GB"/>
        </w:rPr>
        <w:t xml:space="preserve">The connector module will process all BVAC Registrations in real-time.  No off-line queue will be used.  Within a </w:t>
      </w:r>
      <w:r w:rsidR="00E44D1F">
        <w:rPr>
          <w:lang w:val="en-GB"/>
        </w:rPr>
        <w:t xml:space="preserve">default </w:t>
      </w:r>
      <w:r w:rsidR="006E1FDA">
        <w:rPr>
          <w:lang w:val="en-GB"/>
        </w:rPr>
        <w:t>time-out of</w:t>
      </w:r>
      <w:r w:rsidR="00E44D1F">
        <w:rPr>
          <w:lang w:val="en-GB"/>
        </w:rPr>
        <w:t xml:space="preserve"> </w:t>
      </w:r>
      <w:r w:rsidR="006E1FDA" w:rsidRPr="00417488">
        <w:rPr>
          <w:lang w:val="en-GB"/>
        </w:rPr>
        <w:t>10 seconds</w:t>
      </w:r>
      <w:r w:rsidR="006E1FDA">
        <w:rPr>
          <w:lang w:val="en-GB"/>
        </w:rPr>
        <w:t>, an acknowledge will be given to the pharmacy software.  In the case no acknowledgement is retrieved in “real-time”, the fall-back to ‘paper BVAC’ shall be used.  The patient is informed.</w:t>
      </w:r>
    </w:p>
    <w:p w14:paraId="0E84685A" w14:textId="118FDB88" w:rsidR="006E1FDA" w:rsidRDefault="006E1FDA" w:rsidP="006E1FDA">
      <w:pPr>
        <w:rPr>
          <w:lang w:val="nl-BE"/>
        </w:rPr>
      </w:pPr>
    </w:p>
    <w:p w14:paraId="08A3F4E1" w14:textId="77777777" w:rsidR="006E1FDA" w:rsidRPr="002E1683" w:rsidRDefault="006E1FDA" w:rsidP="006E1FDA">
      <w:pPr>
        <w:pStyle w:val="Kop3"/>
      </w:pPr>
      <w:bookmarkStart w:id="81" w:name="_Toc36121678"/>
      <w:r w:rsidRPr="002E1683">
        <w:t>Proof-of-activation registration</w:t>
      </w:r>
      <w:bookmarkEnd w:id="81"/>
    </w:p>
    <w:p w14:paraId="14F60759" w14:textId="77777777" w:rsidR="006E1FDA" w:rsidRPr="002E1683" w:rsidRDefault="006E1FDA" w:rsidP="006E1FDA">
      <w:pPr>
        <w:rPr>
          <w:lang w:val="en-GB"/>
        </w:rPr>
      </w:pPr>
      <w:r w:rsidRPr="002E1683">
        <w:rPr>
          <w:lang w:val="en-GB"/>
        </w:rPr>
        <w:t xml:space="preserve">A specific registration to </w:t>
      </w:r>
      <w:r>
        <w:rPr>
          <w:lang w:val="en-GB"/>
        </w:rPr>
        <w:t xml:space="preserve">validate the activation of the solution at the pharmacy outlet will be provided.  In essence, this is a registration to a fictive CBFA number for a fictive patient.  </w:t>
      </w:r>
    </w:p>
    <w:p w14:paraId="3D84B03B" w14:textId="77777777" w:rsidR="006E1FDA" w:rsidRDefault="006E1FDA" w:rsidP="006E1FDA">
      <w:pPr>
        <w:pStyle w:val="Kop2"/>
      </w:pPr>
      <w:bookmarkStart w:id="82" w:name="_Toc36121679"/>
      <w:r>
        <w:t>[ISV] Services offered by the multi-business connector extending the SMC with the BVAC flow</w:t>
      </w:r>
      <w:bookmarkEnd w:id="82"/>
    </w:p>
    <w:p w14:paraId="2669AB8A" w14:textId="77777777" w:rsidR="006E1FDA" w:rsidRDefault="006E1FDA" w:rsidP="006E1FDA">
      <w:pPr>
        <w:pStyle w:val="Kop3"/>
      </w:pPr>
      <w:bookmarkStart w:id="83" w:name="_Toc36121680"/>
      <w:r>
        <w:t>The Multi-business connector for pharmacies</w:t>
      </w:r>
      <w:bookmarkEnd w:id="83"/>
    </w:p>
    <w:p w14:paraId="3EE69A62" w14:textId="77777777" w:rsidR="006E1FDA" w:rsidRDefault="006E1FDA" w:rsidP="006E1FDA">
      <w:pPr>
        <w:jc w:val="center"/>
      </w:pPr>
      <w:r>
        <w:rPr>
          <w:noProof/>
        </w:rPr>
        <w:drawing>
          <wp:inline distT="0" distB="0" distL="0" distR="0" wp14:anchorId="5DAC02F9" wp14:editId="13873A39">
            <wp:extent cx="4125805" cy="2409321"/>
            <wp:effectExtent l="0" t="0" r="8255" b="0"/>
            <wp:docPr id="19136386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8">
                      <a:extLst>
                        <a:ext uri="{28A0092B-C50C-407E-A947-70E740481C1C}">
                          <a14:useLocalDpi xmlns:a14="http://schemas.microsoft.com/office/drawing/2010/main" val="0"/>
                        </a:ext>
                      </a:extLst>
                    </a:blip>
                    <a:stretch>
                      <a:fillRect/>
                    </a:stretch>
                  </pic:blipFill>
                  <pic:spPr>
                    <a:xfrm>
                      <a:off x="0" y="0"/>
                      <a:ext cx="4125805" cy="2409321"/>
                    </a:xfrm>
                    <a:prstGeom prst="rect">
                      <a:avLst/>
                    </a:prstGeom>
                  </pic:spPr>
                </pic:pic>
              </a:graphicData>
            </a:graphic>
          </wp:inline>
        </w:drawing>
      </w:r>
    </w:p>
    <w:p w14:paraId="2FBD85DB" w14:textId="37E0142B" w:rsidR="006E1FDA" w:rsidRDefault="006E1FDA" w:rsidP="006E1FDA">
      <w:pPr>
        <w:pStyle w:val="Bijschrift"/>
        <w:rPr>
          <w:lang w:val="en-GB"/>
        </w:rPr>
      </w:pPr>
      <w:r>
        <w:t xml:space="preserve">Figure </w:t>
      </w:r>
      <w:r>
        <w:fldChar w:fldCharType="begin"/>
      </w:r>
      <w:r>
        <w:instrText>SEQ Figure \* ARABIC</w:instrText>
      </w:r>
      <w:r>
        <w:fldChar w:fldCharType="separate"/>
      </w:r>
      <w:r w:rsidR="00660E35">
        <w:rPr>
          <w:noProof/>
        </w:rPr>
        <w:t>1</w:t>
      </w:r>
      <w:r>
        <w:fldChar w:fldCharType="end"/>
      </w:r>
      <w:r>
        <w:t xml:space="preserve"> Multi-business connector for pharmacies.</w:t>
      </w:r>
    </w:p>
    <w:p w14:paraId="14C4FDC0" w14:textId="77777777" w:rsidR="006E1FDA" w:rsidRDefault="006E1FDA" w:rsidP="006E1FDA">
      <w:pPr>
        <w:rPr>
          <w:lang w:val="en-GB"/>
        </w:rPr>
      </w:pPr>
      <w:r>
        <w:rPr>
          <w:lang w:val="en-GB"/>
        </w:rPr>
        <w:lastRenderedPageBreak/>
        <w:t>A multi-business connector for pharmacies implements a secured and standardised registration capability also referred to as the single message concept.  The registration itself makes use of an intermediate system referred to as the TIP – Trusted Intermediate for Pharmacies.  In essence, the TIP offloads adaptive data qualification, routing flexibility, standards transformation and temporisation from the local pharmacy outlet.</w:t>
      </w:r>
    </w:p>
    <w:p w14:paraId="64476466" w14:textId="77777777" w:rsidR="006E1FDA" w:rsidRPr="00521CBC" w:rsidRDefault="006E1FDA" w:rsidP="006E1FDA">
      <w:pPr>
        <w:pStyle w:val="Kop3"/>
      </w:pPr>
      <w:bookmarkStart w:id="84" w:name="_Toc36121681"/>
      <w:r w:rsidRPr="00521CBC">
        <w:t>Connector specificities in view of supporting the BVAC data registration.</w:t>
      </w:r>
      <w:bookmarkEnd w:id="84"/>
    </w:p>
    <w:p w14:paraId="21E378FE" w14:textId="77777777" w:rsidR="006E1FDA" w:rsidRDefault="006E1FDA" w:rsidP="006E1FDA">
      <w:pPr>
        <w:pStyle w:val="NormalWithSpacing"/>
        <w:rPr>
          <w:lang w:val="en-GB"/>
        </w:rPr>
      </w:pPr>
      <w:r>
        <w:rPr>
          <w:lang w:val="en-GB"/>
        </w:rPr>
        <w:t xml:space="preserve">For the registration of the BVAC related information, the solution extends the existing ‘registerdata’ with a specific registration of the BVAC data.  Consequently, the impact on the connector is limited to </w:t>
      </w:r>
    </w:p>
    <w:p w14:paraId="2EA57D3E" w14:textId="77777777" w:rsidR="006E1FDA" w:rsidRPr="00205F93" w:rsidRDefault="006E1FDA" w:rsidP="006E1FDA">
      <w:pPr>
        <w:pStyle w:val="NormalWithSpacing"/>
        <w:numPr>
          <w:ilvl w:val="0"/>
          <w:numId w:val="22"/>
        </w:numPr>
        <w:rPr>
          <w:i/>
          <w:u w:val="single"/>
          <w:lang w:val="en-GB"/>
        </w:rPr>
      </w:pPr>
      <w:r w:rsidRPr="00205F93">
        <w:rPr>
          <w:i/>
          <w:u w:val="single"/>
          <w:lang w:val="en-GB"/>
        </w:rPr>
        <w:t xml:space="preserve">Support of extended single message (including BVAC event) for register data event.  </w:t>
      </w:r>
      <w:r w:rsidRPr="00205F93">
        <w:rPr>
          <w:lang w:val="en-GB"/>
        </w:rPr>
        <w:t xml:space="preserve">The register data function of the business connector </w:t>
      </w:r>
      <w:r>
        <w:rPr>
          <w:lang w:val="en-GB"/>
        </w:rPr>
        <w:t>supports</w:t>
      </w:r>
      <w:r w:rsidRPr="00205F93">
        <w:rPr>
          <w:lang w:val="en-GB"/>
        </w:rPr>
        <w:t xml:space="preserve"> validation for the XSD including the BVAC event.</w:t>
      </w:r>
    </w:p>
    <w:p w14:paraId="1DC28C9E" w14:textId="77777777" w:rsidR="006E1FDA" w:rsidRPr="00EF2ECD" w:rsidRDefault="006E1FDA" w:rsidP="006E1FDA">
      <w:pPr>
        <w:pStyle w:val="NormalWithSpacing"/>
        <w:numPr>
          <w:ilvl w:val="0"/>
          <w:numId w:val="22"/>
        </w:numPr>
        <w:rPr>
          <w:lang w:val="en-GB"/>
        </w:rPr>
      </w:pPr>
      <w:r w:rsidRPr="00205F93">
        <w:rPr>
          <w:lang w:val="en-GB"/>
        </w:rPr>
        <w:t>Generation of unique BVAC document Id (</w:t>
      </w:r>
      <w:r>
        <w:rPr>
          <w:lang w:val="en-GB"/>
        </w:rPr>
        <w:t>UUID – 36 characters</w:t>
      </w:r>
      <w:r w:rsidRPr="00205F93">
        <w:rPr>
          <w:lang w:val="en-GB"/>
        </w:rPr>
        <w:t>) to include in SMC BVAC event</w:t>
      </w:r>
      <w:r w:rsidRPr="00205F93">
        <w:rPr>
          <w:b/>
          <w:lang w:val="en-GB"/>
        </w:rPr>
        <w:t>.</w:t>
      </w:r>
      <w:r>
        <w:rPr>
          <w:lang w:val="en-GB"/>
        </w:rPr>
        <w:t xml:space="preserve"> This BVAC document id is returned to pharmacy software</w:t>
      </w:r>
      <w:r>
        <w:rPr>
          <w:rStyle w:val="Voetnootmarkering"/>
          <w:lang w:val="en-GB"/>
        </w:rPr>
        <w:footnoteReference w:id="3"/>
      </w:r>
      <w:r>
        <w:rPr>
          <w:lang w:val="en-GB"/>
        </w:rPr>
        <w:t xml:space="preserve">. </w:t>
      </w:r>
    </w:p>
    <w:p w14:paraId="4B993BC0" w14:textId="77777777" w:rsidR="006E1FDA" w:rsidRPr="00205F93" w:rsidRDefault="006E1FDA" w:rsidP="006E1FDA">
      <w:pPr>
        <w:pStyle w:val="NormalWithSpacing"/>
        <w:numPr>
          <w:ilvl w:val="0"/>
          <w:numId w:val="22"/>
        </w:numPr>
        <w:rPr>
          <w:lang w:val="en-GB"/>
        </w:rPr>
      </w:pPr>
      <w:r w:rsidRPr="00205F93">
        <w:rPr>
          <w:i/>
          <w:u w:val="single"/>
          <w:lang w:val="en-GB"/>
        </w:rPr>
        <w:t>Get System Configuration – CBFA number.</w:t>
      </w:r>
      <w:r>
        <w:rPr>
          <w:lang w:val="en-GB"/>
        </w:rPr>
        <w:t xml:space="preserve">  </w:t>
      </w:r>
      <w:r w:rsidRPr="00205F93">
        <w:rPr>
          <w:lang w:val="en-GB"/>
        </w:rPr>
        <w:t xml:space="preserve">The Get System Configuration call </w:t>
      </w:r>
      <w:r>
        <w:rPr>
          <w:lang w:val="en-GB"/>
        </w:rPr>
        <w:t>is extended with</w:t>
      </w:r>
      <w:r w:rsidRPr="00205F93">
        <w:rPr>
          <w:lang w:val="en-GB"/>
        </w:rPr>
        <w:t xml:space="preserve"> a list of the supported CBFA numbers by TIP (cf. Get Configuration for TIP Solution). This list needs to be cached in memory of connector module.</w:t>
      </w:r>
      <w:r>
        <w:rPr>
          <w:rStyle w:val="Voetnootmarkering"/>
          <w:lang w:val="en-GB"/>
        </w:rPr>
        <w:footnoteReference w:id="4"/>
      </w:r>
    </w:p>
    <w:p w14:paraId="509610FC" w14:textId="77777777" w:rsidR="006E1FDA" w:rsidRPr="00205F93" w:rsidRDefault="006E1FDA" w:rsidP="006E1FDA">
      <w:pPr>
        <w:pStyle w:val="NormalWithSpacing"/>
        <w:numPr>
          <w:ilvl w:val="0"/>
          <w:numId w:val="22"/>
        </w:numPr>
        <w:rPr>
          <w:lang w:val="en-GB"/>
        </w:rPr>
      </w:pPr>
      <w:r w:rsidRPr="00205F93">
        <w:rPr>
          <w:i/>
          <w:u w:val="single"/>
          <w:lang w:val="en-GB"/>
        </w:rPr>
        <w:t>Validation on CBFA number</w:t>
      </w:r>
      <w:r>
        <w:rPr>
          <w:i/>
          <w:u w:val="single"/>
          <w:lang w:val="en-GB"/>
        </w:rPr>
        <w:t>.</w:t>
      </w:r>
      <w:r>
        <w:rPr>
          <w:lang w:val="en-GB"/>
        </w:rPr>
        <w:t xml:space="preserve">  </w:t>
      </w:r>
      <w:r w:rsidRPr="00205F93">
        <w:rPr>
          <w:lang w:val="en-GB"/>
        </w:rPr>
        <w:t>The business connector function “register data” will include validation on CBFA number based on list retrieved in point 2</w:t>
      </w:r>
      <w:r>
        <w:rPr>
          <w:rStyle w:val="Voetnootmarkering"/>
          <w:lang w:val="en-GB"/>
        </w:rPr>
        <w:footnoteReference w:id="5"/>
      </w:r>
      <w:r w:rsidRPr="00205F93">
        <w:rPr>
          <w:lang w:val="en-GB"/>
        </w:rPr>
        <w:t xml:space="preserve">. </w:t>
      </w:r>
      <w:r>
        <w:rPr>
          <w:lang w:val="en-GB"/>
        </w:rPr>
        <w:t xml:space="preserve">When the CBFA number is not known in the pharmacy outlet, </w:t>
      </w:r>
      <w:r w:rsidRPr="00205F93">
        <w:rPr>
          <w:lang w:val="en-GB"/>
        </w:rPr>
        <w:t xml:space="preserve">the pharmacist </w:t>
      </w:r>
      <w:r>
        <w:rPr>
          <w:lang w:val="en-GB"/>
        </w:rPr>
        <w:t>informs</w:t>
      </w:r>
      <w:r w:rsidRPr="00205F93">
        <w:rPr>
          <w:lang w:val="en-GB"/>
        </w:rPr>
        <w:t xml:space="preserve"> the patient to deliver the BVAC attest manually to the insurer as done nowadays.</w:t>
      </w:r>
    </w:p>
    <w:p w14:paraId="28168464" w14:textId="77777777" w:rsidR="006E1FDA" w:rsidRDefault="006E1FDA" w:rsidP="006E1FDA">
      <w:pPr>
        <w:pStyle w:val="Lijstalinea"/>
        <w:rPr>
          <w:lang w:val="en-GB"/>
        </w:rPr>
      </w:pPr>
    </w:p>
    <w:p w14:paraId="02E1B8F0" w14:textId="77777777" w:rsidR="006E1FDA" w:rsidRPr="007C76D1" w:rsidRDefault="006E1FDA" w:rsidP="006E1FDA">
      <w:pPr>
        <w:pStyle w:val="Kop3"/>
      </w:pPr>
      <w:bookmarkStart w:id="85" w:name="_Toc36121682"/>
      <w:r w:rsidRPr="007C76D1">
        <w:t>The offline component is not used for the BVAC event.</w:t>
      </w:r>
      <w:bookmarkEnd w:id="85"/>
      <w:r w:rsidRPr="007C76D1">
        <w:t xml:space="preserve">  </w:t>
      </w:r>
    </w:p>
    <w:p w14:paraId="2880830A" w14:textId="77777777" w:rsidR="006E1FDA" w:rsidRPr="00862E0F" w:rsidRDefault="006E1FDA" w:rsidP="006E1FDA">
      <w:pPr>
        <w:pStyle w:val="NormalWithSpacing"/>
      </w:pPr>
      <w:r w:rsidRPr="00205F93">
        <w:t>In case of BVAC event, then the “register data” function in the business connector will directly make a call to TIP without going through the offline component. In case the TIP cannot be reached (for any possible reason), then the message is discarded (with an entry in local log) and the pharmacy software retrieves an error stating TIP not available and BVAC attest cannot be delivered electronically. In the latter case the pharmacist must tell to the patient to deliver the BVAC attest manually to the insurer as done nowadays.</w:t>
      </w:r>
    </w:p>
    <w:p w14:paraId="652FE4C9" w14:textId="77777777" w:rsidR="006E1FDA" w:rsidRDefault="006E1FDA" w:rsidP="006E1FDA"/>
    <w:p w14:paraId="7968CECE" w14:textId="77777777" w:rsidR="006E1FDA" w:rsidRDefault="006E1FDA" w:rsidP="006E1FDA">
      <w:pPr>
        <w:pStyle w:val="Kop3"/>
      </w:pPr>
      <w:bookmarkStart w:id="86" w:name="_Toc36121683"/>
      <w:r>
        <w:t>Get Configuration (System Services)</w:t>
      </w:r>
      <w:bookmarkEnd w:id="86"/>
    </w:p>
    <w:p w14:paraId="44D2A23B" w14:textId="77777777" w:rsidR="006E1FDA" w:rsidRDefault="006E1FDA" w:rsidP="006E1FDA">
      <w:pPr>
        <w:pStyle w:val="NormalWithSpacing"/>
      </w:pPr>
      <w:r>
        <w:t>The connector module will validate the CBFA number in the single message BVAC event provided by the pharmacy software. Only CBFA numbers that are available in the connector configuration will be accepted, otherwise an exception ‘invalid CBFA number’ is thrown to the ISV application.</w:t>
      </w:r>
    </w:p>
    <w:p w14:paraId="5FA692C4" w14:textId="77777777" w:rsidR="006E1FDA" w:rsidRDefault="006E1FDA" w:rsidP="006E1FDA">
      <w:pPr>
        <w:pStyle w:val="NormalWithSpacing"/>
      </w:pPr>
      <w:r>
        <w:t xml:space="preserve">The CBFA list in the connector module is provided by the TIP system as part of the existing “Get Configuration” service (existing TIP System Services). </w:t>
      </w:r>
    </w:p>
    <w:p w14:paraId="1459412C" w14:textId="77777777" w:rsidR="006E1FDA" w:rsidRDefault="006E1FDA" w:rsidP="006E1FDA">
      <w:pPr>
        <w:pStyle w:val="NormalWithSpacing"/>
      </w:pPr>
      <w:r w:rsidRPr="009E0ABF">
        <w:t xml:space="preserve">The TIP </w:t>
      </w:r>
      <w:r>
        <w:t>System Services</w:t>
      </w:r>
      <w:r w:rsidRPr="009E0ABF">
        <w:t xml:space="preserve"> is an XML containing </w:t>
      </w:r>
      <w:r>
        <w:t xml:space="preserve">various configurations related to systems to which the connector module can connect. It contains e.g. system IDs, URL of webservices for systems, .. </w:t>
      </w:r>
    </w:p>
    <w:p w14:paraId="3F25F1E7" w14:textId="77777777" w:rsidR="006E1FDA" w:rsidRPr="009E0ABF" w:rsidRDefault="006E1FDA" w:rsidP="006E1FDA">
      <w:pPr>
        <w:pStyle w:val="NormalWithSpacing"/>
        <w:rPr>
          <w:b/>
        </w:rPr>
      </w:pPr>
      <w:r>
        <w:t>For Assuralia, we add an optional contract list for a system (here TIP) to provide a list of parties (CBFAs of insurers) that participate to a specific contract (here BVAC). This CBFA list will be used by connector module to validate that TIP supports interaction with insurer for BVAC.</w:t>
      </w:r>
    </w:p>
    <w:p w14:paraId="2DBDF83F" w14:textId="1826C137" w:rsidR="006E1FDA" w:rsidRDefault="006E1FDA" w:rsidP="006E1FDA">
      <w:pPr>
        <w:pStyle w:val="NormalWithSpacing"/>
      </w:pPr>
      <w:r>
        <w:lastRenderedPageBreak/>
        <w:t xml:space="preserve">For the proper XML format, please refer to paragraph </w:t>
      </w:r>
      <w:r>
        <w:fldChar w:fldCharType="begin"/>
      </w:r>
      <w:r>
        <w:instrText xml:space="preserve"> REF _Ref397522374 \r \h  \* MERGEFORMAT </w:instrText>
      </w:r>
      <w:r>
        <w:fldChar w:fldCharType="separate"/>
      </w:r>
      <w:r w:rsidR="00660E35">
        <w:rPr>
          <w:b/>
          <w:bCs/>
          <w:lang w:val="nl-NL"/>
        </w:rPr>
        <w:t>Fout! Verwijzingsbron niet gevonden.</w:t>
      </w:r>
      <w:r>
        <w:fldChar w:fldCharType="end"/>
      </w:r>
      <w:r>
        <w:t xml:space="preserve">. </w:t>
      </w:r>
      <w:r>
        <w:fldChar w:fldCharType="begin"/>
      </w:r>
      <w:r>
        <w:instrText xml:space="preserve"> REF _Ref397522374 \h  \* MERGEFORMAT </w:instrText>
      </w:r>
      <w:r>
        <w:fldChar w:fldCharType="separate"/>
      </w:r>
      <w:r w:rsidR="00660E35">
        <w:rPr>
          <w:b/>
          <w:bCs/>
          <w:lang w:val="nl-NL"/>
        </w:rPr>
        <w:t>Fout! Verwijzingsbron niet gevonden.</w:t>
      </w:r>
      <w:r>
        <w:fldChar w:fldCharType="end"/>
      </w:r>
      <w:r>
        <w:t xml:space="preserve"> on page </w:t>
      </w:r>
      <w:r>
        <w:fldChar w:fldCharType="begin"/>
      </w:r>
      <w:r>
        <w:instrText xml:space="preserve"> PAGEREF _Ref397522374 \h </w:instrText>
      </w:r>
      <w:r>
        <w:fldChar w:fldCharType="separate"/>
      </w:r>
      <w:r w:rsidR="00660E35">
        <w:rPr>
          <w:b/>
          <w:bCs/>
          <w:noProof/>
          <w:lang w:val="nl-NL"/>
        </w:rPr>
        <w:t>Fout! Bladwijzer niet gedefinieerd.</w:t>
      </w:r>
      <w:r>
        <w:fldChar w:fldCharType="end"/>
      </w:r>
      <w:r>
        <w:t>.</w:t>
      </w:r>
    </w:p>
    <w:p w14:paraId="6BE94DBE" w14:textId="77777777" w:rsidR="006E1FDA" w:rsidRDefault="006E1FDA" w:rsidP="006E1FDA">
      <w:pPr>
        <w:pStyle w:val="NormalWithSpacing"/>
      </w:pPr>
      <w:r w:rsidRPr="009E0ABF">
        <w:t xml:space="preserve">For the connector, the </w:t>
      </w:r>
      <w:r>
        <w:t>CBFA list</w:t>
      </w:r>
      <w:r w:rsidRPr="009E0ABF">
        <w:t xml:space="preserve"> is </w:t>
      </w:r>
      <w:r>
        <w:t xml:space="preserve">requested to TIP </w:t>
      </w:r>
      <w:r w:rsidRPr="009E0ABF">
        <w:t>on a daily basis at the start of the day, when the single sign-on session is started.</w:t>
      </w:r>
      <w:r>
        <w:t xml:space="preserve"> It is part of the same ‘full’ system configuration message sent by TIP with TIP connection parameters during start-up.</w:t>
      </w:r>
    </w:p>
    <w:p w14:paraId="70586F73" w14:textId="77777777" w:rsidR="006E1FDA" w:rsidRDefault="006E1FDA" w:rsidP="006E1FDA"/>
    <w:p w14:paraId="0BB89188" w14:textId="77777777" w:rsidR="006E1FDA" w:rsidRDefault="006E1FDA" w:rsidP="006E1FDA">
      <w:pPr>
        <w:pStyle w:val="Kop2"/>
      </w:pPr>
      <w:bookmarkStart w:id="87" w:name="_Toc36121684"/>
      <w:r w:rsidRPr="003D0E84">
        <w:t>[TIP]</w:t>
      </w:r>
      <w:r>
        <w:t xml:space="preserve"> </w:t>
      </w:r>
      <w:r w:rsidRPr="00657F8D">
        <w:t>TIP administrative extension to support the BVAC</w:t>
      </w:r>
      <w:r>
        <w:t>.</w:t>
      </w:r>
      <w:bookmarkEnd w:id="87"/>
    </w:p>
    <w:p w14:paraId="42B3C089" w14:textId="77777777" w:rsidR="006E1FDA" w:rsidRDefault="006E1FDA" w:rsidP="006E1FDA">
      <w:pPr>
        <w:pStyle w:val="Kop3"/>
      </w:pPr>
      <w:bookmarkStart w:id="88" w:name="_Toc36121685"/>
      <w:r>
        <w:t>Insurer configuration on basis of their CBFA identification</w:t>
      </w:r>
      <w:bookmarkEnd w:id="88"/>
    </w:p>
    <w:p w14:paraId="04EE0F1B" w14:textId="77777777" w:rsidR="006E1FDA" w:rsidRDefault="006E1FDA" w:rsidP="006E1FDA">
      <w:pPr>
        <w:rPr>
          <w:lang w:val="en-GB"/>
        </w:rPr>
      </w:pPr>
      <w:r>
        <w:rPr>
          <w:lang w:val="en-GB"/>
        </w:rPr>
        <w:t>Insurers (or their subcontractors) need to be uniquely identified to the TIP system by means of:</w:t>
      </w:r>
    </w:p>
    <w:p w14:paraId="3BC62F4A" w14:textId="77777777" w:rsidR="006E1FDA" w:rsidRPr="00220795" w:rsidRDefault="006E1FDA" w:rsidP="006E1FDA">
      <w:pPr>
        <w:pStyle w:val="BulletList"/>
        <w:numPr>
          <w:ilvl w:val="0"/>
          <w:numId w:val="28"/>
        </w:numPr>
      </w:pPr>
      <w:r w:rsidRPr="00220795">
        <w:t>Name</w:t>
      </w:r>
    </w:p>
    <w:p w14:paraId="3D10F15D" w14:textId="77777777" w:rsidR="006E1FDA" w:rsidRPr="00220795" w:rsidRDefault="006E1FDA" w:rsidP="006E1FDA">
      <w:pPr>
        <w:pStyle w:val="BulletList"/>
        <w:numPr>
          <w:ilvl w:val="0"/>
          <w:numId w:val="28"/>
        </w:numPr>
      </w:pPr>
      <w:r w:rsidRPr="00220795">
        <w:t>CBFA</w:t>
      </w:r>
    </w:p>
    <w:p w14:paraId="4E086190" w14:textId="77777777" w:rsidR="006E1FDA" w:rsidRPr="00220795" w:rsidRDefault="006E1FDA" w:rsidP="006E1FDA">
      <w:pPr>
        <w:pStyle w:val="BulletList"/>
        <w:numPr>
          <w:ilvl w:val="0"/>
          <w:numId w:val="28"/>
        </w:numPr>
      </w:pPr>
      <w:r w:rsidRPr="00A95705">
        <w:rPr>
          <w:b/>
        </w:rPr>
        <w:t>Type of endpoint : [“HTTPS”; “SFTP”]</w:t>
      </w:r>
      <w:r>
        <w:t xml:space="preserve">  Please mind that for a transporter this indicates the method he can use to come and get the BVAC’s, but that where the BVAC’s are put (be it queue or SFTP directory) are decided by the endpoint type of the insurer for which the messages are meant</w:t>
      </w:r>
    </w:p>
    <w:p w14:paraId="3293B6EB" w14:textId="77777777" w:rsidR="006E1FDA" w:rsidRPr="00220795" w:rsidRDefault="006E1FDA" w:rsidP="006E1FDA">
      <w:pPr>
        <w:pStyle w:val="BulletList"/>
        <w:numPr>
          <w:ilvl w:val="0"/>
          <w:numId w:val="28"/>
        </w:numPr>
      </w:pPr>
      <w:r w:rsidRPr="00220795">
        <w:t>For party doing transport: Transport key</w:t>
      </w:r>
    </w:p>
    <w:p w14:paraId="67DD1489" w14:textId="77777777" w:rsidR="006E1FDA" w:rsidRPr="00220795" w:rsidRDefault="006E1FDA" w:rsidP="006E1FDA">
      <w:pPr>
        <w:pStyle w:val="BulletList"/>
        <w:numPr>
          <w:ilvl w:val="0"/>
          <w:numId w:val="28"/>
        </w:numPr>
      </w:pPr>
      <w:r w:rsidRPr="00220795">
        <w:t>For insurer: Encryption key</w:t>
      </w:r>
    </w:p>
    <w:p w14:paraId="2769AA55" w14:textId="77777777" w:rsidR="006E1FDA" w:rsidRPr="00220795" w:rsidRDefault="006E1FDA" w:rsidP="006E1FDA">
      <w:pPr>
        <w:pStyle w:val="BulletList"/>
        <w:numPr>
          <w:ilvl w:val="0"/>
          <w:numId w:val="28"/>
        </w:numPr>
      </w:pPr>
      <w:r w:rsidRPr="00220795">
        <w:t>For insurer: Party able to access the (encrypted) messages for this insurer (i.e. the transporter)</w:t>
      </w:r>
    </w:p>
    <w:p w14:paraId="1BB83B33" w14:textId="77777777" w:rsidR="006E1FDA" w:rsidRDefault="006E1FDA" w:rsidP="006E1FDA">
      <w:pPr>
        <w:pStyle w:val="NormalWithSpacing"/>
        <w:rPr>
          <w:lang w:val="en-GB"/>
        </w:rPr>
      </w:pPr>
      <w:r>
        <w:rPr>
          <w:lang w:val="en-GB"/>
        </w:rPr>
        <w:t>The actual configuration upload is done by providing an xml file and placing it in the</w:t>
      </w:r>
      <w:r>
        <w:rPr>
          <w:lang w:val="en-GB"/>
        </w:rPr>
        <w:tab/>
        <w:t xml:space="preserve"> </w:t>
      </w:r>
      <w:r w:rsidRPr="00216468">
        <w:rPr>
          <w:b/>
          <w:lang w:val="en-GB"/>
        </w:rPr>
        <w:t>/opt/users/weblogic/configuration/ASSURALIA/bvac</w:t>
      </w:r>
      <w:r w:rsidRPr="00512C52">
        <w:rPr>
          <w:lang w:val="en-GB"/>
        </w:rPr>
        <w:t> </w:t>
      </w:r>
      <w:r>
        <w:rPr>
          <w:lang w:val="en-GB"/>
        </w:rPr>
        <w:t xml:space="preserve"> directory. </w:t>
      </w:r>
    </w:p>
    <w:p w14:paraId="05C3CF79" w14:textId="50F4A618" w:rsidR="006E1FDA" w:rsidRDefault="006E1FDA" w:rsidP="006E1FDA">
      <w:pPr>
        <w:pStyle w:val="NormalWithSpacing"/>
        <w:rPr>
          <w:lang w:val="en-GB"/>
        </w:rPr>
      </w:pPr>
      <w:r>
        <w:rPr>
          <w:lang w:val="en-GB"/>
        </w:rPr>
        <w:t xml:space="preserve">The xml file needs to correspond to xsd as specified in </w:t>
      </w:r>
      <w:r>
        <w:rPr>
          <w:lang w:val="en-GB"/>
        </w:rPr>
        <w:fldChar w:fldCharType="begin"/>
      </w:r>
      <w:r>
        <w:rPr>
          <w:lang w:val="en-GB"/>
        </w:rPr>
        <w:instrText xml:space="preserve"> REF _Ref397508402 \r \h </w:instrText>
      </w:r>
      <w:r>
        <w:rPr>
          <w:lang w:val="en-GB"/>
        </w:rPr>
        <w:fldChar w:fldCharType="separate"/>
      </w:r>
      <w:r w:rsidR="00660E35">
        <w:rPr>
          <w:b/>
          <w:bCs/>
          <w:lang w:val="nl-NL"/>
        </w:rPr>
        <w:t>Fout! Verwijzingsbron niet gevonden.</w:t>
      </w:r>
      <w:r>
        <w:rPr>
          <w:lang w:val="en-GB"/>
        </w:rPr>
        <w:fldChar w:fldCharType="end"/>
      </w:r>
      <w:r>
        <w:rPr>
          <w:lang w:val="en-GB"/>
        </w:rPr>
        <w:t xml:space="preserve"> </w:t>
      </w:r>
      <w:r>
        <w:rPr>
          <w:lang w:val="en-GB"/>
        </w:rPr>
        <w:fldChar w:fldCharType="begin"/>
      </w:r>
      <w:r>
        <w:rPr>
          <w:lang w:val="en-GB"/>
        </w:rPr>
        <w:instrText xml:space="preserve"> REF _Ref397508402 \h </w:instrText>
      </w:r>
      <w:r>
        <w:rPr>
          <w:lang w:val="en-GB"/>
        </w:rPr>
        <w:fldChar w:fldCharType="separate"/>
      </w:r>
      <w:r w:rsidR="00660E35">
        <w:rPr>
          <w:b/>
          <w:bCs/>
          <w:lang w:val="nl-NL"/>
        </w:rPr>
        <w:t>Fout! Verwijzingsbron niet gevonden.</w:t>
      </w:r>
      <w:r>
        <w:rPr>
          <w:lang w:val="en-GB"/>
        </w:rPr>
        <w:fldChar w:fldCharType="end"/>
      </w:r>
      <w:r>
        <w:rPr>
          <w:lang w:val="en-GB"/>
        </w:rPr>
        <w:t xml:space="preserve"> on page </w:t>
      </w:r>
      <w:r>
        <w:rPr>
          <w:lang w:val="en-GB"/>
        </w:rPr>
        <w:fldChar w:fldCharType="begin"/>
      </w:r>
      <w:r>
        <w:rPr>
          <w:lang w:val="en-GB"/>
        </w:rPr>
        <w:instrText xml:space="preserve"> PAGEREF _Ref397508402 \h </w:instrText>
      </w:r>
      <w:r>
        <w:rPr>
          <w:lang w:val="en-GB"/>
        </w:rPr>
        <w:fldChar w:fldCharType="separate"/>
      </w:r>
      <w:r w:rsidR="00660E35">
        <w:rPr>
          <w:b/>
          <w:bCs/>
          <w:noProof/>
          <w:lang w:val="nl-NL"/>
        </w:rPr>
        <w:t>Fout! Bladwijzer niet gedefinieerd.</w:t>
      </w:r>
      <w:r>
        <w:rPr>
          <w:lang w:val="en-GB"/>
        </w:rPr>
        <w:fldChar w:fldCharType="end"/>
      </w:r>
      <w:r>
        <w:rPr>
          <w:rStyle w:val="Voetnootmarkering"/>
          <w:lang w:val="en-GB"/>
        </w:rPr>
        <w:footnoteReference w:id="6"/>
      </w:r>
      <w:r>
        <w:rPr>
          <w:lang w:val="en-GB"/>
        </w:rPr>
        <w:t xml:space="preserve">.  </w:t>
      </w:r>
    </w:p>
    <w:p w14:paraId="43FB146C" w14:textId="0226B41B" w:rsidR="006E1FDA" w:rsidRDefault="006E1FDA" w:rsidP="006E1FDA">
      <w:pPr>
        <w:pStyle w:val="NormalWithSpacing"/>
        <w:rPr>
          <w:lang w:val="en-GB"/>
        </w:rPr>
      </w:pPr>
      <w:r>
        <w:rPr>
          <w:lang w:val="en-GB"/>
        </w:rPr>
        <w:t xml:space="preserve">This configuration should be in line with the </w:t>
      </w:r>
      <w:r w:rsidR="004A321B">
        <w:t>Assuralia Identification</w:t>
      </w:r>
      <w:r w:rsidR="004A321B">
        <w:rPr>
          <w:lang w:val="en-GB"/>
        </w:rPr>
        <w:t xml:space="preserve"> insurers </w:t>
      </w:r>
      <w:r>
        <w:rPr>
          <w:lang w:val="en-GB"/>
        </w:rPr>
        <w:t xml:space="preserve">as specified in </w:t>
      </w:r>
      <w:r>
        <w:rPr>
          <w:lang w:val="en-GB"/>
        </w:rPr>
        <w:fldChar w:fldCharType="begin"/>
      </w:r>
      <w:r>
        <w:rPr>
          <w:lang w:val="en-GB"/>
        </w:rPr>
        <w:instrText xml:space="preserve"> REF _Ref397509857 \r \h </w:instrText>
      </w:r>
      <w:r>
        <w:rPr>
          <w:lang w:val="en-GB"/>
        </w:rPr>
        <w:fldChar w:fldCharType="separate"/>
      </w:r>
      <w:r w:rsidR="00660E35">
        <w:rPr>
          <w:b/>
          <w:bCs/>
          <w:lang w:val="nl-NL"/>
        </w:rPr>
        <w:t>Fout! Verwijzingsbron niet gevonden.</w:t>
      </w:r>
      <w:r>
        <w:rPr>
          <w:lang w:val="en-GB"/>
        </w:rPr>
        <w:fldChar w:fldCharType="end"/>
      </w:r>
      <w:r>
        <w:rPr>
          <w:lang w:val="en-GB"/>
        </w:rPr>
        <w:t xml:space="preserve"> </w:t>
      </w:r>
      <w:r>
        <w:rPr>
          <w:lang w:val="en-GB"/>
        </w:rPr>
        <w:fldChar w:fldCharType="begin"/>
      </w:r>
      <w:r>
        <w:rPr>
          <w:lang w:val="en-GB"/>
        </w:rPr>
        <w:instrText xml:space="preserve"> REF _Ref397509857 \h </w:instrText>
      </w:r>
      <w:r>
        <w:rPr>
          <w:lang w:val="en-GB"/>
        </w:rPr>
        <w:fldChar w:fldCharType="separate"/>
      </w:r>
      <w:r w:rsidR="00660E35">
        <w:rPr>
          <w:b/>
          <w:bCs/>
          <w:lang w:val="nl-NL"/>
        </w:rPr>
        <w:t>Fout! Verwijzingsbron niet gevonden.</w:t>
      </w:r>
      <w:r>
        <w:rPr>
          <w:lang w:val="en-GB"/>
        </w:rPr>
        <w:fldChar w:fldCharType="end"/>
      </w:r>
      <w:r>
        <w:rPr>
          <w:lang w:val="en-GB"/>
        </w:rPr>
        <w:t xml:space="preserve"> on page </w:t>
      </w:r>
      <w:r>
        <w:rPr>
          <w:lang w:val="en-GB"/>
        </w:rPr>
        <w:fldChar w:fldCharType="begin"/>
      </w:r>
      <w:r>
        <w:rPr>
          <w:lang w:val="en-GB"/>
        </w:rPr>
        <w:instrText xml:space="preserve"> PAGEREF _Ref397509857 \h </w:instrText>
      </w:r>
      <w:r>
        <w:rPr>
          <w:lang w:val="en-GB"/>
        </w:rPr>
        <w:fldChar w:fldCharType="separate"/>
      </w:r>
      <w:r w:rsidR="00660E35">
        <w:rPr>
          <w:b/>
          <w:bCs/>
          <w:noProof/>
          <w:lang w:val="nl-NL"/>
        </w:rPr>
        <w:t>Fout! Bladwijzer niet gedefinieerd.</w:t>
      </w:r>
      <w:r>
        <w:rPr>
          <w:lang w:val="en-GB"/>
        </w:rPr>
        <w:fldChar w:fldCharType="end"/>
      </w:r>
      <w:r>
        <w:rPr>
          <w:lang w:val="en-GB"/>
        </w:rPr>
        <w:t xml:space="preserve">.  Any update or need for revision shall be requested to </w:t>
      </w:r>
      <w:r w:rsidR="009B6AAE">
        <w:rPr>
          <w:lang w:val="en-GB"/>
        </w:rPr>
        <w:t>assurpharma@farmaflux.be</w:t>
      </w:r>
      <w:r>
        <w:rPr>
          <w:lang w:val="en-GB"/>
        </w:rPr>
        <w:t>.</w:t>
      </w:r>
    </w:p>
    <w:p w14:paraId="124B474F" w14:textId="77777777" w:rsidR="006E1FDA" w:rsidRDefault="006E1FDA" w:rsidP="006E1FDA">
      <w:pPr>
        <w:pStyle w:val="NormalWithSpacing"/>
      </w:pPr>
      <w:r>
        <w:rPr>
          <w:b/>
        </w:rPr>
        <w:t xml:space="preserve">The configuration file is cached in the TIP during start-up.  </w:t>
      </w:r>
      <w:r w:rsidRPr="009E0ABF">
        <w:t xml:space="preserve">The </w:t>
      </w:r>
      <w:r>
        <w:t>TIP Insurer Configuration is</w:t>
      </w:r>
      <w:r w:rsidRPr="009E0ABF">
        <w:t xml:space="preserve"> manually uploaded by the TIP configuration manager into the TIP system</w:t>
      </w:r>
      <w:r>
        <w:t>, and contains the CBFA list</w:t>
      </w:r>
      <w:r w:rsidRPr="009E0ABF">
        <w:t>.</w:t>
      </w:r>
    </w:p>
    <w:p w14:paraId="6CFB4D88" w14:textId="77777777" w:rsidR="006E1FDA" w:rsidRDefault="006E1FDA" w:rsidP="006E1FDA">
      <w:pPr>
        <w:pStyle w:val="Kop4"/>
      </w:pPr>
      <w:r>
        <w:t>Insurer switch from SFTP to Web Service</w:t>
      </w:r>
    </w:p>
    <w:p w14:paraId="7FDA3E35" w14:textId="77777777" w:rsidR="006E1FDA" w:rsidRDefault="006E1FDA" w:rsidP="006E1FDA">
      <w:r>
        <w:rPr>
          <w:lang w:val="en-GB"/>
        </w:rPr>
        <w:t>Please be aware that a</w:t>
      </w:r>
      <w:r>
        <w:t>n insurer can only start calling the Get BVAC web service when the TIP insurer configuration is adapted in the TIP by APB. As long as APB does not confirm the configuration change, the insurer will need to keep doing SFTP.</w:t>
      </w:r>
    </w:p>
    <w:p w14:paraId="7291755B" w14:textId="77777777" w:rsidR="006E1FDA" w:rsidRDefault="006E1FDA" w:rsidP="006E1FDA">
      <w:r>
        <w:t xml:space="preserve">When an insurer switches from SFTP to Web Service, it can occur that there are still files present in the SFTP directory of the insurer. In this case it’s up to the insurer to retrieve these files before they are deleted by the nightly deletion batch. Once a file has been created, it is no longer possible to retrieve the contained BVAC records by web service. </w:t>
      </w:r>
    </w:p>
    <w:p w14:paraId="515018DF" w14:textId="77777777" w:rsidR="006E1FDA" w:rsidRDefault="006E1FDA" w:rsidP="006E1FDA">
      <w:pPr>
        <w:pStyle w:val="Kop4"/>
      </w:pPr>
      <w:r>
        <w:t>Insurer public key localization for transport encryption</w:t>
      </w:r>
    </w:p>
    <w:p w14:paraId="08D703BF" w14:textId="77777777" w:rsidR="006E1FDA" w:rsidRDefault="006E1FDA" w:rsidP="006E1FDA">
      <w:r>
        <w:rPr>
          <w:lang w:val="en-GB"/>
        </w:rPr>
        <w:t>For t</w:t>
      </w:r>
      <w:r>
        <w:t>he connecting party (insurer or delegated company) willing to connect to the TIP system using web service , the connecting party needs to identify and authenticate himself:</w:t>
      </w:r>
    </w:p>
    <w:p w14:paraId="3BB77CF8" w14:textId="77777777" w:rsidR="006E1FDA" w:rsidRDefault="006E1FDA" w:rsidP="00A47ED1">
      <w:pPr>
        <w:pStyle w:val="Lijstalinea"/>
        <w:numPr>
          <w:ilvl w:val="0"/>
          <w:numId w:val="32"/>
        </w:numPr>
      </w:pPr>
      <w:r>
        <w:t>For a web service based call an X.509 certificate is used and the public key is to be configured/localized by the TIP System.</w:t>
      </w:r>
    </w:p>
    <w:p w14:paraId="094213FC" w14:textId="77777777" w:rsidR="006E1FDA" w:rsidRPr="00FB0BCD" w:rsidRDefault="006E1FDA" w:rsidP="00A47ED1">
      <w:pPr>
        <w:pStyle w:val="Lijstalinea"/>
        <w:numPr>
          <w:ilvl w:val="0"/>
          <w:numId w:val="32"/>
        </w:numPr>
      </w:pPr>
      <w:r>
        <w:lastRenderedPageBreak/>
        <w:t xml:space="preserve">For the SFTP based call a ssh key (RSA </w:t>
      </w:r>
      <w:r w:rsidRPr="00127990">
        <w:t>2048 bits)</w:t>
      </w:r>
      <w:r>
        <w:t xml:space="preserve"> is used and the public part is to be configured/localized by the TIP system.  </w:t>
      </w:r>
    </w:p>
    <w:p w14:paraId="47054E83" w14:textId="77777777" w:rsidR="006E1FDA" w:rsidRPr="001A424E" w:rsidRDefault="006E1FDA" w:rsidP="006E1FDA">
      <w:pPr>
        <w:pStyle w:val="HTML-voorafopgemaakt"/>
        <w:rPr>
          <w:color w:val="000000"/>
          <w:sz w:val="20"/>
          <w:lang w:val="en-US" w:eastAsia="zh-CN"/>
          <w14:textFill>
            <w14:solidFill>
              <w14:srgbClr w14:val="000000">
                <w14:lumMod w14:val="75000"/>
                <w14:lumOff w14:val="25000"/>
                <w14:lumMod w14:val="75000"/>
                <w14:lumOff w14:val="25000"/>
              </w14:srgbClr>
            </w14:solidFill>
          </w14:textFill>
        </w:rPr>
      </w:pPr>
      <w:r w:rsidRPr="001A424E">
        <w:rPr>
          <w:color w:val="000000"/>
          <w:sz w:val="20"/>
          <w:lang w:val="en-US" w:eastAsia="zh-CN"/>
          <w14:textFill>
            <w14:solidFill>
              <w14:srgbClr w14:val="000000">
                <w14:lumMod w14:val="75000"/>
                <w14:lumOff w14:val="25000"/>
                <w14:lumMod w14:val="75000"/>
                <w14:lumOff w14:val="25000"/>
              </w14:srgbClr>
            </w14:solidFill>
          </w14:textFill>
        </w:rPr>
        <w:t>/opt/users/weblogic/configuration/certificates/assuralia/</w:t>
      </w:r>
    </w:p>
    <w:p w14:paraId="31A1D8A0" w14:textId="77777777" w:rsidR="006E1FDA" w:rsidRPr="001A424E" w:rsidRDefault="006E1FDA" w:rsidP="006E1FDA">
      <w:pPr>
        <w:rPr>
          <w:color w:val="FF0000"/>
          <w14:textFill>
            <w14:solidFill>
              <w14:srgbClr w14:val="FF0000">
                <w14:lumMod w14:val="75000"/>
                <w14:lumOff w14:val="25000"/>
                <w14:lumMod w14:val="75000"/>
                <w14:lumOff w14:val="25000"/>
              </w14:srgbClr>
            </w14:solidFill>
          </w14:textFill>
        </w:rPr>
      </w:pPr>
    </w:p>
    <w:p w14:paraId="29002E38" w14:textId="77777777" w:rsidR="006E1FDA" w:rsidRDefault="006E1FDA" w:rsidP="006E1FDA">
      <w:pPr>
        <w:pStyle w:val="Kop4"/>
      </w:pPr>
      <w:r>
        <w:t>Insurer public key localization for payload encryption</w:t>
      </w:r>
    </w:p>
    <w:p w14:paraId="06F9E7C0" w14:textId="77777777" w:rsidR="006E1FDA" w:rsidRDefault="006E1FDA" w:rsidP="006E1FDA">
      <w:r>
        <w:t>All insurers willing to receive a BVAC message need to request an X.509 certificate from a valid certificate authority with a linked public /private key pair (</w:t>
      </w:r>
      <w:r w:rsidRPr="00127990">
        <w:t>2048 bits)</w:t>
      </w:r>
      <w:r>
        <w:t xml:space="preserve"> and need to provide the public part to Farmaflux for configuration. </w:t>
      </w:r>
    </w:p>
    <w:p w14:paraId="3C3C5637" w14:textId="77777777" w:rsidR="006E1FDA" w:rsidRPr="001A424E" w:rsidRDefault="006E1FDA" w:rsidP="006E1FDA">
      <w:pPr>
        <w:pStyle w:val="HTML-voorafopgemaakt"/>
        <w:rPr>
          <w:color w:val="000000"/>
          <w:sz w:val="20"/>
          <w:lang w:val="en-US" w:eastAsia="zh-CN"/>
          <w14:textFill>
            <w14:solidFill>
              <w14:srgbClr w14:val="000000">
                <w14:lumMod w14:val="75000"/>
                <w14:lumOff w14:val="25000"/>
                <w14:lumMod w14:val="75000"/>
                <w14:lumOff w14:val="25000"/>
              </w14:srgbClr>
            </w14:solidFill>
          </w14:textFill>
        </w:rPr>
      </w:pPr>
      <w:r w:rsidRPr="001A424E">
        <w:rPr>
          <w:color w:val="000000"/>
          <w:sz w:val="20"/>
          <w:lang w:val="en-US" w:eastAsia="zh-CN"/>
          <w14:textFill>
            <w14:solidFill>
              <w14:srgbClr w14:val="000000">
                <w14:lumMod w14:val="75000"/>
                <w14:lumOff w14:val="25000"/>
                <w14:lumMod w14:val="75000"/>
                <w14:lumOff w14:val="25000"/>
              </w14:srgbClr>
            </w14:solidFill>
          </w14:textFill>
        </w:rPr>
        <w:t>/opt/users/weblogic/configuration/certificates/assuralia/</w:t>
      </w:r>
    </w:p>
    <w:p w14:paraId="71C44EEC" w14:textId="77777777" w:rsidR="006E1FDA" w:rsidRPr="001A424E" w:rsidRDefault="006E1FDA" w:rsidP="006E1FDA">
      <w:pPr>
        <w:rPr>
          <w:color w:val="FF0000"/>
          <w14:textFill>
            <w14:solidFill>
              <w14:srgbClr w14:val="FF0000">
                <w14:lumMod w14:val="75000"/>
                <w14:lumOff w14:val="25000"/>
                <w14:lumMod w14:val="75000"/>
                <w14:lumOff w14:val="25000"/>
              </w14:srgbClr>
            </w14:solidFill>
          </w14:textFill>
        </w:rPr>
      </w:pPr>
    </w:p>
    <w:p w14:paraId="1314B6DD" w14:textId="77777777" w:rsidR="006E1FDA" w:rsidRDefault="006E1FDA" w:rsidP="006E1FDA">
      <w:pPr>
        <w:pStyle w:val="Kop3"/>
      </w:pPr>
      <w:bookmarkStart w:id="89" w:name="_Toc36121686"/>
      <w:r>
        <w:t>Directory localisation</w:t>
      </w:r>
      <w:bookmarkEnd w:id="89"/>
    </w:p>
    <w:p w14:paraId="1CB7EAD1" w14:textId="77777777" w:rsidR="006E1FDA" w:rsidRDefault="006E1FDA" w:rsidP="006E1FDA">
      <w:pPr>
        <w:pStyle w:val="NormalWithSpacing"/>
        <w:rPr>
          <w:lang w:val="en-GB"/>
        </w:rPr>
      </w:pPr>
      <w:r>
        <w:rPr>
          <w:lang w:val="en-GB"/>
        </w:rPr>
        <w:t xml:space="preserve">There is one output directory for each end-insurer willing to use SFTP, indicated by its CBFA number /&lt;CBFA&gt;/. These subdirectories are found in the same main directory (currently </w:t>
      </w:r>
      <w:r w:rsidRPr="00216468">
        <w:rPr>
          <w:lang w:val="en-GB"/>
        </w:rPr>
        <w:t>/opt/users/weblogic/configuration/assuraliasftp</w:t>
      </w:r>
      <w:r>
        <w:rPr>
          <w:lang w:val="en-GB"/>
        </w:rPr>
        <w:t xml:space="preserve">). E.g. </w:t>
      </w:r>
    </w:p>
    <w:p w14:paraId="56B8260C" w14:textId="77777777" w:rsidR="006E1FDA" w:rsidRDefault="006E1FDA" w:rsidP="006E1FDA">
      <w:pPr>
        <w:pStyle w:val="NormalWithSpacing"/>
        <w:rPr>
          <w:lang w:val="en-GB"/>
        </w:rPr>
      </w:pPr>
      <w:r>
        <w:rPr>
          <w:lang w:val="en-GB"/>
        </w:rPr>
        <w:t xml:space="preserve">BVAC extracts are placed in a specific directory. This directory is configured </w:t>
      </w:r>
      <w:r w:rsidRPr="00961879">
        <w:t>in the batch properties files</w:t>
      </w:r>
      <w:r>
        <w:rPr>
          <w:lang w:val="en-GB"/>
        </w:rPr>
        <w:t xml:space="preserve"> (e.g. </w:t>
      </w:r>
      <w:r w:rsidRPr="00961879">
        <w:rPr>
          <w:b/>
          <w:lang w:val="en-GB"/>
        </w:rPr>
        <w:t>batch-prod.properties</w:t>
      </w:r>
      <w:r>
        <w:rPr>
          <w:lang w:val="en-GB"/>
        </w:rPr>
        <w:t>)</w:t>
      </w:r>
    </w:p>
    <w:p w14:paraId="71987731" w14:textId="77777777" w:rsidR="006E1FDA" w:rsidRPr="00216468" w:rsidRDefault="006E1FDA" w:rsidP="006E1FDA">
      <w:pPr>
        <w:pStyle w:val="NormalWithSpacing"/>
        <w:rPr>
          <w:lang w:val="en-GB"/>
        </w:rPr>
      </w:pPr>
      <w:r>
        <w:rPr>
          <w:lang w:val="en-GB"/>
        </w:rPr>
        <w:t>batch.assuralia.sftp.folder=</w:t>
      </w:r>
      <w:r w:rsidRPr="00216468">
        <w:rPr>
          <w:lang w:val="en-GB"/>
        </w:rPr>
        <w:t>/opt/users/weblogic/configuration/assuraliasftp</w:t>
      </w:r>
      <w:r>
        <w:rPr>
          <w:lang w:val="en-GB"/>
        </w:rPr>
        <w:t>/</w:t>
      </w:r>
    </w:p>
    <w:p w14:paraId="01219508" w14:textId="77777777" w:rsidR="006E1FDA" w:rsidRDefault="006E1FDA" w:rsidP="006E1FDA">
      <w:pPr>
        <w:pStyle w:val="NormalWithSpacing"/>
        <w:rPr>
          <w:lang w:val="en-GB"/>
        </w:rPr>
      </w:pPr>
      <w:r>
        <w:rPr>
          <w:lang w:val="en-GB"/>
        </w:rPr>
        <w:t>Within this directory, we create a subdirectory per CBFA with the name of the subdirectory being the CBFA number</w:t>
      </w:r>
    </w:p>
    <w:p w14:paraId="005EFB8C" w14:textId="77777777" w:rsidR="006E1FDA" w:rsidRDefault="006E1FDA" w:rsidP="006E1FDA">
      <w:pPr>
        <w:pStyle w:val="NormalWithSpacing"/>
        <w:rPr>
          <w:lang w:val="en-GB"/>
        </w:rPr>
      </w:pPr>
      <w:r w:rsidRPr="00216468">
        <w:rPr>
          <w:lang w:val="en-GB"/>
        </w:rPr>
        <w:t>/opt/users/weblogic/configuration/assuraliasftp</w:t>
      </w:r>
      <w:r>
        <w:rPr>
          <w:lang w:val="en-GB"/>
        </w:rPr>
        <w:t>/&lt;CBFA&gt;</w:t>
      </w:r>
    </w:p>
    <w:p w14:paraId="56E4E0B5" w14:textId="77777777" w:rsidR="006E1FDA" w:rsidRDefault="006E1FDA" w:rsidP="006E1FDA">
      <w:pPr>
        <w:pStyle w:val="NormalWithSpacing"/>
        <w:rPr>
          <w:lang w:val="en-GB"/>
        </w:rPr>
      </w:pPr>
      <w:r>
        <w:rPr>
          <w:lang w:val="en-GB"/>
        </w:rPr>
        <w:t>These sub directories do not need to be configured separately for the solution to be able to use them. If in the configuration xml an end-insurer with transport method SFTP is found, it looks at the properties file for the general directory and assumes there is a sub-directory with the CBFA as found in the configuration file.</w:t>
      </w:r>
    </w:p>
    <w:p w14:paraId="258D6399" w14:textId="77777777" w:rsidR="006E1FDA" w:rsidRDefault="006E1FDA" w:rsidP="006E1FDA">
      <w:pPr>
        <w:pStyle w:val="Kop3"/>
      </w:pPr>
      <w:bookmarkStart w:id="90" w:name="_Toc36121687"/>
      <w:r>
        <w:t>Batch localisation</w:t>
      </w:r>
      <w:bookmarkEnd w:id="90"/>
    </w:p>
    <w:p w14:paraId="3C329882" w14:textId="77777777" w:rsidR="006E1FDA" w:rsidRDefault="006E1FDA" w:rsidP="006E1FDA">
      <w:pPr>
        <w:pStyle w:val="NormalWithSpacing"/>
        <w:rPr>
          <w:lang w:val="en-GB"/>
        </w:rPr>
      </w:pPr>
      <w:r>
        <w:rPr>
          <w:lang w:val="en-GB"/>
        </w:rPr>
        <w:t>In total we have 3 batches foreseen for AssurPharma</w:t>
      </w:r>
    </w:p>
    <w:p w14:paraId="7C118857" w14:textId="77777777" w:rsidR="006E1FDA" w:rsidRDefault="006E1FDA" w:rsidP="006E1FDA">
      <w:pPr>
        <w:pStyle w:val="NormalWithSpacing"/>
        <w:numPr>
          <w:ilvl w:val="0"/>
          <w:numId w:val="26"/>
        </w:numPr>
        <w:rPr>
          <w:lang w:val="en-GB"/>
        </w:rPr>
      </w:pPr>
      <w:r>
        <w:rPr>
          <w:lang w:val="en-GB"/>
        </w:rPr>
        <w:t>Extract batch, which extracts the BVAC messages for SFTP</w:t>
      </w:r>
    </w:p>
    <w:p w14:paraId="47A87EFF" w14:textId="77777777" w:rsidR="006E1FDA" w:rsidRDefault="006E1FDA" w:rsidP="006E1FDA">
      <w:pPr>
        <w:pStyle w:val="NormalWithSpacing"/>
        <w:numPr>
          <w:ilvl w:val="0"/>
          <w:numId w:val="26"/>
        </w:numPr>
        <w:rPr>
          <w:lang w:val="en-GB"/>
        </w:rPr>
      </w:pPr>
      <w:r>
        <w:rPr>
          <w:lang w:val="en-GB"/>
        </w:rPr>
        <w:t>‘Sent’ batch which checks if the SFTP messages have been retrieved and updates the status accordingly</w:t>
      </w:r>
    </w:p>
    <w:p w14:paraId="261CCD30" w14:textId="77777777" w:rsidR="006E1FDA" w:rsidRDefault="006E1FDA" w:rsidP="006E1FDA">
      <w:pPr>
        <w:pStyle w:val="NormalWithSpacing"/>
        <w:numPr>
          <w:ilvl w:val="0"/>
          <w:numId w:val="26"/>
        </w:numPr>
        <w:rPr>
          <w:lang w:val="en-GB"/>
        </w:rPr>
      </w:pPr>
      <w:r>
        <w:rPr>
          <w:lang w:val="en-GB"/>
        </w:rPr>
        <w:t>‘Deletion’ batch which cleans the tables and potentially also files on filesystem</w:t>
      </w:r>
    </w:p>
    <w:p w14:paraId="39F86807" w14:textId="77777777" w:rsidR="006E1FDA" w:rsidRDefault="006E1FDA" w:rsidP="006E1FDA">
      <w:pPr>
        <w:pStyle w:val="NormalWithSpacing"/>
        <w:numPr>
          <w:ilvl w:val="1"/>
          <w:numId w:val="26"/>
        </w:numPr>
        <w:rPr>
          <w:lang w:val="en-GB"/>
        </w:rPr>
      </w:pPr>
      <w:r>
        <w:rPr>
          <w:lang w:val="en-GB"/>
        </w:rPr>
        <w:t>When the messages have been retrieved (web service or SFTP)</w:t>
      </w:r>
    </w:p>
    <w:p w14:paraId="09BBBA39" w14:textId="77777777" w:rsidR="006E1FDA" w:rsidRPr="00270A2A" w:rsidRDefault="006E1FDA" w:rsidP="006E1FDA">
      <w:pPr>
        <w:pStyle w:val="NormalWithSpacing"/>
        <w:numPr>
          <w:ilvl w:val="1"/>
          <w:numId w:val="26"/>
        </w:numPr>
        <w:rPr>
          <w:lang w:val="en-GB"/>
        </w:rPr>
      </w:pPr>
      <w:r w:rsidRPr="00270A2A">
        <w:rPr>
          <w:lang w:val="en-GB"/>
        </w:rPr>
        <w:t>When a file has been on the file system for a certain period, and not yet picked up</w:t>
      </w:r>
    </w:p>
    <w:p w14:paraId="01E3E2D8" w14:textId="77777777" w:rsidR="006E1FDA" w:rsidRPr="00270A2A" w:rsidRDefault="006E1FDA" w:rsidP="006E1FDA">
      <w:pPr>
        <w:pStyle w:val="NormalWithSpacing"/>
        <w:numPr>
          <w:ilvl w:val="1"/>
          <w:numId w:val="26"/>
        </w:numPr>
        <w:rPr>
          <w:lang w:val="en-GB"/>
        </w:rPr>
      </w:pPr>
      <w:r w:rsidRPr="00270A2A">
        <w:rPr>
          <w:lang w:val="en-GB"/>
        </w:rPr>
        <w:t>When a message has been on new for a certain period, and not yet picked up</w:t>
      </w:r>
    </w:p>
    <w:p w14:paraId="1E822C8C" w14:textId="77777777" w:rsidR="006E1FDA" w:rsidRDefault="006E1FDA" w:rsidP="006E1FDA">
      <w:pPr>
        <w:pStyle w:val="NormalWithSpacing"/>
        <w:rPr>
          <w:lang w:val="en-GB"/>
        </w:rPr>
      </w:pPr>
    </w:p>
    <w:p w14:paraId="02F3B38F" w14:textId="77777777" w:rsidR="006E1FDA" w:rsidRDefault="006E1FDA" w:rsidP="006E1FDA">
      <w:pPr>
        <w:pStyle w:val="NormalWithSpacing"/>
        <w:rPr>
          <w:lang w:val="en-GB"/>
        </w:rPr>
      </w:pPr>
      <w:r>
        <w:rPr>
          <w:lang w:val="en-GB"/>
        </w:rPr>
        <w:t xml:space="preserve">When these batches will be run, can be found in the </w:t>
      </w:r>
      <w:r>
        <w:rPr>
          <w:b/>
          <w:lang w:val="en-GB"/>
        </w:rPr>
        <w:t>batch.properties</w:t>
      </w:r>
      <w:r>
        <w:rPr>
          <w:lang w:val="en-GB"/>
        </w:rPr>
        <w:t xml:space="preserve"> properties file. We have entries for all three batches.</w:t>
      </w:r>
    </w:p>
    <w:p w14:paraId="5A3C1E02" w14:textId="77777777" w:rsidR="006E1FDA" w:rsidRDefault="006E1FDA" w:rsidP="006E1FDA">
      <w:pPr>
        <w:pStyle w:val="NormalWithSpacing"/>
        <w:numPr>
          <w:ilvl w:val="0"/>
          <w:numId w:val="26"/>
        </w:numPr>
        <w:rPr>
          <w:lang w:val="en-GB"/>
        </w:rPr>
      </w:pPr>
      <w:r w:rsidRPr="00081CC7">
        <w:rPr>
          <w:b/>
          <w:lang w:val="en-GB"/>
        </w:rPr>
        <w:t>Extract batch:</w:t>
      </w:r>
      <w:r>
        <w:rPr>
          <w:lang w:val="en-GB"/>
        </w:rPr>
        <w:t xml:space="preserve"> batch.AssuraliaSFTPExtractBatch.start and batch.AssuraliaSFTPExtractBatch.interval</w:t>
      </w:r>
    </w:p>
    <w:p w14:paraId="4F58213F" w14:textId="77777777" w:rsidR="006E1FDA" w:rsidRDefault="006E1FDA" w:rsidP="006E1FDA">
      <w:pPr>
        <w:pStyle w:val="NormalWithSpacing"/>
        <w:numPr>
          <w:ilvl w:val="0"/>
          <w:numId w:val="26"/>
        </w:numPr>
        <w:rPr>
          <w:lang w:val="en-GB"/>
        </w:rPr>
      </w:pPr>
      <w:r w:rsidRPr="00081CC7">
        <w:rPr>
          <w:b/>
          <w:lang w:val="en-GB"/>
        </w:rPr>
        <w:t>Sent batch:</w:t>
      </w:r>
      <w:r>
        <w:rPr>
          <w:lang w:val="en-GB"/>
        </w:rPr>
        <w:t xml:space="preserve"> batch.SFTPSentBatch.start and batch.SFTPSentBatch.interval</w:t>
      </w:r>
    </w:p>
    <w:p w14:paraId="03005BA9" w14:textId="77777777" w:rsidR="006E1FDA" w:rsidRDefault="006E1FDA" w:rsidP="006E1FDA">
      <w:pPr>
        <w:pStyle w:val="NormalWithSpacing"/>
        <w:numPr>
          <w:ilvl w:val="0"/>
          <w:numId w:val="26"/>
        </w:numPr>
        <w:rPr>
          <w:lang w:val="en-GB"/>
        </w:rPr>
      </w:pPr>
      <w:r w:rsidRPr="00081CC7">
        <w:rPr>
          <w:b/>
          <w:lang w:val="en-GB"/>
        </w:rPr>
        <w:t>Deletion batch:</w:t>
      </w:r>
      <w:r>
        <w:rPr>
          <w:lang w:val="en-GB"/>
        </w:rPr>
        <w:t xml:space="preserve"> batch.AssuraliaBatches.start and batch.AssuraliaBatches.interval</w:t>
      </w:r>
    </w:p>
    <w:p w14:paraId="3FC919D8" w14:textId="77777777" w:rsidR="006E1FDA" w:rsidRDefault="006E1FDA" w:rsidP="006E1FDA">
      <w:pPr>
        <w:pStyle w:val="NormalWithSpacing"/>
        <w:rPr>
          <w:lang w:val="en-GB"/>
        </w:rPr>
      </w:pPr>
    </w:p>
    <w:p w14:paraId="20F136D5" w14:textId="77777777" w:rsidR="006E1FDA" w:rsidRPr="002C09DD" w:rsidRDefault="006E1FDA" w:rsidP="006E1FDA">
      <w:pPr>
        <w:pStyle w:val="NormalWithSpacing"/>
        <w:rPr>
          <w:lang w:val="en-GB"/>
        </w:rPr>
      </w:pPr>
      <w:r>
        <w:rPr>
          <w:lang w:val="en-GB"/>
        </w:rPr>
        <w:t>Note below that the extract is done 4 times per day, and the other ones only once per day. (start = start hour, interval = time between runs)</w:t>
      </w:r>
    </w:p>
    <w:p w14:paraId="60D15F2C" w14:textId="77777777" w:rsidR="006E1FDA" w:rsidRPr="002C09DD" w:rsidRDefault="006E1FDA" w:rsidP="006E1FDA">
      <w:pPr>
        <w:pStyle w:val="BulletList"/>
      </w:pPr>
      <w:r w:rsidRPr="002C09DD">
        <w:lastRenderedPageBreak/>
        <w:t>batch.AssuraliaSFTPExtractBatch.start=3</w:t>
      </w:r>
    </w:p>
    <w:p w14:paraId="5B3CF3FF" w14:textId="77777777" w:rsidR="006E1FDA" w:rsidRDefault="006E1FDA" w:rsidP="006E1FDA">
      <w:pPr>
        <w:pStyle w:val="BulletList"/>
      </w:pPr>
      <w:r w:rsidRPr="002C09DD">
        <w:t>batch.Assu</w:t>
      </w:r>
      <w:r>
        <w:t>raliaSFTPExtractBatch.interval=6</w:t>
      </w:r>
    </w:p>
    <w:p w14:paraId="4C6975BF" w14:textId="77777777" w:rsidR="006E1FDA" w:rsidRPr="002C09DD" w:rsidRDefault="006E1FDA" w:rsidP="006E1FDA">
      <w:pPr>
        <w:pStyle w:val="BulletList"/>
      </w:pPr>
      <w:r w:rsidRPr="002C09DD">
        <w:t>batch.SFTPSentBatch.start=3</w:t>
      </w:r>
    </w:p>
    <w:p w14:paraId="04D700C0" w14:textId="77777777" w:rsidR="006E1FDA" w:rsidRPr="002C09DD" w:rsidRDefault="006E1FDA" w:rsidP="006E1FDA">
      <w:pPr>
        <w:pStyle w:val="BulletList"/>
      </w:pPr>
      <w:r>
        <w:t>batch.SFTPSentBatch.interval=24</w:t>
      </w:r>
    </w:p>
    <w:p w14:paraId="4744697E" w14:textId="77777777" w:rsidR="006E1FDA" w:rsidRPr="002C09DD" w:rsidRDefault="006E1FDA" w:rsidP="006E1FDA">
      <w:pPr>
        <w:pStyle w:val="BulletList"/>
      </w:pPr>
      <w:r w:rsidRPr="002C09DD">
        <w:t>batch.AssuraliaBatches.start=3</w:t>
      </w:r>
    </w:p>
    <w:p w14:paraId="268FD2E7" w14:textId="77777777" w:rsidR="006E1FDA" w:rsidRDefault="006E1FDA" w:rsidP="006E1FDA">
      <w:pPr>
        <w:pStyle w:val="BulletList"/>
      </w:pPr>
      <w:r w:rsidRPr="002C09DD">
        <w:t>b</w:t>
      </w:r>
      <w:r>
        <w:t>atch.AssuraliaBatches.interval=24</w:t>
      </w:r>
    </w:p>
    <w:p w14:paraId="769AB05F" w14:textId="77777777" w:rsidR="006E1FDA" w:rsidRDefault="006E1FDA" w:rsidP="006E1FDA">
      <w:pPr>
        <w:pStyle w:val="NormalWithSpacing"/>
        <w:rPr>
          <w:lang w:val="en-GB"/>
        </w:rPr>
      </w:pPr>
    </w:p>
    <w:p w14:paraId="276D1F27" w14:textId="77777777" w:rsidR="006E1FDA" w:rsidRDefault="006E1FDA" w:rsidP="006E1FDA">
      <w:pPr>
        <w:pStyle w:val="NormalWithSpacing"/>
        <w:rPr>
          <w:lang w:val="en-GB"/>
        </w:rPr>
      </w:pPr>
      <w:r>
        <w:rPr>
          <w:lang w:val="en-GB"/>
        </w:rPr>
        <w:t xml:space="preserve">The deletion batch also removes ‘old’ entries and files. Specifically we have two parameters in the </w:t>
      </w:r>
      <w:r>
        <w:rPr>
          <w:b/>
          <w:lang w:val="en-GB"/>
        </w:rPr>
        <w:t>batch.properties</w:t>
      </w:r>
      <w:r>
        <w:rPr>
          <w:lang w:val="en-GB"/>
        </w:rPr>
        <w:t xml:space="preserve"> file which indicates after how many days this deletion can happen</w:t>
      </w:r>
    </w:p>
    <w:p w14:paraId="2050F190" w14:textId="77777777" w:rsidR="006E1FDA" w:rsidRPr="00270A2A" w:rsidRDefault="006E1FDA" w:rsidP="006E1FDA">
      <w:pPr>
        <w:pStyle w:val="BulletList"/>
      </w:pPr>
      <w:r w:rsidRPr="00270A2A">
        <w:t>When a file has been on the file system for a certain period, and not yet picked up</w:t>
      </w:r>
      <w:r>
        <w:t xml:space="preserve">: </w:t>
      </w:r>
      <w:r w:rsidRPr="00BE395D">
        <w:t>batch.AssuraliaBatches.bvac.file.retention</w:t>
      </w:r>
    </w:p>
    <w:p w14:paraId="5C4FE559" w14:textId="77777777" w:rsidR="006E1FDA" w:rsidRPr="00270A2A" w:rsidRDefault="006E1FDA" w:rsidP="006E1FDA">
      <w:pPr>
        <w:pStyle w:val="BulletList"/>
      </w:pPr>
      <w:r w:rsidRPr="00270A2A">
        <w:t>When a message has been on new for a certain period, and not yet picked up</w:t>
      </w:r>
      <w:r>
        <w:t xml:space="preserve">: </w:t>
      </w:r>
      <w:r w:rsidRPr="00BE395D">
        <w:t>batch.AssuraliaBatches.bvac.message.retention</w:t>
      </w:r>
    </w:p>
    <w:p w14:paraId="001E5E7A" w14:textId="77777777" w:rsidR="006E1FDA" w:rsidRPr="00BE395D" w:rsidRDefault="006E1FDA" w:rsidP="006E1FDA">
      <w:pPr>
        <w:pStyle w:val="NormalWithSpacing"/>
        <w:rPr>
          <w:lang w:val="en-GB"/>
        </w:rPr>
      </w:pPr>
      <w:r w:rsidRPr="00BE395D">
        <w:rPr>
          <w:lang w:val="en-GB"/>
        </w:rPr>
        <w:t>batch.AssuraliaBatches.bvac.file.retention=141</w:t>
      </w:r>
    </w:p>
    <w:p w14:paraId="281B2B50" w14:textId="77777777" w:rsidR="006E1FDA" w:rsidRPr="006C44C2" w:rsidRDefault="006E1FDA" w:rsidP="006E1FDA">
      <w:pPr>
        <w:pStyle w:val="NormalWithSpacing"/>
        <w:rPr>
          <w:lang w:val="en-GB"/>
        </w:rPr>
      </w:pPr>
      <w:r w:rsidRPr="00BE395D">
        <w:rPr>
          <w:lang w:val="en-GB"/>
        </w:rPr>
        <w:t>batch.AssuraliaBatches.bvac.message.retention=141</w:t>
      </w:r>
    </w:p>
    <w:p w14:paraId="3559705C" w14:textId="77777777" w:rsidR="006E1FDA" w:rsidRPr="006C44C2" w:rsidRDefault="006E1FDA" w:rsidP="006E1FDA"/>
    <w:p w14:paraId="4338488C" w14:textId="77777777" w:rsidR="006E1FDA" w:rsidRDefault="006E1FDA" w:rsidP="006E1FDA">
      <w:pPr>
        <w:pStyle w:val="Kop2"/>
      </w:pPr>
      <w:bookmarkStart w:id="91" w:name="_Toc36121688"/>
      <w:r w:rsidRPr="003D0E84">
        <w:t>[INSURER]</w:t>
      </w:r>
      <w:r>
        <w:t xml:space="preserve"> </w:t>
      </w:r>
      <w:r w:rsidRPr="00657F8D">
        <w:t>Insurer data collection</w:t>
      </w:r>
      <w:bookmarkEnd w:id="91"/>
    </w:p>
    <w:p w14:paraId="6143F581" w14:textId="77777777" w:rsidR="006E1FDA" w:rsidRDefault="006E1FDA" w:rsidP="006E1FDA">
      <w:r>
        <w:t>The “Get BVAC DATA” service will allow Insurers to retrieve BVAC messages sent by pharmacies from the TIP system. The TIP will allow 2 mechanisms:</w:t>
      </w:r>
    </w:p>
    <w:p w14:paraId="072E3D1E" w14:textId="77777777" w:rsidR="006E1FDA" w:rsidRDefault="006E1FDA" w:rsidP="006E1FDA">
      <w:pPr>
        <w:pStyle w:val="Lijstalinea"/>
        <w:numPr>
          <w:ilvl w:val="0"/>
          <w:numId w:val="30"/>
        </w:numPr>
      </w:pPr>
      <w:r>
        <w:t>Through web service</w:t>
      </w:r>
    </w:p>
    <w:p w14:paraId="13EB66EB" w14:textId="77777777" w:rsidR="006E1FDA" w:rsidRDefault="006E1FDA" w:rsidP="006E1FDA">
      <w:pPr>
        <w:pStyle w:val="Lijstalinea"/>
        <w:numPr>
          <w:ilvl w:val="0"/>
          <w:numId w:val="30"/>
        </w:numPr>
      </w:pPr>
      <w:r>
        <w:t>Through sftp</w:t>
      </w:r>
    </w:p>
    <w:p w14:paraId="48D7EFA1" w14:textId="77777777" w:rsidR="006E1FDA" w:rsidRDefault="006E1FDA" w:rsidP="006E1FDA">
      <w:pPr>
        <w:pStyle w:val="Kop3"/>
      </w:pPr>
      <w:bookmarkStart w:id="92" w:name="_Toc36121689"/>
      <w:r>
        <w:t>“Assuralia Table”</w:t>
      </w:r>
      <w:bookmarkEnd w:id="92"/>
      <w:r>
        <w:t xml:space="preserve"> </w:t>
      </w:r>
    </w:p>
    <w:p w14:paraId="1F10DE6A" w14:textId="77777777" w:rsidR="006E1FDA" w:rsidRDefault="006E1FDA" w:rsidP="006E1FDA">
      <w:pPr>
        <w:pStyle w:val="BulletList"/>
      </w:pPr>
      <w:r>
        <w:rPr>
          <w:noProof/>
          <w:lang w:val="fr-BE" w:eastAsia="zh-CN"/>
        </w:rPr>
        <w:drawing>
          <wp:anchor distT="0" distB="0" distL="114300" distR="114300" simplePos="0" relativeHeight="251658249" behindDoc="0" locked="0" layoutInCell="1" allowOverlap="1" wp14:anchorId="76A1E2F1" wp14:editId="3B8C2D30">
            <wp:simplePos x="0" y="0"/>
            <wp:positionH relativeFrom="column">
              <wp:posOffset>4096385</wp:posOffset>
            </wp:positionH>
            <wp:positionV relativeFrom="paragraph">
              <wp:posOffset>483235</wp:posOffset>
            </wp:positionV>
            <wp:extent cx="1605280" cy="1654175"/>
            <wp:effectExtent l="0" t="0" r="0" b="317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05280" cy="16541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full BVAC Single message is </w:t>
      </w:r>
      <w:r w:rsidRPr="73C57181">
        <w:rPr>
          <w:b/>
          <w:bCs/>
        </w:rPr>
        <w:t>encrypted with the public certificate of the</w:t>
      </w:r>
      <w:r w:rsidRPr="73C57181">
        <w:rPr>
          <w:b/>
          <w:bCs/>
          <w:u w:val="single"/>
        </w:rPr>
        <w:t xml:space="preserve"> insurer</w:t>
      </w:r>
      <w:r>
        <w:t xml:space="preserve"> corresponding with the given CBFA number. Added to message in clear in XML are Pharmacy ID, CBFA number and Document Id.</w:t>
      </w:r>
    </w:p>
    <w:p w14:paraId="653143B3" w14:textId="77777777" w:rsidR="006E1FDA" w:rsidRDefault="006E1FDA" w:rsidP="006E1FDA">
      <w:pPr>
        <w:pStyle w:val="BulletList"/>
      </w:pPr>
      <w:r>
        <w:t>The Assuralia Table provides the following fields</w:t>
      </w:r>
    </w:p>
    <w:p w14:paraId="2DFF16E6" w14:textId="77777777" w:rsidR="006E1FDA" w:rsidRPr="00771F90" w:rsidRDefault="006E1FDA" w:rsidP="006E1FDA">
      <w:pPr>
        <w:pStyle w:val="BulletList"/>
        <w:numPr>
          <w:ilvl w:val="0"/>
          <w:numId w:val="31"/>
        </w:numPr>
      </w:pPr>
      <w:r w:rsidRPr="00771F90">
        <w:rPr>
          <w:b/>
        </w:rPr>
        <w:t>Id</w:t>
      </w:r>
      <w:r w:rsidRPr="00771F90">
        <w:t xml:space="preserve"> : Oracle sequence </w:t>
      </w:r>
    </w:p>
    <w:p w14:paraId="2E1E4C79" w14:textId="77777777" w:rsidR="006E1FDA" w:rsidRPr="00771F90" w:rsidRDefault="006E1FDA" w:rsidP="006E1FDA">
      <w:pPr>
        <w:pStyle w:val="BulletList"/>
        <w:numPr>
          <w:ilvl w:val="0"/>
          <w:numId w:val="31"/>
        </w:numPr>
      </w:pPr>
      <w:r w:rsidRPr="00FA2382">
        <w:rPr>
          <w:noProof/>
          <w:lang w:val="fr-BE" w:eastAsia="zh-CN"/>
        </w:rPr>
        <w:drawing>
          <wp:anchor distT="0" distB="0" distL="114300" distR="114300" simplePos="0" relativeHeight="251658247" behindDoc="0" locked="0" layoutInCell="1" allowOverlap="1" wp14:anchorId="0BAE6B06" wp14:editId="44592850">
            <wp:simplePos x="0" y="0"/>
            <wp:positionH relativeFrom="column">
              <wp:posOffset>5761990</wp:posOffset>
            </wp:positionH>
            <wp:positionV relativeFrom="paragraph">
              <wp:posOffset>128905</wp:posOffset>
            </wp:positionV>
            <wp:extent cx="750570" cy="831850"/>
            <wp:effectExtent l="0" t="0" r="0"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0570" cy="831850"/>
                    </a:xfrm>
                    <a:prstGeom prst="rect">
                      <a:avLst/>
                    </a:prstGeom>
                  </pic:spPr>
                </pic:pic>
              </a:graphicData>
            </a:graphic>
            <wp14:sizeRelH relativeFrom="page">
              <wp14:pctWidth>0</wp14:pctWidth>
            </wp14:sizeRelH>
            <wp14:sizeRelV relativeFrom="page">
              <wp14:pctHeight>0</wp14:pctHeight>
            </wp14:sizeRelV>
          </wp:anchor>
        </w:drawing>
      </w:r>
      <w:r w:rsidRPr="73C57181">
        <w:rPr>
          <w:b/>
          <w:bCs/>
        </w:rPr>
        <w:t>Pharmacy</w:t>
      </w:r>
      <w:r w:rsidRPr="00771F90">
        <w:t>: pharmacy ID</w:t>
      </w:r>
    </w:p>
    <w:p w14:paraId="5B688C68" w14:textId="77777777" w:rsidR="006E1FDA" w:rsidRPr="00771F90" w:rsidRDefault="006E1FDA" w:rsidP="006E1FDA">
      <w:pPr>
        <w:pStyle w:val="BulletList"/>
        <w:numPr>
          <w:ilvl w:val="0"/>
          <w:numId w:val="31"/>
        </w:numPr>
      </w:pPr>
      <w:r w:rsidRPr="00771F90">
        <w:rPr>
          <w:b/>
        </w:rPr>
        <w:t>CBFA</w:t>
      </w:r>
      <w:r w:rsidRPr="00771F90">
        <w:t>: identifying insurer</w:t>
      </w:r>
    </w:p>
    <w:p w14:paraId="54DF5270" w14:textId="77777777" w:rsidR="006E1FDA" w:rsidRPr="00771F90" w:rsidRDefault="006E1FDA" w:rsidP="006E1FDA">
      <w:pPr>
        <w:pStyle w:val="BulletList"/>
        <w:numPr>
          <w:ilvl w:val="0"/>
          <w:numId w:val="31"/>
        </w:numPr>
      </w:pPr>
      <w:r w:rsidRPr="00771F90">
        <w:rPr>
          <w:b/>
        </w:rPr>
        <w:t>DocId</w:t>
      </w:r>
      <w:r w:rsidRPr="00771F90">
        <w:t>: BVAC document ID</w:t>
      </w:r>
    </w:p>
    <w:p w14:paraId="166A78AB" w14:textId="77777777" w:rsidR="006E1FDA" w:rsidRPr="00771F90" w:rsidRDefault="006E1FDA" w:rsidP="006E1FDA">
      <w:pPr>
        <w:pStyle w:val="BulletList"/>
        <w:numPr>
          <w:ilvl w:val="0"/>
          <w:numId w:val="31"/>
        </w:numPr>
      </w:pPr>
      <w:r w:rsidRPr="00771F90">
        <w:rPr>
          <w:b/>
        </w:rPr>
        <w:t>BVACmessage</w:t>
      </w:r>
      <w:r w:rsidRPr="00771F90">
        <w:t xml:space="preserve">: </w:t>
      </w:r>
      <w:r w:rsidRPr="00771F90">
        <w:rPr>
          <w:b/>
        </w:rPr>
        <w:t>encrypted</w:t>
      </w:r>
      <w:r w:rsidRPr="00771F90">
        <w:t xml:space="preserve"> message content for insurer</w:t>
      </w:r>
    </w:p>
    <w:p w14:paraId="0DA3F3C4" w14:textId="77777777" w:rsidR="006E1FDA" w:rsidRPr="00771F90" w:rsidRDefault="006E1FDA" w:rsidP="006E1FDA">
      <w:pPr>
        <w:pStyle w:val="BulletList"/>
        <w:numPr>
          <w:ilvl w:val="0"/>
          <w:numId w:val="31"/>
        </w:numPr>
      </w:pPr>
      <w:r w:rsidRPr="00771F90">
        <w:rPr>
          <w:b/>
        </w:rPr>
        <w:t>ReceivedDate</w:t>
      </w:r>
      <w:r w:rsidRPr="00771F90">
        <w:t>: current dateTime</w:t>
      </w:r>
    </w:p>
    <w:p w14:paraId="65CB7028" w14:textId="77777777" w:rsidR="006E1FDA" w:rsidRPr="00771F90" w:rsidRDefault="006E1FDA" w:rsidP="006E1FDA">
      <w:pPr>
        <w:pStyle w:val="BulletList"/>
        <w:numPr>
          <w:ilvl w:val="0"/>
          <w:numId w:val="31"/>
        </w:numPr>
      </w:pPr>
      <w:r w:rsidRPr="00771F90">
        <w:rPr>
          <w:b/>
        </w:rPr>
        <w:t>Status</w:t>
      </w:r>
      <w:r w:rsidRPr="00771F90">
        <w:t>: “New”</w:t>
      </w:r>
    </w:p>
    <w:p w14:paraId="489A9316" w14:textId="77777777" w:rsidR="006E1FDA" w:rsidRPr="00771F90" w:rsidRDefault="006E1FDA" w:rsidP="006E1FDA">
      <w:pPr>
        <w:pStyle w:val="BulletList"/>
        <w:numPr>
          <w:ilvl w:val="0"/>
          <w:numId w:val="31"/>
        </w:numPr>
      </w:pPr>
      <w:r w:rsidRPr="00771F90">
        <w:rPr>
          <w:b/>
        </w:rPr>
        <w:t>StatusDate</w:t>
      </w:r>
      <w:r w:rsidRPr="00771F90">
        <w:t>: current dateTime</w:t>
      </w:r>
    </w:p>
    <w:p w14:paraId="6D0983B0" w14:textId="77777777" w:rsidR="006E1FDA" w:rsidRPr="00771F90" w:rsidRDefault="006E1FDA" w:rsidP="006E1FDA">
      <w:pPr>
        <w:pStyle w:val="BulletList"/>
        <w:numPr>
          <w:ilvl w:val="0"/>
          <w:numId w:val="31"/>
        </w:numPr>
      </w:pPr>
      <w:r w:rsidRPr="00771F90">
        <w:rPr>
          <w:b/>
        </w:rPr>
        <w:t>FileName</w:t>
      </w:r>
      <w:r w:rsidRPr="00771F90">
        <w:t>: name of file in SFTP directory of CBFA</w:t>
      </w:r>
    </w:p>
    <w:p w14:paraId="210DE8D5" w14:textId="77777777" w:rsidR="006E1FDA" w:rsidRDefault="006E1FDA" w:rsidP="006E1FDA">
      <w:pPr>
        <w:pStyle w:val="Kop3"/>
      </w:pPr>
      <w:bookmarkStart w:id="93" w:name="_Toc36121690"/>
      <w:r>
        <w:t>Get BVAC through webservice</w:t>
      </w:r>
      <w:bookmarkEnd w:id="93"/>
    </w:p>
    <w:p w14:paraId="2DA9EA74" w14:textId="77777777" w:rsidR="006E1FDA" w:rsidRPr="00366B8E" w:rsidRDefault="006E1FDA" w:rsidP="006E1FDA">
      <w:pPr>
        <w:rPr>
          <w:lang w:val="en-GB"/>
        </w:rPr>
      </w:pPr>
      <w:r>
        <w:t>The Assuralia table is reachable through HTTPS for all authenticated insurers.</w:t>
      </w:r>
      <w:r w:rsidRPr="00366B8E">
        <w:rPr>
          <w:noProof/>
          <w:lang w:val="en-GB" w:eastAsia="nl-BE"/>
        </w:rPr>
        <w:t xml:space="preserve"> </w:t>
      </w:r>
    </w:p>
    <w:p w14:paraId="6A942B05" w14:textId="77777777" w:rsidR="006E1FDA" w:rsidRDefault="006E1FDA" w:rsidP="006E1FDA">
      <w:pPr>
        <w:pStyle w:val="NormalWithSpacing"/>
      </w:pPr>
      <w:r w:rsidRPr="005E06B9">
        <w:rPr>
          <w:noProof/>
          <w:lang w:val="fr-BE" w:eastAsia="zh-CN"/>
        </w:rPr>
        <w:lastRenderedPageBreak/>
        <w:drawing>
          <wp:anchor distT="0" distB="0" distL="114300" distR="114300" simplePos="0" relativeHeight="251658246" behindDoc="0" locked="0" layoutInCell="1" allowOverlap="1" wp14:anchorId="3A83EDC8" wp14:editId="7245DB3C">
            <wp:simplePos x="0" y="0"/>
            <wp:positionH relativeFrom="column">
              <wp:posOffset>4271010</wp:posOffset>
            </wp:positionH>
            <wp:positionV relativeFrom="paragraph">
              <wp:posOffset>229870</wp:posOffset>
            </wp:positionV>
            <wp:extent cx="1991360" cy="2579370"/>
            <wp:effectExtent l="0" t="0" r="889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91360" cy="2579370"/>
                    </a:xfrm>
                    <a:prstGeom prst="rect">
                      <a:avLst/>
                    </a:prstGeom>
                  </pic:spPr>
                </pic:pic>
              </a:graphicData>
            </a:graphic>
            <wp14:sizeRelH relativeFrom="page">
              <wp14:pctWidth>0</wp14:pctWidth>
            </wp14:sizeRelH>
            <wp14:sizeRelV relativeFrom="page">
              <wp14:pctHeight>0</wp14:pctHeight>
            </wp14:sizeRelV>
          </wp:anchor>
        </w:drawing>
      </w:r>
      <w:r>
        <w:t>The Assuralia table is reachable through HTTPS for all authenticated insurers:</w:t>
      </w:r>
    </w:p>
    <w:p w14:paraId="51435893" w14:textId="2E46F205" w:rsidR="006E1FDA" w:rsidRPr="000B141E" w:rsidRDefault="006E1FDA" w:rsidP="006E1FDA">
      <w:pPr>
        <w:pStyle w:val="BulletList"/>
        <w:numPr>
          <w:ilvl w:val="0"/>
          <w:numId w:val="29"/>
        </w:numPr>
      </w:pPr>
      <w:r w:rsidRPr="000B141E">
        <w:t>The webservice adapter gets the “get BVAC” message (</w:t>
      </w:r>
      <w:r w:rsidRPr="000B141E">
        <w:fldChar w:fldCharType="begin"/>
      </w:r>
      <w:r w:rsidRPr="000B141E">
        <w:instrText xml:space="preserve"> REF _Ref363833710 \r \h  \* MERGEFORMAT </w:instrText>
      </w:r>
      <w:r w:rsidRPr="000B141E">
        <w:fldChar w:fldCharType="separate"/>
      </w:r>
      <w:r w:rsidR="00660E35">
        <w:rPr>
          <w:b/>
          <w:bCs/>
          <w:lang w:val="nl-NL"/>
        </w:rPr>
        <w:t>Fout! Verwijzingsbron niet gevonden.</w:t>
      </w:r>
      <w:r w:rsidRPr="000B141E">
        <w:fldChar w:fldCharType="end"/>
      </w:r>
      <w:r w:rsidRPr="000B141E">
        <w:t xml:space="preserve">). </w:t>
      </w:r>
      <w:r w:rsidRPr="000B141E">
        <w:rPr>
          <w:rStyle w:val="Voetnootmarkering"/>
          <w:sz w:val="18"/>
        </w:rPr>
        <w:footnoteReference w:id="7"/>
      </w:r>
    </w:p>
    <w:p w14:paraId="1FA9DF9D" w14:textId="77777777" w:rsidR="006E1FDA" w:rsidRPr="000B141E" w:rsidRDefault="006E1FDA" w:rsidP="006E1FDA">
      <w:pPr>
        <w:pStyle w:val="BulletList"/>
        <w:numPr>
          <w:ilvl w:val="0"/>
          <w:numId w:val="29"/>
        </w:numPr>
      </w:pPr>
      <w:r w:rsidRPr="000B141E">
        <w:t xml:space="preserve">A log entry is made for auditing purposes </w:t>
      </w:r>
    </w:p>
    <w:p w14:paraId="52F44634" w14:textId="77777777" w:rsidR="006E1FDA" w:rsidRPr="000B141E" w:rsidRDefault="006E1FDA" w:rsidP="006E1FDA">
      <w:pPr>
        <w:pStyle w:val="BulletList"/>
        <w:numPr>
          <w:ilvl w:val="0"/>
          <w:numId w:val="29"/>
        </w:numPr>
      </w:pPr>
      <w:r w:rsidRPr="000B141E">
        <w:t>The request is decrypted for the TIP</w:t>
      </w:r>
      <w:r w:rsidRPr="000B141E">
        <w:rPr>
          <w:rStyle w:val="Voetnootmarkering"/>
          <w:sz w:val="18"/>
        </w:rPr>
        <w:footnoteReference w:id="8"/>
      </w:r>
      <w:r w:rsidRPr="000B141E">
        <w:t>.</w:t>
      </w:r>
    </w:p>
    <w:p w14:paraId="00360D44" w14:textId="77777777" w:rsidR="006E1FDA" w:rsidRPr="000B141E" w:rsidRDefault="006E1FDA" w:rsidP="006E1FDA">
      <w:pPr>
        <w:pStyle w:val="BulletList"/>
        <w:numPr>
          <w:ilvl w:val="0"/>
          <w:numId w:val="29"/>
        </w:numPr>
      </w:pPr>
      <w:r w:rsidRPr="000B141E">
        <w:t xml:space="preserve">The request is validated against an XSD </w:t>
      </w:r>
    </w:p>
    <w:p w14:paraId="34A78B0C" w14:textId="77777777" w:rsidR="006E1FDA" w:rsidRPr="000B141E" w:rsidRDefault="006E1FDA" w:rsidP="006E1FDA">
      <w:pPr>
        <w:pStyle w:val="BulletList"/>
        <w:numPr>
          <w:ilvl w:val="0"/>
          <w:numId w:val="29"/>
        </w:numPr>
      </w:pPr>
      <w:r w:rsidRPr="000B141E">
        <w:t>There is only one type of operation ‘</w:t>
      </w:r>
      <w:r w:rsidRPr="000B141E">
        <w:rPr>
          <w:rFonts w:asciiTheme="minorHAnsi" w:hAnsiTheme="minorHAnsi" w:cstheme="minorHAnsi"/>
        </w:rPr>
        <w:t>getBVACMessage</w:t>
      </w:r>
      <w:r w:rsidRPr="000B141E">
        <w:t>’.  The service tag equals the WSDL operation value.</w:t>
      </w:r>
      <w:r w:rsidRPr="000B141E">
        <w:rPr>
          <w:rStyle w:val="Voetnootmarkering"/>
          <w:sz w:val="18"/>
        </w:rPr>
        <w:footnoteReference w:id="9"/>
      </w:r>
    </w:p>
    <w:p w14:paraId="1A8E1EAF" w14:textId="77777777" w:rsidR="006E1FDA" w:rsidRPr="000B141E" w:rsidRDefault="006E1FDA" w:rsidP="006E1FDA">
      <w:pPr>
        <w:pStyle w:val="BulletList"/>
        <w:numPr>
          <w:ilvl w:val="0"/>
          <w:numId w:val="29"/>
        </w:numPr>
      </w:pPr>
      <w:r w:rsidRPr="000B141E">
        <w:t xml:space="preserve">An optional transformation to the latest XSD version is executed in case the insurer is not working on the latest XSD version on which the logic of TIP is built. </w:t>
      </w:r>
    </w:p>
    <w:p w14:paraId="593BE0D6" w14:textId="77777777" w:rsidR="006E1FDA" w:rsidRPr="000B141E" w:rsidRDefault="006E1FDA" w:rsidP="006E1FDA">
      <w:pPr>
        <w:pStyle w:val="BulletList"/>
        <w:numPr>
          <w:ilvl w:val="0"/>
          <w:numId w:val="29"/>
        </w:numPr>
      </w:pPr>
      <w:r w:rsidRPr="000B141E">
        <w:t>Aggregated messages of all available (‘New’) BVAC message</w:t>
      </w:r>
      <w:r w:rsidRPr="000B141E">
        <w:rPr>
          <w:b/>
        </w:rPr>
        <w:t>s</w:t>
      </w:r>
      <w:r w:rsidRPr="000B141E">
        <w:t xml:space="preserve"> are retrieved from the Assuralia table based on the CBFA number in the request</w:t>
      </w:r>
      <w:r w:rsidRPr="000B141E">
        <w:rPr>
          <w:rStyle w:val="Voetnootmarkering"/>
          <w:sz w:val="18"/>
        </w:rPr>
        <w:footnoteReference w:id="10"/>
      </w:r>
      <w:r w:rsidRPr="000B141E">
        <w:t xml:space="preserve">. </w:t>
      </w:r>
    </w:p>
    <w:p w14:paraId="692D5399" w14:textId="77777777" w:rsidR="006E1FDA" w:rsidRPr="000B141E" w:rsidRDefault="006E1FDA" w:rsidP="006E1FDA">
      <w:pPr>
        <w:pStyle w:val="BulletList"/>
        <w:numPr>
          <w:ilvl w:val="1"/>
          <w:numId w:val="29"/>
        </w:numPr>
      </w:pPr>
      <w:r w:rsidRPr="000B141E">
        <w:t>The aggregated BVAC messages are formatted</w:t>
      </w:r>
    </w:p>
    <w:p w14:paraId="0AECF6F7" w14:textId="77777777" w:rsidR="006E1FDA" w:rsidRPr="000B141E" w:rsidRDefault="006E1FDA" w:rsidP="006E1FDA">
      <w:pPr>
        <w:pStyle w:val="BulletList"/>
        <w:numPr>
          <w:ilvl w:val="1"/>
          <w:numId w:val="29"/>
        </w:numPr>
      </w:pPr>
      <w:r w:rsidRPr="000B141E">
        <w:t>The XSL file is optional depending on build.</w:t>
      </w:r>
    </w:p>
    <w:p w14:paraId="3FCB282A" w14:textId="77777777" w:rsidR="006E1FDA" w:rsidRPr="000B141E" w:rsidRDefault="006E1FDA" w:rsidP="006E1FDA">
      <w:pPr>
        <w:pStyle w:val="BulletList"/>
        <w:numPr>
          <w:ilvl w:val="1"/>
          <w:numId w:val="29"/>
        </w:numPr>
      </w:pPr>
      <w:r w:rsidRPr="000B141E">
        <w:t xml:space="preserve">An optional transformation occurs on the response from the latest XSD version to the XSD version of the calling insurer. </w:t>
      </w:r>
    </w:p>
    <w:p w14:paraId="6FD0A334" w14:textId="77777777" w:rsidR="006E1FDA" w:rsidRPr="000B141E" w:rsidRDefault="006E1FDA" w:rsidP="006E1FDA">
      <w:pPr>
        <w:pStyle w:val="BulletList"/>
        <w:numPr>
          <w:ilvl w:val="0"/>
          <w:numId w:val="29"/>
        </w:numPr>
      </w:pPr>
      <w:r w:rsidRPr="000B141E">
        <w:t>The FULL response is encrypted for the targeting insurer / AssurCard / … with the proper public certificate.</w:t>
      </w:r>
      <w:r w:rsidRPr="000B141E">
        <w:rPr>
          <w:rStyle w:val="Voetnootmarkering"/>
          <w:sz w:val="18"/>
        </w:rPr>
        <w:footnoteReference w:id="11"/>
      </w:r>
    </w:p>
    <w:p w14:paraId="3211FAD3" w14:textId="77777777" w:rsidR="006E1FDA" w:rsidRDefault="006E1FDA" w:rsidP="006E1FDA">
      <w:pPr>
        <w:pStyle w:val="BulletList"/>
        <w:numPr>
          <w:ilvl w:val="0"/>
          <w:numId w:val="29"/>
        </w:numPr>
      </w:pPr>
      <w:r w:rsidRPr="000B141E">
        <w:t>The response is returned to the insurer. A log entry is made in audit table to indicate that BVAC messages have been sent to CBFA.</w:t>
      </w:r>
    </w:p>
    <w:p w14:paraId="76D050EF" w14:textId="77777777" w:rsidR="006E1FDA" w:rsidRDefault="006E1FDA" w:rsidP="006E1FDA">
      <w:pPr>
        <w:pStyle w:val="BulletList"/>
        <w:numPr>
          <w:ilvl w:val="0"/>
          <w:numId w:val="0"/>
        </w:numPr>
        <w:ind w:left="644"/>
      </w:pPr>
    </w:p>
    <w:p w14:paraId="30BDCA53" w14:textId="77777777" w:rsidR="006E1FDA" w:rsidRDefault="006E1FDA" w:rsidP="006E1FDA">
      <w:pPr>
        <w:pStyle w:val="Kop3"/>
      </w:pPr>
      <w:bookmarkStart w:id="94" w:name="_Toc36121691"/>
      <w:r>
        <w:t>Get BVAC through SFTP</w:t>
      </w:r>
      <w:bookmarkEnd w:id="94"/>
    </w:p>
    <w:p w14:paraId="7C07A266" w14:textId="77777777" w:rsidR="006E1FDA" w:rsidRDefault="006E1FDA" w:rsidP="006E1FDA">
      <w:r>
        <w:t xml:space="preserve">The TIP system will </w:t>
      </w:r>
      <w:r>
        <w:rPr>
          <w:lang w:val="en-GB"/>
        </w:rPr>
        <w:t>extract 4 times per day</w:t>
      </w:r>
      <w:r>
        <w:t xml:space="preserve"> all data from the Assuralia Table for every insurer that is configured with end-point-type = </w:t>
      </w:r>
      <w:r w:rsidRPr="004E0F0C">
        <w:rPr>
          <w:b/>
        </w:rPr>
        <w:t>SFTP</w:t>
      </w:r>
      <w:r>
        <w:t xml:space="preserve"> and where the Status of the BVAC Message is ‘New’.  </w:t>
      </w:r>
    </w:p>
    <w:p w14:paraId="4BEE1180" w14:textId="77777777" w:rsidR="006E1FDA" w:rsidRPr="004E0F0C" w:rsidRDefault="006E1FDA" w:rsidP="006E1FDA">
      <w:r w:rsidRPr="004E0F0C">
        <w:t>This resulting list of BVAC messages are aggregated into a single file referenced as “BVAC-&lt;CBFA&gt;-&lt;date&gt;.xml” and put on the SFTP directory for the given CBFA</w:t>
      </w:r>
      <w:r>
        <w:t>:</w:t>
      </w:r>
      <w:r>
        <w:tab/>
      </w:r>
      <w:r w:rsidRPr="004E0F0C">
        <w:rPr>
          <w:sz w:val="16"/>
        </w:rPr>
        <w:t>(/opt/users/weblogic/configuration/assuraliasftp/&lt;CBFA&gt;)</w:t>
      </w:r>
    </w:p>
    <w:p w14:paraId="07222B4D" w14:textId="77777777" w:rsidR="006E1FDA" w:rsidRDefault="006E1FDA" w:rsidP="006E1FDA">
      <w:pPr>
        <w:rPr>
          <w:b/>
        </w:rPr>
      </w:pPr>
      <w:r>
        <w:t>The file can then be picked up by an insurer through SFTP connection.</w:t>
      </w:r>
    </w:p>
    <w:p w14:paraId="44E3ED9B" w14:textId="77777777" w:rsidR="006E1FDA" w:rsidRDefault="006E1FDA" w:rsidP="006E1FDA">
      <w:r>
        <w:t xml:space="preserve"> </w:t>
      </w:r>
      <w:r w:rsidRPr="00976E6E">
        <w:t>The access to the SFTP directories are con</w:t>
      </w:r>
      <w:r>
        <w:t>f</w:t>
      </w:r>
      <w:r w:rsidRPr="00976E6E">
        <w:t xml:space="preserve">igured </w:t>
      </w:r>
      <w:r>
        <w:t xml:space="preserve">on infrastructure </w:t>
      </w:r>
      <w:r w:rsidRPr="00976E6E">
        <w:t>to be only accessible by</w:t>
      </w:r>
      <w:r>
        <w:t xml:space="preserve"> the authenticated insurer by verifying public key. The SSH public key (2048 bits) of the insurer is stored on TIP</w:t>
      </w:r>
      <w:r w:rsidRPr="00976E6E">
        <w:t>.</w:t>
      </w:r>
      <w:r>
        <w:t xml:space="preserve"> The public/private key pair needs to be renewed every 3 years between TIP and Insurer through manual agreement between APB (Farmaflux) and Insurer (or AssurCard). </w:t>
      </w:r>
    </w:p>
    <w:p w14:paraId="771F3BD5" w14:textId="77777777" w:rsidR="006E1FDA" w:rsidRDefault="006E1FDA" w:rsidP="006E1FDA">
      <w:r>
        <w:lastRenderedPageBreak/>
        <w:t xml:space="preserve">The TIP SFTP setup will associate the user name of the insurer with the public SSH Key, so there is no need to each time enter a password. The data is transferred from TIP to Insurer through a secure channel (SSH-2) with data encryption based on a temporary agreed symmetric session key based on AES-192 algorithm. </w:t>
      </w:r>
    </w:p>
    <w:p w14:paraId="04474322" w14:textId="77777777" w:rsidR="006E1FDA" w:rsidRDefault="006E1FDA" w:rsidP="006E1FDA">
      <w:pPr>
        <w:pStyle w:val="NormalWithSpacing"/>
      </w:pPr>
      <w:r>
        <w:t xml:space="preserve">The file format is XML and looks like: </w:t>
      </w:r>
    </w:p>
    <w:p w14:paraId="3CE72048" w14:textId="77777777" w:rsidR="006E1FDA" w:rsidRPr="00A90014" w:rsidRDefault="006E1FDA" w:rsidP="006E1FDA">
      <w:pPr>
        <w:pStyle w:val="Code"/>
        <w:rPr>
          <w:lang w:val="fr-BE"/>
        </w:rPr>
      </w:pPr>
      <w:r w:rsidRPr="00A90014">
        <w:rPr>
          <w:lang w:val="fr-BE"/>
        </w:rPr>
        <w:t>&lt;bvac-list&gt;</w:t>
      </w:r>
    </w:p>
    <w:p w14:paraId="09CE3517" w14:textId="77777777" w:rsidR="006E1FDA" w:rsidRPr="00A90014" w:rsidRDefault="006E1FDA" w:rsidP="006E1FDA">
      <w:pPr>
        <w:pStyle w:val="Code"/>
        <w:rPr>
          <w:lang w:val="fr-BE"/>
        </w:rPr>
      </w:pPr>
      <w:r w:rsidRPr="00A90014">
        <w:rPr>
          <w:lang w:val="fr-BE"/>
        </w:rPr>
        <w:t>&lt;CBFA&gt;0196&lt;/CBFA&gt;</w:t>
      </w:r>
    </w:p>
    <w:p w14:paraId="46D7590B" w14:textId="77777777" w:rsidR="006E1FDA" w:rsidRPr="00A90014" w:rsidRDefault="006E1FDA" w:rsidP="006E1FDA">
      <w:pPr>
        <w:pStyle w:val="Code"/>
        <w:rPr>
          <w:lang w:val="fr-BE"/>
        </w:rPr>
      </w:pPr>
      <w:r w:rsidRPr="00A90014">
        <w:rPr>
          <w:lang w:val="fr-BE"/>
        </w:rPr>
        <w:t>&lt;bvac&gt;</w:t>
      </w:r>
    </w:p>
    <w:p w14:paraId="4E7FE2D9" w14:textId="77777777" w:rsidR="006E1FDA" w:rsidRPr="00DE7507" w:rsidRDefault="006E1FDA" w:rsidP="006E1FDA">
      <w:pPr>
        <w:pStyle w:val="Code"/>
        <w:ind w:firstLine="720"/>
        <w:rPr>
          <w:lang w:val="fr-BE"/>
        </w:rPr>
      </w:pPr>
      <w:r w:rsidRPr="00DE7507">
        <w:rPr>
          <w:lang w:val="fr-BE"/>
        </w:rPr>
        <w:t>&lt;bvac-document-id&gt;12345687987654321&lt;/bvac-document-id&gt;</w:t>
      </w:r>
    </w:p>
    <w:p w14:paraId="1B2E6F3C" w14:textId="1FBC32BE" w:rsidR="006E1FDA" w:rsidRPr="00AB1AC9" w:rsidRDefault="00A55CA5" w:rsidP="006E1FDA">
      <w:pPr>
        <w:pStyle w:val="Code"/>
      </w:pPr>
      <w:r>
        <w:rPr>
          <w:noProof/>
        </w:rPr>
        <w:drawing>
          <wp:anchor distT="0" distB="0" distL="114300" distR="114300" simplePos="0" relativeHeight="251658248" behindDoc="0" locked="0" layoutInCell="1" allowOverlap="1" wp14:anchorId="1852D162" wp14:editId="25D9631E">
            <wp:simplePos x="0" y="0"/>
            <wp:positionH relativeFrom="column">
              <wp:posOffset>4515485</wp:posOffset>
            </wp:positionH>
            <wp:positionV relativeFrom="paragraph">
              <wp:posOffset>55880</wp:posOffset>
            </wp:positionV>
            <wp:extent cx="1587500" cy="1339215"/>
            <wp:effectExtent l="0" t="0" r="0" b="0"/>
            <wp:wrapSquare wrapText="bothSides"/>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87500" cy="1339215"/>
                    </a:xfrm>
                    <a:prstGeom prst="rect">
                      <a:avLst/>
                    </a:prstGeom>
                    <a:noFill/>
                  </pic:spPr>
                </pic:pic>
              </a:graphicData>
            </a:graphic>
            <wp14:sizeRelH relativeFrom="page">
              <wp14:pctWidth>0</wp14:pctWidth>
            </wp14:sizeRelH>
            <wp14:sizeRelV relativeFrom="page">
              <wp14:pctHeight>0</wp14:pctHeight>
            </wp14:sizeRelV>
          </wp:anchor>
        </w:drawing>
      </w:r>
      <w:r w:rsidR="006E1FDA" w:rsidRPr="00554A00">
        <w:rPr>
          <w:lang w:val="en-US"/>
        </w:rPr>
        <w:tab/>
      </w:r>
      <w:r w:rsidR="006E1FDA" w:rsidRPr="00AB1AC9">
        <w:t>&lt;bvac-document&gt;</w:t>
      </w:r>
    </w:p>
    <w:p w14:paraId="5F6E0073" w14:textId="77777777" w:rsidR="006E1FDA" w:rsidRDefault="006E1FDA" w:rsidP="006E1FDA">
      <w:pPr>
        <w:pStyle w:val="Code"/>
        <w:ind w:firstLine="720"/>
      </w:pPr>
      <w:r w:rsidRPr="00AB1AC9">
        <w:t>&lt;!</w:t>
      </w:r>
      <w:r>
        <w:t xml:space="preserve">—ENCRYPTED (for Insurer corresponding with CBFA) </w:t>
      </w:r>
      <w:r w:rsidRPr="004E0F0C">
        <w:t>--&gt;</w:t>
      </w:r>
    </w:p>
    <w:p w14:paraId="1A1429B3" w14:textId="77777777" w:rsidR="006E1FDA" w:rsidRPr="00A90014" w:rsidRDefault="006E1FDA" w:rsidP="006E1FDA">
      <w:pPr>
        <w:pStyle w:val="Code"/>
        <w:ind w:firstLine="720"/>
        <w:rPr>
          <w:lang w:val="fr-BE"/>
        </w:rPr>
      </w:pPr>
      <w:r w:rsidRPr="00A90014">
        <w:rPr>
          <w:lang w:val="fr-BE"/>
        </w:rPr>
        <w:t>&lt;/bvac-document&gt;</w:t>
      </w:r>
    </w:p>
    <w:p w14:paraId="12907D6A" w14:textId="77777777" w:rsidR="006E1FDA" w:rsidRPr="00A90014" w:rsidRDefault="006E1FDA" w:rsidP="006E1FDA">
      <w:pPr>
        <w:pStyle w:val="Code"/>
        <w:rPr>
          <w:lang w:val="fr-BE"/>
        </w:rPr>
      </w:pPr>
      <w:r w:rsidRPr="00A90014">
        <w:rPr>
          <w:lang w:val="fr-BE"/>
        </w:rPr>
        <w:t>&lt;/bvac</w:t>
      </w:r>
      <w:r w:rsidRPr="00A90014" w:rsidDel="00AB1AC9">
        <w:rPr>
          <w:lang w:val="fr-BE"/>
        </w:rPr>
        <w:t xml:space="preserve"> </w:t>
      </w:r>
      <w:r w:rsidRPr="00A90014">
        <w:rPr>
          <w:lang w:val="fr-BE"/>
        </w:rPr>
        <w:t>&gt;</w:t>
      </w:r>
    </w:p>
    <w:p w14:paraId="4C2806A0" w14:textId="77777777" w:rsidR="006E1FDA" w:rsidRPr="00A90014" w:rsidRDefault="006E1FDA" w:rsidP="006E1FDA">
      <w:pPr>
        <w:pStyle w:val="Code"/>
        <w:rPr>
          <w:lang w:val="fr-BE"/>
        </w:rPr>
      </w:pPr>
      <w:r w:rsidRPr="00A90014">
        <w:rPr>
          <w:lang w:val="fr-BE"/>
        </w:rPr>
        <w:t>&lt;bvac</w:t>
      </w:r>
      <w:r w:rsidRPr="00A90014" w:rsidDel="00AB1AC9">
        <w:rPr>
          <w:lang w:val="fr-BE"/>
        </w:rPr>
        <w:t xml:space="preserve"> </w:t>
      </w:r>
      <w:r w:rsidRPr="00A90014">
        <w:rPr>
          <w:lang w:val="fr-BE"/>
        </w:rPr>
        <w:t xml:space="preserve">&gt; </w:t>
      </w:r>
      <w:r w:rsidRPr="00A90014">
        <w:rPr>
          <w:lang w:val="fr-BE"/>
        </w:rPr>
        <w:tab/>
      </w:r>
    </w:p>
    <w:p w14:paraId="36930E07" w14:textId="77777777" w:rsidR="006E1FDA" w:rsidRPr="00DE7507" w:rsidRDefault="006E1FDA" w:rsidP="006E1FDA">
      <w:pPr>
        <w:pStyle w:val="Code"/>
        <w:ind w:firstLine="720"/>
        <w:rPr>
          <w:lang w:val="fr-BE"/>
        </w:rPr>
      </w:pPr>
      <w:r w:rsidRPr="00DE7507">
        <w:rPr>
          <w:lang w:val="fr-BE"/>
        </w:rPr>
        <w:t>&lt;bvac-document-id&gt;12345687987654322&lt;/bvac-document-id&gt;</w:t>
      </w:r>
    </w:p>
    <w:p w14:paraId="428DFD95" w14:textId="77777777" w:rsidR="006E1FDA" w:rsidRPr="00097C8D" w:rsidRDefault="006E1FDA" w:rsidP="006E1FDA">
      <w:pPr>
        <w:pStyle w:val="Code"/>
        <w:rPr>
          <w:lang w:val="en-US"/>
        </w:rPr>
      </w:pPr>
      <w:r w:rsidRPr="00DE7507">
        <w:rPr>
          <w:lang w:val="fr-BE"/>
        </w:rPr>
        <w:tab/>
      </w:r>
      <w:r w:rsidRPr="00097C8D">
        <w:rPr>
          <w:lang w:val="en-US"/>
        </w:rPr>
        <w:t>&lt;bvac-document&gt;</w:t>
      </w:r>
    </w:p>
    <w:p w14:paraId="5C460B34" w14:textId="77777777" w:rsidR="006E1FDA" w:rsidRPr="00F97409" w:rsidRDefault="006E1FDA" w:rsidP="006E1FDA">
      <w:pPr>
        <w:pStyle w:val="Code"/>
        <w:ind w:firstLine="720"/>
      </w:pPr>
      <w:r w:rsidRPr="00AB1AC9">
        <w:t xml:space="preserve">&lt;!-- </w:t>
      </w:r>
      <w:r>
        <w:t xml:space="preserve">ENCRYPTED (for Insurer corresponding with CBFA) </w:t>
      </w:r>
      <w:r w:rsidRPr="00F97409">
        <w:t>--&gt;</w:t>
      </w:r>
    </w:p>
    <w:p w14:paraId="0628AE13" w14:textId="77777777" w:rsidR="006E1FDA" w:rsidRPr="00A90014" w:rsidRDefault="006E1FDA" w:rsidP="006E1FDA">
      <w:pPr>
        <w:pStyle w:val="Code"/>
        <w:rPr>
          <w:lang w:val="fr-BE"/>
        </w:rPr>
      </w:pPr>
      <w:r w:rsidRPr="00F97409">
        <w:tab/>
      </w:r>
      <w:r w:rsidRPr="00A90014">
        <w:rPr>
          <w:lang w:val="fr-BE"/>
        </w:rPr>
        <w:t>&lt;/bvac-document&gt;</w:t>
      </w:r>
    </w:p>
    <w:p w14:paraId="61AABCC2" w14:textId="77777777" w:rsidR="006E1FDA" w:rsidRPr="00A90014" w:rsidRDefault="006E1FDA" w:rsidP="006E1FDA">
      <w:pPr>
        <w:pStyle w:val="Code"/>
        <w:rPr>
          <w:lang w:val="fr-BE"/>
        </w:rPr>
      </w:pPr>
      <w:r w:rsidRPr="00A90014">
        <w:rPr>
          <w:lang w:val="fr-BE"/>
        </w:rPr>
        <w:t>&lt;/bvac</w:t>
      </w:r>
      <w:r w:rsidRPr="00A90014" w:rsidDel="00AB1AC9">
        <w:rPr>
          <w:lang w:val="fr-BE"/>
        </w:rPr>
        <w:t xml:space="preserve"> </w:t>
      </w:r>
      <w:r w:rsidRPr="00A90014">
        <w:rPr>
          <w:lang w:val="fr-BE"/>
        </w:rPr>
        <w:t>&gt;</w:t>
      </w:r>
    </w:p>
    <w:p w14:paraId="6E183E9B" w14:textId="77777777" w:rsidR="006E1FDA" w:rsidRPr="00A90014" w:rsidRDefault="006E1FDA" w:rsidP="006E1FDA">
      <w:pPr>
        <w:pStyle w:val="Code"/>
        <w:rPr>
          <w:lang w:val="fr-BE"/>
        </w:rPr>
      </w:pPr>
      <w:r w:rsidRPr="00A90014">
        <w:rPr>
          <w:lang w:val="fr-BE"/>
        </w:rPr>
        <w:t>…</w:t>
      </w:r>
    </w:p>
    <w:p w14:paraId="3326C23C" w14:textId="77777777" w:rsidR="006E1FDA" w:rsidRPr="00A90014" w:rsidRDefault="006E1FDA" w:rsidP="006E1FDA">
      <w:pPr>
        <w:pStyle w:val="Code"/>
        <w:rPr>
          <w:lang w:val="fr-BE"/>
        </w:rPr>
      </w:pPr>
      <w:r w:rsidRPr="00A90014">
        <w:rPr>
          <w:lang w:val="fr-BE"/>
        </w:rPr>
        <w:t>&lt;/bvac-list&gt;</w:t>
      </w:r>
    </w:p>
    <w:p w14:paraId="70F65049" w14:textId="77777777" w:rsidR="006E1FDA" w:rsidRDefault="006E1FDA" w:rsidP="006E1FDA">
      <w:pPr>
        <w:pStyle w:val="NormalWithSpacing"/>
        <w:rPr>
          <w:lang w:val="fr-FR"/>
        </w:rPr>
      </w:pPr>
    </w:p>
    <w:p w14:paraId="006DF495" w14:textId="77777777" w:rsidR="005544E8" w:rsidRPr="008D5ACA" w:rsidRDefault="005544E8" w:rsidP="00E169C1">
      <w:pPr>
        <w:pStyle w:val="NormalWithSpacing"/>
        <w:rPr>
          <w:lang w:val="fr-BE"/>
        </w:rPr>
      </w:pPr>
      <w:bookmarkStart w:id="95" w:name="_Toc397433330"/>
      <w:bookmarkEnd w:id="64"/>
    </w:p>
    <w:p w14:paraId="4687C5FD" w14:textId="77777777" w:rsidR="006E1FDA" w:rsidRPr="003C7599" w:rsidRDefault="006E1FDA" w:rsidP="006E1FDA">
      <w:pPr>
        <w:pStyle w:val="Kop1"/>
        <w:rPr>
          <w:lang w:val="fr-BE"/>
        </w:rPr>
      </w:pPr>
      <w:bookmarkStart w:id="96" w:name="_Toc36121692"/>
      <w:r>
        <w:rPr>
          <w:lang w:val="fr-BE"/>
        </w:rPr>
        <w:lastRenderedPageBreak/>
        <w:t>Characteristics</w:t>
      </w:r>
      <w:bookmarkEnd w:id="96"/>
    </w:p>
    <w:p w14:paraId="61C35A84" w14:textId="4995A97C" w:rsidR="006E1FDA" w:rsidRPr="0057631E"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rPr>
          <w:lang w:val="en-US"/>
        </w:rPr>
      </w:pPr>
      <w:bookmarkStart w:id="97" w:name="_Toc36121693"/>
      <w:r w:rsidRPr="0057631E">
        <w:rPr>
          <w:lang w:val="en-US"/>
        </w:rPr>
        <w:t xml:space="preserve">Characteristics of the </w:t>
      </w:r>
      <w:r w:rsidR="0057631E" w:rsidRPr="0057631E">
        <w:rPr>
          <w:lang w:val="en-US"/>
        </w:rPr>
        <w:t>[Case Number] (dossiernummer ,numéro de dossier)</w:t>
      </w:r>
      <w:bookmarkEnd w:id="97"/>
    </w:p>
    <w:p w14:paraId="1E747177" w14:textId="5115CDD1" w:rsidR="006E1FDA" w:rsidRPr="0057631E" w:rsidRDefault="006E1FDA" w:rsidP="006E1FDA">
      <w:pPr>
        <w:pStyle w:val="Textbody"/>
        <w:rPr>
          <w:lang w:val="en-US"/>
        </w:rPr>
      </w:pPr>
      <w:r w:rsidRPr="006D3C2C">
        <w:rPr>
          <w:lang w:val="en-GB"/>
        </w:rPr>
        <w:t xml:space="preserve">Members insurance companies each have their own format of the </w:t>
      </w:r>
      <w:r w:rsidR="0057631E">
        <w:rPr>
          <w:lang w:val="en-GB"/>
        </w:rPr>
        <w:t>[Case Number] (dossiernummer ,numéro de dossier)</w:t>
      </w:r>
      <w:r w:rsidRPr="006D3C2C">
        <w:rPr>
          <w:lang w:val="en-GB"/>
        </w:rPr>
        <w:t xml:space="preserve">. </w:t>
      </w:r>
      <w:r w:rsidRPr="00446163">
        <w:rPr>
          <w:lang w:val="en-GB"/>
        </w:rPr>
        <w:t xml:space="preserve">To ensure correct reading of this </w:t>
      </w:r>
      <w:r w:rsidR="0057631E">
        <w:rPr>
          <w:lang w:val="en-GB"/>
        </w:rPr>
        <w:t>[Case Number] (dossiernummer ,numéro de dossier)</w:t>
      </w:r>
      <w:r w:rsidRPr="00446163">
        <w:rPr>
          <w:lang w:val="en-GB"/>
        </w:rPr>
        <w:t xml:space="preserve"> by the pharmacy software, a standard approach is agreed by all insurers who wish to participate in this project.  </w:t>
      </w:r>
      <w:r w:rsidRPr="0057631E">
        <w:rPr>
          <w:b/>
          <w:lang w:val="en-US"/>
        </w:rPr>
        <w:t>They shall use:</w:t>
      </w:r>
      <w:r w:rsidRPr="0057631E">
        <w:rPr>
          <w:lang w:val="en-US"/>
        </w:rPr>
        <w:t xml:space="preserve"> </w:t>
      </w:r>
    </w:p>
    <w:p w14:paraId="7431B134" w14:textId="77777777" w:rsidR="006E1FDA" w:rsidRPr="009227D0" w:rsidRDefault="006E1FDA" w:rsidP="006E1FDA">
      <w:pPr>
        <w:pStyle w:val="Textbody"/>
        <w:rPr>
          <w:lang w:val="en-GB"/>
        </w:rPr>
      </w:pPr>
      <w:r w:rsidRPr="009227D0">
        <w:rPr>
          <w:lang w:val="en-GB"/>
        </w:rPr>
        <w:t xml:space="preserve">Format: </w:t>
      </w:r>
      <w:r w:rsidRPr="00A8309F">
        <w:rPr>
          <w:b/>
          <w:lang w:val="en-GB"/>
        </w:rPr>
        <w:t xml:space="preserve">14N </w:t>
      </w:r>
    </w:p>
    <w:p w14:paraId="316802F7" w14:textId="345C3CC7" w:rsidR="006E1FDA" w:rsidRPr="009227D0" w:rsidRDefault="006E1FDA" w:rsidP="00A47ED1">
      <w:pPr>
        <w:pStyle w:val="Textbody"/>
        <w:numPr>
          <w:ilvl w:val="0"/>
          <w:numId w:val="45"/>
        </w:numPr>
        <w:rPr>
          <w:lang w:val="en-GB"/>
        </w:rPr>
      </w:pPr>
      <w:r>
        <w:rPr>
          <w:lang w:val="en-GB"/>
        </w:rPr>
        <w:t>with</w:t>
      </w:r>
      <w:r w:rsidRPr="009227D0">
        <w:rPr>
          <w:lang w:val="en-GB"/>
        </w:rPr>
        <w:t xml:space="preserve"> the first four </w:t>
      </w:r>
      <w:r>
        <w:rPr>
          <w:lang w:val="en-GB"/>
        </w:rPr>
        <w:t>positions</w:t>
      </w:r>
      <w:r w:rsidRPr="009227D0">
        <w:rPr>
          <w:lang w:val="en-GB"/>
        </w:rPr>
        <w:t xml:space="preserve"> (4N), the official identification of the insurer (formerly known under the name CBFA number (eg AG-Ins., Ethias). DKV = 0739 </w:t>
      </w:r>
    </w:p>
    <w:p w14:paraId="7E4686EF" w14:textId="77777777" w:rsidR="006E1FDA" w:rsidRPr="009227D0" w:rsidRDefault="006E1FDA" w:rsidP="00A47ED1">
      <w:pPr>
        <w:pStyle w:val="Textbody"/>
        <w:numPr>
          <w:ilvl w:val="0"/>
          <w:numId w:val="45"/>
        </w:numPr>
        <w:rPr>
          <w:lang w:val="en-GB"/>
        </w:rPr>
      </w:pPr>
      <w:r>
        <w:rPr>
          <w:lang w:val="en-GB"/>
        </w:rPr>
        <w:t>with</w:t>
      </w:r>
      <w:r w:rsidRPr="009227D0">
        <w:rPr>
          <w:lang w:val="en-GB"/>
        </w:rPr>
        <w:t xml:space="preserve"> the following 10 positions (10N) can be filled in "free" by insurers, with either the file or the extension number. </w:t>
      </w:r>
    </w:p>
    <w:p w14:paraId="72B36A6B" w14:textId="77777777" w:rsidR="006E1FDA" w:rsidRPr="009227D0" w:rsidRDefault="006E1FDA" w:rsidP="00A47ED1">
      <w:pPr>
        <w:pStyle w:val="Textbody"/>
        <w:numPr>
          <w:ilvl w:val="0"/>
          <w:numId w:val="45"/>
        </w:numPr>
        <w:rPr>
          <w:lang w:val="en-GB"/>
        </w:rPr>
      </w:pPr>
      <w:r>
        <w:rPr>
          <w:lang w:val="en-GB"/>
        </w:rPr>
        <w:t>with</w:t>
      </w:r>
      <w:r w:rsidRPr="009227D0">
        <w:rPr>
          <w:lang w:val="en-GB"/>
        </w:rPr>
        <w:t xml:space="preserve"> the last two positions (2N) preferred, but not mandatory, a check digit with a known algorithm (eg 97 -. Modulo 97) contain, in order to avoid incorrect (possibly manual) imput a number. </w:t>
      </w:r>
    </w:p>
    <w:p w14:paraId="680684C7" w14:textId="411F8192" w:rsidR="006E1FDA" w:rsidRPr="009227D0" w:rsidRDefault="006E1FDA" w:rsidP="006E1FDA">
      <w:pPr>
        <w:pStyle w:val="Textbody"/>
        <w:rPr>
          <w:lang w:val="en-GB"/>
        </w:rPr>
      </w:pPr>
      <w:r w:rsidRPr="009227D0">
        <w:rPr>
          <w:lang w:val="en-GB"/>
        </w:rPr>
        <w:t xml:space="preserve">Into the effectiveness of the solution to this </w:t>
      </w:r>
      <w:r w:rsidR="0057631E">
        <w:rPr>
          <w:lang w:val="en-GB"/>
        </w:rPr>
        <w:t>[Case Number] (dossiernummer ,numéro de dossier)</w:t>
      </w:r>
    </w:p>
    <w:p w14:paraId="5D20B483" w14:textId="47B9975B" w:rsidR="006E1FDA" w:rsidRPr="00A8309F" w:rsidRDefault="006E1FDA" w:rsidP="00A47ED1">
      <w:pPr>
        <w:pStyle w:val="Textbody"/>
        <w:numPr>
          <w:ilvl w:val="0"/>
          <w:numId w:val="46"/>
        </w:numPr>
        <w:rPr>
          <w:lang w:val="en-GB"/>
        </w:rPr>
      </w:pPr>
      <w:r w:rsidRPr="715EC1EE">
        <w:rPr>
          <w:lang w:val="en-GB"/>
        </w:rPr>
        <w:t>shall be readable by a bar code reader (read scan) in the pharmacy. Member insurers make the necessary efforts to uniformly (eg. Default location on a standardized type of letter) make available to the patient (eg. upon admission to the hospital)  this barcode. Here we assume a linear Code 128 barcode</w:t>
      </w:r>
      <w:r w:rsidR="00517E3B" w:rsidRPr="715EC1EE">
        <w:rPr>
          <w:lang w:val="en-GB"/>
        </w:rPr>
        <w:t xml:space="preserve"> or QR-code</w:t>
      </w:r>
      <w:r w:rsidRPr="715EC1EE">
        <w:rPr>
          <w:lang w:val="en-GB"/>
        </w:rPr>
        <w:t xml:space="preserve"> (see 4.4 Code 128</w:t>
      </w:r>
      <w:r w:rsidR="00517E3B" w:rsidRPr="715EC1EE">
        <w:rPr>
          <w:lang w:val="en-GB"/>
        </w:rPr>
        <w:t>/QR</w:t>
      </w:r>
      <w:r w:rsidRPr="715EC1EE">
        <w:rPr>
          <w:lang w:val="en-GB"/>
        </w:rPr>
        <w:t xml:space="preserve">). </w:t>
      </w:r>
    </w:p>
    <w:p w14:paraId="4AB9E6D9" w14:textId="77777777" w:rsidR="006E1FDA" w:rsidRPr="006D3C2C" w:rsidRDefault="006E1FDA" w:rsidP="00A47ED1">
      <w:pPr>
        <w:pStyle w:val="Textbody"/>
        <w:numPr>
          <w:ilvl w:val="0"/>
          <w:numId w:val="46"/>
        </w:numPr>
        <w:rPr>
          <w:lang w:val="en-GB"/>
        </w:rPr>
      </w:pPr>
      <w:r w:rsidRPr="00A8309F">
        <w:rPr>
          <w:lang w:val="en-GB"/>
        </w:rPr>
        <w:t xml:space="preserve">The barcode will be accompanied by a </w:t>
      </w:r>
      <w:r w:rsidRPr="009227D0">
        <w:rPr>
          <w:lang w:val="en-GB"/>
        </w:rPr>
        <w:t xml:space="preserve">character </w:t>
      </w:r>
      <w:r>
        <w:rPr>
          <w:lang w:val="en-GB"/>
        </w:rPr>
        <w:t xml:space="preserve">representation of the code. </w:t>
      </w:r>
      <w:r w:rsidRPr="009227D0">
        <w:rPr>
          <w:lang w:val="en-GB"/>
        </w:rPr>
        <w:t xml:space="preserve">This </w:t>
      </w:r>
      <w:r>
        <w:rPr>
          <w:lang w:val="en-GB"/>
        </w:rPr>
        <w:t xml:space="preserve">serves </w:t>
      </w:r>
      <w:r w:rsidRPr="009227D0">
        <w:rPr>
          <w:lang w:val="en-GB"/>
        </w:rPr>
        <w:t xml:space="preserve">as a fall back </w:t>
      </w:r>
      <w:r>
        <w:rPr>
          <w:lang w:val="en-GB"/>
        </w:rPr>
        <w:t>for the situations where</w:t>
      </w:r>
      <w:r w:rsidRPr="009227D0">
        <w:rPr>
          <w:lang w:val="en-GB"/>
        </w:rPr>
        <w:t xml:space="preserve"> the file cannot be scanned correctly.</w:t>
      </w:r>
    </w:p>
    <w:p w14:paraId="58D9E3D4" w14:textId="5CD8A93A" w:rsidR="006E1FDA"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pPr>
      <w:bookmarkStart w:id="98" w:name="_Toc36121694"/>
      <w:r>
        <w:t xml:space="preserve">Characteristics of the </w:t>
      </w:r>
      <w:r w:rsidR="0057631E">
        <w:t>[Affiliation Number]</w:t>
      </w:r>
      <w:bookmarkEnd w:id="98"/>
      <w:r w:rsidR="0057631E">
        <w:t xml:space="preserve"> </w:t>
      </w:r>
    </w:p>
    <w:p w14:paraId="3A06236B" w14:textId="04FA16BD" w:rsidR="006E1FDA" w:rsidRPr="006D3C2C" w:rsidRDefault="006E1FDA" w:rsidP="006E1FDA">
      <w:pPr>
        <w:pStyle w:val="Textbody"/>
        <w:rPr>
          <w:lang w:val="en-GB"/>
        </w:rPr>
      </w:pPr>
      <w:r w:rsidRPr="006D3C2C">
        <w:rPr>
          <w:lang w:val="en-GB"/>
        </w:rPr>
        <w:t xml:space="preserve">Members insurance companies each have their own format of the </w:t>
      </w:r>
      <w:r w:rsidR="0057631E">
        <w:rPr>
          <w:lang w:val="en-GB"/>
        </w:rPr>
        <w:t>[Affiliation Number] (aansluitingsnummer, numéro d’affiliation)</w:t>
      </w:r>
      <w:r w:rsidRPr="006D3C2C">
        <w:rPr>
          <w:lang w:val="en-GB"/>
        </w:rPr>
        <w:t xml:space="preserve">. To ensure correct reading of this </w:t>
      </w:r>
      <w:r w:rsidR="0057631E">
        <w:rPr>
          <w:lang w:val="en-GB"/>
        </w:rPr>
        <w:t>[Affiliation Number] (aansluitingsnummer, numéro d’affiliation)</w:t>
      </w:r>
      <w:r w:rsidRPr="006D3C2C">
        <w:rPr>
          <w:lang w:val="en-GB"/>
        </w:rPr>
        <w:t xml:space="preserve"> by the pharmacy software, a standard approach is agreed by all insurers who wish to participate in this project.  </w:t>
      </w:r>
      <w:r w:rsidRPr="006D3C2C">
        <w:rPr>
          <w:b/>
          <w:lang w:val="en-GB"/>
        </w:rPr>
        <w:t>They shall use:</w:t>
      </w:r>
      <w:r w:rsidRPr="006D3C2C">
        <w:rPr>
          <w:lang w:val="en-GB"/>
        </w:rPr>
        <w:t xml:space="preserve"> </w:t>
      </w:r>
    </w:p>
    <w:p w14:paraId="18898CD3" w14:textId="77777777" w:rsidR="006E1FDA" w:rsidRPr="009227D0" w:rsidRDefault="006E1FDA" w:rsidP="006E1FDA">
      <w:pPr>
        <w:pStyle w:val="Textbody"/>
        <w:rPr>
          <w:lang w:val="en-GB"/>
        </w:rPr>
      </w:pPr>
      <w:r w:rsidRPr="009227D0">
        <w:rPr>
          <w:lang w:val="en-GB"/>
        </w:rPr>
        <w:t xml:space="preserve">Format: </w:t>
      </w:r>
      <w:r w:rsidRPr="00A8309F">
        <w:rPr>
          <w:b/>
          <w:lang w:val="en-GB"/>
        </w:rPr>
        <w:t xml:space="preserve">14N </w:t>
      </w:r>
    </w:p>
    <w:p w14:paraId="6FEC4308" w14:textId="5C803EA6" w:rsidR="006E1FDA" w:rsidRPr="009227D0" w:rsidRDefault="006E1FDA" w:rsidP="00A47ED1">
      <w:pPr>
        <w:pStyle w:val="Textbody"/>
        <w:numPr>
          <w:ilvl w:val="0"/>
          <w:numId w:val="45"/>
        </w:numPr>
        <w:rPr>
          <w:lang w:val="en-GB"/>
        </w:rPr>
      </w:pPr>
      <w:r>
        <w:rPr>
          <w:lang w:val="en-GB"/>
        </w:rPr>
        <w:t>with</w:t>
      </w:r>
      <w:r w:rsidRPr="009227D0">
        <w:rPr>
          <w:lang w:val="en-GB"/>
        </w:rPr>
        <w:t xml:space="preserve"> the first four </w:t>
      </w:r>
      <w:r>
        <w:rPr>
          <w:lang w:val="en-GB"/>
        </w:rPr>
        <w:t>positions</w:t>
      </w:r>
      <w:r w:rsidRPr="009227D0">
        <w:rPr>
          <w:lang w:val="en-GB"/>
        </w:rPr>
        <w:t xml:space="preserve"> (4N), the official identification of the insurer (formerly known under the name CBFA number (eg AG-Ins., Ethias). </w:t>
      </w:r>
      <w:r w:rsidR="00C00CB6">
        <w:rPr>
          <w:lang w:val="en-GB"/>
        </w:rPr>
        <w:t xml:space="preserve">Eg. </w:t>
      </w:r>
      <w:r w:rsidRPr="009227D0">
        <w:rPr>
          <w:lang w:val="en-GB"/>
        </w:rPr>
        <w:t>DKV = 0739</w:t>
      </w:r>
    </w:p>
    <w:p w14:paraId="55D47594" w14:textId="77777777" w:rsidR="006E1FDA" w:rsidRPr="009227D0" w:rsidRDefault="006E1FDA" w:rsidP="00A47ED1">
      <w:pPr>
        <w:pStyle w:val="Textbody"/>
        <w:numPr>
          <w:ilvl w:val="0"/>
          <w:numId w:val="45"/>
        </w:numPr>
        <w:rPr>
          <w:lang w:val="en-GB"/>
        </w:rPr>
      </w:pPr>
      <w:r>
        <w:rPr>
          <w:lang w:val="en-GB"/>
        </w:rPr>
        <w:t>with</w:t>
      </w:r>
      <w:r w:rsidRPr="009227D0">
        <w:rPr>
          <w:lang w:val="en-GB"/>
        </w:rPr>
        <w:t xml:space="preserve"> the following 10 positions (10N) can be filled in "free" by insurers, with either the file or the extension number. </w:t>
      </w:r>
    </w:p>
    <w:p w14:paraId="52AF895A" w14:textId="444F00A3" w:rsidR="006E1FDA" w:rsidRPr="009227D0" w:rsidRDefault="006E1FDA" w:rsidP="00A47ED1">
      <w:pPr>
        <w:pStyle w:val="Textbody"/>
        <w:numPr>
          <w:ilvl w:val="0"/>
          <w:numId w:val="45"/>
        </w:numPr>
        <w:rPr>
          <w:lang w:val="en-GB"/>
        </w:rPr>
      </w:pPr>
      <w:r>
        <w:rPr>
          <w:lang w:val="en-GB"/>
        </w:rPr>
        <w:t>with</w:t>
      </w:r>
      <w:r w:rsidRPr="009227D0">
        <w:rPr>
          <w:lang w:val="en-GB"/>
        </w:rPr>
        <w:t xml:space="preserve"> the last two positions (2N) preferred, but not mandatory, a check digit with a known algorithm (eg 97 -. Modulo 97) contain, in order to avoid incorrect (possibly manual) i</w:t>
      </w:r>
      <w:r w:rsidR="00C07556">
        <w:rPr>
          <w:lang w:val="en-GB"/>
        </w:rPr>
        <w:t>n</w:t>
      </w:r>
      <w:r w:rsidRPr="009227D0">
        <w:rPr>
          <w:lang w:val="en-GB"/>
        </w:rPr>
        <w:t xml:space="preserve">put a number. </w:t>
      </w:r>
    </w:p>
    <w:p w14:paraId="333532B0" w14:textId="05E673D6" w:rsidR="006E1FDA" w:rsidRPr="009227D0" w:rsidRDefault="006E1FDA" w:rsidP="006E1FDA">
      <w:pPr>
        <w:pStyle w:val="Textbody"/>
        <w:rPr>
          <w:lang w:val="en-GB"/>
        </w:rPr>
      </w:pPr>
      <w:r w:rsidRPr="009227D0">
        <w:rPr>
          <w:lang w:val="en-GB"/>
        </w:rPr>
        <w:t xml:space="preserve">Into the effectiveness of the solution to this </w:t>
      </w:r>
      <w:r w:rsidR="0057631E">
        <w:rPr>
          <w:lang w:val="en-GB"/>
        </w:rPr>
        <w:t>[Affiliation Number] (aansluitingsnummer, numéro d’affiliation)</w:t>
      </w:r>
    </w:p>
    <w:p w14:paraId="1AE6607B" w14:textId="73F71515" w:rsidR="006E1FDA" w:rsidRPr="00A8309F" w:rsidRDefault="006E1FDA" w:rsidP="00A47ED1">
      <w:pPr>
        <w:pStyle w:val="Textbody"/>
        <w:numPr>
          <w:ilvl w:val="0"/>
          <w:numId w:val="46"/>
        </w:numPr>
        <w:rPr>
          <w:lang w:val="en-GB"/>
        </w:rPr>
      </w:pPr>
      <w:r w:rsidRPr="715EC1EE">
        <w:rPr>
          <w:lang w:val="en-GB"/>
        </w:rPr>
        <w:t xml:space="preserve">shall be readable by a bar code reader (read scan) in the pharmacy. Members insurers make the necessary efforts to uniformly (eg. Default location on a standardized type of letter) make available to the patient (eg. upon </w:t>
      </w:r>
      <w:r w:rsidRPr="715EC1EE">
        <w:rPr>
          <w:lang w:val="en-GB"/>
        </w:rPr>
        <w:lastRenderedPageBreak/>
        <w:t>admission to the hospital)  this barcode. Here we assume a linear Code 128 barcode</w:t>
      </w:r>
      <w:r w:rsidR="00517E3B" w:rsidRPr="715EC1EE">
        <w:rPr>
          <w:lang w:val="en-GB"/>
        </w:rPr>
        <w:t xml:space="preserve"> or QR-code</w:t>
      </w:r>
      <w:r w:rsidRPr="715EC1EE">
        <w:rPr>
          <w:lang w:val="en-GB"/>
        </w:rPr>
        <w:t xml:space="preserve"> (see 4.4 Code 128</w:t>
      </w:r>
      <w:r w:rsidR="00517E3B" w:rsidRPr="715EC1EE">
        <w:rPr>
          <w:lang w:val="en-GB"/>
        </w:rPr>
        <w:t>/QR</w:t>
      </w:r>
      <w:r w:rsidRPr="715EC1EE">
        <w:rPr>
          <w:lang w:val="en-GB"/>
        </w:rPr>
        <w:t xml:space="preserve">). </w:t>
      </w:r>
    </w:p>
    <w:p w14:paraId="131020A9" w14:textId="77777777" w:rsidR="006E1FDA" w:rsidRPr="009227D0" w:rsidRDefault="006E1FDA" w:rsidP="00A47ED1">
      <w:pPr>
        <w:pStyle w:val="Textbody"/>
        <w:numPr>
          <w:ilvl w:val="0"/>
          <w:numId w:val="46"/>
        </w:numPr>
        <w:rPr>
          <w:lang w:val="en-GB"/>
        </w:rPr>
      </w:pPr>
      <w:r w:rsidRPr="00A8309F">
        <w:rPr>
          <w:lang w:val="en-GB"/>
        </w:rPr>
        <w:t xml:space="preserve">The barcode will be accompanied by a </w:t>
      </w:r>
      <w:r w:rsidRPr="009227D0">
        <w:rPr>
          <w:lang w:val="en-GB"/>
        </w:rPr>
        <w:t xml:space="preserve">character </w:t>
      </w:r>
      <w:r>
        <w:rPr>
          <w:lang w:val="en-GB"/>
        </w:rPr>
        <w:t xml:space="preserve">representation of the code. </w:t>
      </w:r>
      <w:r w:rsidRPr="009227D0">
        <w:rPr>
          <w:lang w:val="en-GB"/>
        </w:rPr>
        <w:t xml:space="preserve">This </w:t>
      </w:r>
      <w:r>
        <w:rPr>
          <w:lang w:val="en-GB"/>
        </w:rPr>
        <w:t xml:space="preserve">serves </w:t>
      </w:r>
      <w:r w:rsidRPr="009227D0">
        <w:rPr>
          <w:lang w:val="en-GB"/>
        </w:rPr>
        <w:t xml:space="preserve">as a fall back </w:t>
      </w:r>
      <w:r>
        <w:rPr>
          <w:lang w:val="en-GB"/>
        </w:rPr>
        <w:t>for the situations where</w:t>
      </w:r>
      <w:r w:rsidRPr="009227D0">
        <w:rPr>
          <w:lang w:val="en-GB"/>
        </w:rPr>
        <w:t xml:space="preserve"> the file cannot be scanned correctly.</w:t>
      </w:r>
    </w:p>
    <w:p w14:paraId="6CC19BEE" w14:textId="77777777" w:rsidR="006E1FDA" w:rsidRPr="006D3C2C" w:rsidRDefault="006E1FDA" w:rsidP="006E1FDA">
      <w:pPr>
        <w:pStyle w:val="Textbody"/>
        <w:rPr>
          <w:lang w:val="en-GB"/>
        </w:rPr>
      </w:pPr>
    </w:p>
    <w:p w14:paraId="5A87DD90" w14:textId="631B224C" w:rsidR="006E1FDA"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pPr>
      <w:bookmarkStart w:id="99" w:name="_Toc36121695"/>
      <w:r>
        <w:t xml:space="preserve">Characteristics of the </w:t>
      </w:r>
      <w:r w:rsidR="00105CE6">
        <w:t>[Document Number] ( documentnummer, numéro de document)</w:t>
      </w:r>
      <w:bookmarkEnd w:id="99"/>
    </w:p>
    <w:p w14:paraId="294BD0EE" w14:textId="4444D2B9" w:rsidR="006E1FDA" w:rsidRPr="006D3C2C" w:rsidRDefault="006E1FDA" w:rsidP="006E1FDA">
      <w:pPr>
        <w:pStyle w:val="Textbody"/>
        <w:rPr>
          <w:lang w:val="en-GB"/>
        </w:rPr>
      </w:pPr>
      <w:r>
        <w:rPr>
          <w:lang w:val="en-GB"/>
        </w:rPr>
        <w:t xml:space="preserve">The </w:t>
      </w:r>
      <w:r w:rsidR="00105CE6">
        <w:rPr>
          <w:lang w:val="en-GB"/>
        </w:rPr>
        <w:t>[Document Number] ( documentnummer, numéro de document)</w:t>
      </w:r>
      <w:r w:rsidRPr="006D3C2C">
        <w:rPr>
          <w:lang w:val="en-GB"/>
        </w:rPr>
        <w:t xml:space="preserve"> is a unique number over a period of 30 years, taking into account 2 million </w:t>
      </w:r>
      <w:r>
        <w:rPr>
          <w:lang w:val="en-GB"/>
        </w:rPr>
        <w:t xml:space="preserve">BVAC’s </w:t>
      </w:r>
      <w:r w:rsidRPr="006D3C2C">
        <w:rPr>
          <w:lang w:val="en-GB"/>
        </w:rPr>
        <w:t xml:space="preserve">per year in the early phase, and rising to a maximum of 240 million BVAC's. </w:t>
      </w:r>
    </w:p>
    <w:p w14:paraId="5C9AF85A" w14:textId="52933A28" w:rsidR="006E1FDA" w:rsidRPr="006D3C2C" w:rsidRDefault="006E1FDA" w:rsidP="006E1FDA">
      <w:pPr>
        <w:pStyle w:val="Textbody"/>
        <w:rPr>
          <w:lang w:val="en-GB"/>
        </w:rPr>
      </w:pPr>
      <w:r w:rsidRPr="715EC1EE">
        <w:rPr>
          <w:lang w:val="en-GB"/>
        </w:rPr>
        <w:t xml:space="preserve">The </w:t>
      </w:r>
      <w:r w:rsidR="00105CE6" w:rsidRPr="715EC1EE">
        <w:rPr>
          <w:lang w:val="en-GB"/>
        </w:rPr>
        <w:t>[Document Number] ( documentnummer, numéro de document)</w:t>
      </w:r>
      <w:r w:rsidRPr="715EC1EE">
        <w:rPr>
          <w:lang w:val="en-GB"/>
        </w:rPr>
        <w:t xml:space="preserve"> should be made available as a barcode under the Code 128</w:t>
      </w:r>
      <w:r w:rsidR="00517E3B" w:rsidRPr="715EC1EE">
        <w:rPr>
          <w:lang w:val="en-GB"/>
        </w:rPr>
        <w:t>/QR</w:t>
      </w:r>
      <w:r w:rsidRPr="715EC1EE">
        <w:rPr>
          <w:lang w:val="en-GB"/>
        </w:rPr>
        <w:t xml:space="preserve"> specification. </w:t>
      </w:r>
    </w:p>
    <w:p w14:paraId="40366FE2" w14:textId="77777777" w:rsidR="006E1FDA" w:rsidRPr="006D3C2C" w:rsidRDefault="006E1FDA" w:rsidP="006E1FDA">
      <w:pPr>
        <w:pStyle w:val="Textbody"/>
        <w:rPr>
          <w:lang w:val="en-GB"/>
        </w:rPr>
      </w:pPr>
      <w:r w:rsidRPr="006D3C2C">
        <w:rPr>
          <w:lang w:val="en-GB"/>
        </w:rPr>
        <w:t xml:space="preserve">This document number </w:t>
      </w:r>
      <w:r>
        <w:rPr>
          <w:lang w:val="en-GB"/>
        </w:rPr>
        <w:t>adheres to</w:t>
      </w:r>
      <w:r w:rsidRPr="006D3C2C">
        <w:rPr>
          <w:lang w:val="en-GB"/>
        </w:rPr>
        <w:t xml:space="preserve"> the specifications of a UUID (more details can be found at wikipedia).</w:t>
      </w:r>
    </w:p>
    <w:p w14:paraId="036F0D1E" w14:textId="373F5632" w:rsidR="006E1FDA" w:rsidRPr="008D5ACA" w:rsidRDefault="006E1FDA" w:rsidP="006E1FDA">
      <w:pPr>
        <w:pStyle w:val="Kop2"/>
        <w:keepNext w:val="0"/>
        <w:keepLines w:val="0"/>
        <w:pBdr>
          <w:bottom w:val="dotted" w:sz="4" w:space="0" w:color="4F6228" w:themeColor="accent3" w:themeShade="80"/>
        </w:pBdr>
        <w:tabs>
          <w:tab w:val="left" w:pos="709"/>
        </w:tabs>
        <w:suppressAutoHyphens/>
        <w:spacing w:after="80"/>
        <w:ind w:left="0" w:firstLine="0"/>
      </w:pPr>
      <w:bookmarkStart w:id="100" w:name="_Toc36121696"/>
      <w:r>
        <w:t>Code 128</w:t>
      </w:r>
      <w:r w:rsidR="00517E3B">
        <w:t>/QR</w:t>
      </w:r>
      <w:bookmarkEnd w:id="100"/>
    </w:p>
    <w:p w14:paraId="5FE10FED" w14:textId="17FCDA4E" w:rsidR="006E1FDA" w:rsidRDefault="00C00CB6" w:rsidP="006E1FDA">
      <w:pPr>
        <w:pStyle w:val="Textbody"/>
        <w:rPr>
          <w:lang w:val="en-US"/>
        </w:rPr>
      </w:pPr>
      <w:r w:rsidRPr="715EC1EE">
        <w:rPr>
          <w:lang w:val="en-US"/>
        </w:rPr>
        <w:t>The</w:t>
      </w:r>
      <w:r w:rsidR="006E1FDA" w:rsidRPr="715EC1EE">
        <w:rPr>
          <w:lang w:val="en-US"/>
        </w:rPr>
        <w:t xml:space="preserve"> Code 128 </w:t>
      </w:r>
      <w:r w:rsidRPr="715EC1EE">
        <w:rPr>
          <w:lang w:val="en-US"/>
        </w:rPr>
        <w:t>specification</w:t>
      </w:r>
      <w:r w:rsidR="006E1FDA" w:rsidRPr="715EC1EE">
        <w:rPr>
          <w:lang w:val="en-US"/>
        </w:rPr>
        <w:t xml:space="preserve"> is </w:t>
      </w:r>
      <w:r w:rsidRPr="715EC1EE">
        <w:rPr>
          <w:lang w:val="en-US"/>
        </w:rPr>
        <w:t>an</w:t>
      </w:r>
      <w:r w:rsidR="006E1FDA" w:rsidRPr="715EC1EE">
        <w:rPr>
          <w:lang w:val="en-US"/>
        </w:rPr>
        <w:t xml:space="preserve"> international barcode </w:t>
      </w:r>
      <w:r w:rsidRPr="715EC1EE">
        <w:rPr>
          <w:lang w:val="en-US"/>
        </w:rPr>
        <w:t>format</w:t>
      </w:r>
      <w:r w:rsidR="006E1FDA" w:rsidRPr="715EC1EE">
        <w:rPr>
          <w:lang w:val="en-US"/>
        </w:rPr>
        <w:t xml:space="preserve"> </w:t>
      </w:r>
      <w:r w:rsidRPr="715EC1EE">
        <w:rPr>
          <w:lang w:val="en-US"/>
        </w:rPr>
        <w:t>that is supported by the barcode readers of the pharmacists</w:t>
      </w:r>
      <w:r w:rsidR="006E1FDA" w:rsidRPr="715EC1EE">
        <w:rPr>
          <w:lang w:val="en-US"/>
        </w:rPr>
        <w:t>. The barcode symbology is specified in ISO/IEC 15417:2007.</w:t>
      </w:r>
      <w:r w:rsidR="00547C05" w:rsidRPr="715EC1EE">
        <w:rPr>
          <w:lang w:val="en-US"/>
        </w:rPr>
        <w:t xml:space="preserve"> The QR-code is a type of matrix barcode or two-dimensional barcode which is a newer type of barcode that is supported by the barcode readers of the pharmacist.</w:t>
      </w:r>
      <w:r w:rsidR="006E1FDA" w:rsidRPr="00860CEC">
        <w:rPr>
          <w:lang w:val="en-US"/>
        </w:rPr>
        <w:br/>
      </w:r>
      <w:r w:rsidR="006E1FDA" w:rsidRPr="715EC1EE">
        <w:rPr>
          <w:lang w:val="en-US"/>
        </w:rPr>
        <w:t xml:space="preserve">Recommendations: </w:t>
      </w:r>
    </w:p>
    <w:p w14:paraId="582CD030" w14:textId="77777777" w:rsidR="006E1FDA" w:rsidRDefault="006E1FDA" w:rsidP="00A47ED1">
      <w:pPr>
        <w:pStyle w:val="Textbody"/>
        <w:numPr>
          <w:ilvl w:val="0"/>
          <w:numId w:val="43"/>
        </w:numPr>
        <w:rPr>
          <w:lang w:val="en-US"/>
        </w:rPr>
      </w:pPr>
      <w:r>
        <w:rPr>
          <w:lang w:val="en-US"/>
        </w:rPr>
        <w:t>Preferably subset  is used</w:t>
      </w:r>
    </w:p>
    <w:p w14:paraId="4A3B9A27" w14:textId="77777777" w:rsidR="006E1FDA" w:rsidRDefault="006E1FDA" w:rsidP="00A47ED1">
      <w:pPr>
        <w:pStyle w:val="Textbody"/>
        <w:numPr>
          <w:ilvl w:val="0"/>
          <w:numId w:val="43"/>
        </w:numPr>
        <w:rPr>
          <w:lang w:val="en-US"/>
        </w:rPr>
      </w:pPr>
      <w:r>
        <w:rPr>
          <w:lang w:val="en-US"/>
        </w:rPr>
        <w:t xml:space="preserve">Density: </w:t>
      </w:r>
      <w:r w:rsidRPr="00FC273F">
        <w:rPr>
          <w:lang w:val="en-US"/>
        </w:rPr>
        <w:t xml:space="preserve">0.250 mm. </w:t>
      </w:r>
    </w:p>
    <w:p w14:paraId="6B95A667" w14:textId="77777777" w:rsidR="006E1FDA" w:rsidRDefault="006E1FDA" w:rsidP="00A47ED1">
      <w:pPr>
        <w:pStyle w:val="Textbody"/>
        <w:numPr>
          <w:ilvl w:val="0"/>
          <w:numId w:val="43"/>
        </w:numPr>
        <w:rPr>
          <w:lang w:val="en-US"/>
        </w:rPr>
      </w:pPr>
      <w:r>
        <w:rPr>
          <w:lang w:val="en-US"/>
        </w:rPr>
        <w:t xml:space="preserve">Hight: (at least) </w:t>
      </w:r>
      <w:r w:rsidRPr="00FC273F">
        <w:rPr>
          <w:lang w:val="en-US"/>
        </w:rPr>
        <w:t xml:space="preserve">10 mm </w:t>
      </w:r>
    </w:p>
    <w:p w14:paraId="671DAE42" w14:textId="77777777" w:rsidR="006E1FDA" w:rsidRDefault="006E1FDA" w:rsidP="00A47ED1">
      <w:pPr>
        <w:pStyle w:val="Textbody"/>
        <w:numPr>
          <w:ilvl w:val="0"/>
          <w:numId w:val="43"/>
        </w:numPr>
        <w:rPr>
          <w:lang w:val="en-US"/>
        </w:rPr>
      </w:pPr>
      <w:r>
        <w:rPr>
          <w:lang w:val="en-US"/>
        </w:rPr>
        <w:t xml:space="preserve">Width: </w:t>
      </w:r>
      <w:r w:rsidRPr="00FC273F">
        <w:rPr>
          <w:lang w:val="en-US"/>
        </w:rPr>
        <w:t xml:space="preserve">45 mm wide. </w:t>
      </w:r>
    </w:p>
    <w:p w14:paraId="78B308F1" w14:textId="77777777" w:rsidR="006E1FDA" w:rsidRPr="00C345C0" w:rsidRDefault="006E1FDA" w:rsidP="00A47ED1">
      <w:pPr>
        <w:pStyle w:val="Textbody"/>
        <w:numPr>
          <w:ilvl w:val="0"/>
          <w:numId w:val="43"/>
        </w:numPr>
        <w:rPr>
          <w:lang w:val="en-US"/>
        </w:rPr>
      </w:pPr>
      <w:r w:rsidRPr="00C345C0">
        <w:rPr>
          <w:lang w:val="en-US"/>
        </w:rPr>
        <w:t>Both before and after the barcode there is an empty space of at least 2.5 mm.</w:t>
      </w:r>
    </w:p>
    <w:p w14:paraId="076B0622" w14:textId="77777777" w:rsidR="006E1FDA" w:rsidRDefault="006E1FDA" w:rsidP="00A47ED1">
      <w:pPr>
        <w:pStyle w:val="Textbody"/>
        <w:numPr>
          <w:ilvl w:val="0"/>
          <w:numId w:val="43"/>
        </w:numPr>
        <w:rPr>
          <w:lang w:val="en-US"/>
        </w:rPr>
      </w:pPr>
      <w:r w:rsidRPr="00C345C0">
        <w:rPr>
          <w:lang w:val="en-US"/>
        </w:rPr>
        <w:t xml:space="preserve">Below the barcode, the code number is displayed in Arabic numerals, the height of the figures being 2 mm and minimum 1 mm empty space is provided between the barcode and the code in numbers. </w:t>
      </w:r>
    </w:p>
    <w:p w14:paraId="2FD6EE24" w14:textId="77777777" w:rsidR="006E1FDA" w:rsidRPr="00C345C0" w:rsidRDefault="006E1FDA" w:rsidP="00A47ED1">
      <w:pPr>
        <w:pStyle w:val="Textbody"/>
        <w:numPr>
          <w:ilvl w:val="0"/>
          <w:numId w:val="43"/>
        </w:numPr>
        <w:rPr>
          <w:lang w:val="en-US"/>
        </w:rPr>
      </w:pPr>
      <w:r w:rsidRPr="00C345C0">
        <w:rPr>
          <w:lang w:val="en-US"/>
        </w:rPr>
        <w:t>This information is printed in black ink on a white</w:t>
      </w:r>
      <w:r>
        <w:rPr>
          <w:lang w:val="en-US"/>
        </w:rPr>
        <w:t xml:space="preserve"> background</w:t>
      </w:r>
    </w:p>
    <w:p w14:paraId="5AB139E7" w14:textId="77777777" w:rsidR="00547C05" w:rsidRPr="00906D77" w:rsidRDefault="00547C05" w:rsidP="006E1FDA">
      <w:pPr>
        <w:pStyle w:val="Textbody"/>
        <w:rPr>
          <w:lang w:val="en-US"/>
        </w:rPr>
      </w:pPr>
    </w:p>
    <w:p w14:paraId="7253B161" w14:textId="77777777" w:rsidR="006E1FDA" w:rsidRPr="008C48A5" w:rsidRDefault="00F65E93" w:rsidP="006E1FDA">
      <w:pPr>
        <w:pStyle w:val="Kop2"/>
        <w:keepNext w:val="0"/>
        <w:keepLines w:val="0"/>
        <w:pBdr>
          <w:bottom w:val="dotted" w:sz="4" w:space="0" w:color="4F6228" w:themeColor="accent3" w:themeShade="80"/>
        </w:pBdr>
        <w:tabs>
          <w:tab w:val="left" w:pos="709"/>
        </w:tabs>
        <w:suppressAutoHyphens/>
        <w:spacing w:after="80"/>
        <w:ind w:left="0" w:firstLine="0"/>
        <w:rPr>
          <w:lang w:val="en-US"/>
        </w:rPr>
      </w:pPr>
      <w:bookmarkStart w:id="101" w:name="_Toc36121697"/>
      <w:r>
        <w:rPr>
          <w:lang w:val="en-US"/>
        </w:rPr>
        <w:t>Period</w:t>
      </w:r>
      <w:r w:rsidR="006E1FDA" w:rsidRPr="008C48A5">
        <w:rPr>
          <w:lang w:val="en-US"/>
        </w:rPr>
        <w:t xml:space="preserve"> </w:t>
      </w:r>
      <w:r w:rsidR="008C48A5" w:rsidRPr="008C48A5">
        <w:rPr>
          <w:lang w:val="en-US"/>
        </w:rPr>
        <w:t>of</w:t>
      </w:r>
      <w:r w:rsidR="006E1FDA" w:rsidRPr="008C48A5">
        <w:rPr>
          <w:lang w:val="en-US"/>
        </w:rPr>
        <w:t xml:space="preserve"> </w:t>
      </w:r>
      <w:r w:rsidR="008C48A5" w:rsidRPr="008C48A5">
        <w:rPr>
          <w:lang w:val="en-US"/>
        </w:rPr>
        <w:t>storage</w:t>
      </w:r>
      <w:r w:rsidR="006E1FDA" w:rsidRPr="008C48A5">
        <w:rPr>
          <w:lang w:val="en-US"/>
        </w:rPr>
        <w:t xml:space="preserve"> </w:t>
      </w:r>
      <w:r w:rsidR="008C48A5" w:rsidRPr="008C48A5">
        <w:rPr>
          <w:lang w:val="en-US"/>
        </w:rPr>
        <w:t>of</w:t>
      </w:r>
      <w:r w:rsidR="006E1FDA" w:rsidRPr="008C48A5">
        <w:rPr>
          <w:lang w:val="en-US"/>
        </w:rPr>
        <w:t xml:space="preserve"> </w:t>
      </w:r>
      <w:r w:rsidR="008C48A5" w:rsidRPr="008C48A5">
        <w:rPr>
          <w:lang w:val="en-US"/>
        </w:rPr>
        <w:t>encrypted data</w:t>
      </w:r>
      <w:r w:rsidR="006E1FDA" w:rsidRPr="008C48A5">
        <w:rPr>
          <w:lang w:val="en-US"/>
        </w:rPr>
        <w:t xml:space="preserve"> </w:t>
      </w:r>
      <w:r w:rsidR="008C48A5" w:rsidRPr="008C48A5">
        <w:rPr>
          <w:lang w:val="en-US"/>
        </w:rPr>
        <w:t>f</w:t>
      </w:r>
      <w:r w:rsidR="008C48A5">
        <w:rPr>
          <w:lang w:val="en-US"/>
        </w:rPr>
        <w:t>or the receiving insurer</w:t>
      </w:r>
      <w:bookmarkEnd w:id="101"/>
    </w:p>
    <w:p w14:paraId="2AFE43C2" w14:textId="4591797A" w:rsidR="008C48A5" w:rsidRPr="008C48A5" w:rsidRDefault="008C48A5" w:rsidP="006E1FDA">
      <w:pPr>
        <w:pStyle w:val="Textbody"/>
        <w:rPr>
          <w:lang w:val="en-US"/>
        </w:rPr>
      </w:pPr>
      <w:r w:rsidRPr="008C48A5">
        <w:rPr>
          <w:lang w:val="en-US"/>
        </w:rPr>
        <w:t>The Segre</w:t>
      </w:r>
      <w:r>
        <w:rPr>
          <w:lang w:val="en-US"/>
        </w:rPr>
        <w:t>gated Storage serves primarily as a “buffer” or “temporary storage” of the BVAC data. Each insurer will collect these data on a frequent basis.</w:t>
      </w:r>
    </w:p>
    <w:p w14:paraId="265FDC00" w14:textId="2A2584CA" w:rsidR="006E1FDA" w:rsidRDefault="006E1FDA" w:rsidP="006E1FDA">
      <w:r w:rsidRPr="00A6771A">
        <w:t>(Refer configuration at the TIP</w:t>
      </w:r>
      <w:r>
        <w:t xml:space="preserve">: </w:t>
      </w:r>
      <w:r>
        <w:fldChar w:fldCharType="begin"/>
      </w:r>
      <w:r>
        <w:instrText xml:space="preserve"> REF _Ref398565715 \r \h  \* MERGEFORMAT </w:instrText>
      </w:r>
      <w:r>
        <w:fldChar w:fldCharType="separate"/>
      </w:r>
      <w:r w:rsidR="00660E35">
        <w:rPr>
          <w:b/>
          <w:bCs/>
          <w:lang w:val="nl-NL"/>
        </w:rPr>
        <w:t>Fout! Verwijzingsbron niet gevonden.</w:t>
      </w:r>
      <w:r>
        <w:fldChar w:fldCharType="end"/>
      </w:r>
      <w:r>
        <w:t xml:space="preserve"> </w:t>
      </w:r>
      <w:r>
        <w:fldChar w:fldCharType="begin"/>
      </w:r>
      <w:r>
        <w:instrText xml:space="preserve"> REF _Ref398565723 \h  \* MERGEFORMAT </w:instrText>
      </w:r>
      <w:r>
        <w:fldChar w:fldCharType="separate"/>
      </w:r>
      <w:r w:rsidR="00660E35">
        <w:rPr>
          <w:b/>
          <w:bCs/>
          <w:lang w:val="nl-NL"/>
        </w:rPr>
        <w:t>Fout! Verwijzingsbron niet gevonden.</w:t>
      </w:r>
      <w:r>
        <w:fldChar w:fldCharType="end"/>
      </w:r>
      <w:r>
        <w:t xml:space="preserve"> on page </w:t>
      </w:r>
      <w:r>
        <w:fldChar w:fldCharType="begin"/>
      </w:r>
      <w:r>
        <w:instrText xml:space="preserve"> PAGEREF _Ref398565730 \h </w:instrText>
      </w:r>
      <w:r>
        <w:fldChar w:fldCharType="separate"/>
      </w:r>
      <w:r w:rsidR="00660E35">
        <w:rPr>
          <w:b/>
          <w:bCs/>
          <w:noProof/>
          <w:lang w:val="nl-NL"/>
        </w:rPr>
        <w:t>Fout! Bladwijzer niet gedefinieerd.</w:t>
      </w:r>
      <w:r>
        <w:fldChar w:fldCharType="end"/>
      </w:r>
      <w:r w:rsidRPr="00A6771A">
        <w:t>)</w:t>
      </w:r>
    </w:p>
    <w:p w14:paraId="071EA3A1" w14:textId="3E1DB7CB" w:rsidR="00A6771A" w:rsidRPr="00A6771A" w:rsidRDefault="00A6771A" w:rsidP="005544E8">
      <w:pPr>
        <w:pStyle w:val="Textbody"/>
        <w:rPr>
          <w:lang w:val="en-GB"/>
        </w:rPr>
      </w:pPr>
    </w:p>
    <w:p w14:paraId="439D5215" w14:textId="34CC98C0" w:rsidR="007B4961" w:rsidRDefault="007B4961" w:rsidP="00E169C1">
      <w:pPr>
        <w:pStyle w:val="Kop1"/>
      </w:pPr>
      <w:bookmarkStart w:id="102" w:name="_Toc36121698"/>
      <w:r>
        <w:lastRenderedPageBreak/>
        <w:t xml:space="preserve">Services, </w:t>
      </w:r>
      <w:r w:rsidR="00D707E7" w:rsidRPr="0034037D">
        <w:t>Message</w:t>
      </w:r>
      <w:r>
        <w:t xml:space="preserve">s and </w:t>
      </w:r>
      <w:r w:rsidR="00EB2589">
        <w:t>Data</w:t>
      </w:r>
      <w:r w:rsidR="00D707E7" w:rsidRPr="0034037D">
        <w:t xml:space="preserve"> </w:t>
      </w:r>
      <w:r w:rsidR="0034037D" w:rsidRPr="0034037D">
        <w:t>Formats</w:t>
      </w:r>
      <w:bookmarkEnd w:id="65"/>
      <w:bookmarkEnd w:id="66"/>
      <w:bookmarkEnd w:id="67"/>
      <w:bookmarkEnd w:id="95"/>
      <w:bookmarkEnd w:id="102"/>
    </w:p>
    <w:p w14:paraId="05522260" w14:textId="0C7A9925" w:rsidR="00D707E7" w:rsidRDefault="00D707E7" w:rsidP="00E169C1">
      <w:pPr>
        <w:pStyle w:val="Kop2"/>
      </w:pPr>
      <w:bookmarkStart w:id="103" w:name="_Toc398567580"/>
      <w:bookmarkStart w:id="104" w:name="_Toc398582595"/>
      <w:bookmarkStart w:id="105" w:name="_Toc398567581"/>
      <w:bookmarkStart w:id="106" w:name="_Toc398582596"/>
      <w:bookmarkStart w:id="107" w:name="_Toc398567582"/>
      <w:bookmarkStart w:id="108" w:name="_Toc398582597"/>
      <w:bookmarkStart w:id="109" w:name="_Ref370155179"/>
      <w:bookmarkStart w:id="110" w:name="_Ref370155187"/>
      <w:bookmarkStart w:id="111" w:name="_Toc370160364"/>
      <w:bookmarkStart w:id="112" w:name="_Toc397433331"/>
      <w:bookmarkStart w:id="113" w:name="_Toc36121699"/>
      <w:bookmarkEnd w:id="103"/>
      <w:bookmarkEnd w:id="104"/>
      <w:bookmarkEnd w:id="105"/>
      <w:bookmarkEnd w:id="106"/>
      <w:bookmarkEnd w:id="107"/>
      <w:bookmarkEnd w:id="108"/>
      <w:r>
        <w:t>Single Message</w:t>
      </w:r>
      <w:bookmarkEnd w:id="109"/>
      <w:bookmarkEnd w:id="110"/>
      <w:bookmarkEnd w:id="111"/>
      <w:r w:rsidR="00E24A86">
        <w:t xml:space="preserve"> – the basics</w:t>
      </w:r>
      <w:bookmarkEnd w:id="112"/>
      <w:bookmarkEnd w:id="113"/>
    </w:p>
    <w:p w14:paraId="1ADECF93" w14:textId="77777777" w:rsidR="00E24A86" w:rsidRDefault="00D707E7" w:rsidP="00E169C1">
      <w:r>
        <w:t>The single message format is an XML sp</w:t>
      </w:r>
      <w:r w:rsidR="00E24A86">
        <w:t xml:space="preserve">ecification used to communicate/collect </w:t>
      </w:r>
      <w:r>
        <w:t>information</w:t>
      </w:r>
      <w:r w:rsidR="00E24A86">
        <w:t xml:space="preserve"> from and to the pharmacy outlet</w:t>
      </w:r>
      <w:r w:rsidR="00CF515C">
        <w:t>.</w:t>
      </w:r>
      <w:r>
        <w:t xml:space="preserve"> </w:t>
      </w:r>
    </w:p>
    <w:p w14:paraId="3AFD7F30" w14:textId="70CDF9F0" w:rsidR="00D707E7" w:rsidRPr="00E00AED" w:rsidRDefault="00D707E7" w:rsidP="00E169C1">
      <w:r w:rsidRPr="00E00AED">
        <w:t xml:space="preserve">The message structure contains a </w:t>
      </w:r>
      <w:r w:rsidRPr="00E00AED">
        <w:rPr>
          <w:rStyle w:val="Nadruk"/>
        </w:rPr>
        <w:t>hierarchy of events and entities in its body</w:t>
      </w:r>
      <w:r w:rsidRPr="00E00AED">
        <w:t>.</w:t>
      </w:r>
    </w:p>
    <w:p w14:paraId="2A0524C3" w14:textId="51C8C374" w:rsidR="00D707E7" w:rsidRPr="00E00AED" w:rsidRDefault="00E24A86" w:rsidP="00A80FFF">
      <w:pPr>
        <w:pStyle w:val="BulletList"/>
        <w:numPr>
          <w:ilvl w:val="0"/>
          <w:numId w:val="13"/>
        </w:numPr>
      </w:pPr>
      <w:r w:rsidRPr="00E24A86">
        <w:rPr>
          <w:rStyle w:val="Zwaar"/>
          <w:u w:val="single"/>
        </w:rPr>
        <w:t>Events</w:t>
      </w:r>
      <w:r w:rsidRPr="00E00AED">
        <w:rPr>
          <w:rStyle w:val="Zwaar"/>
        </w:rPr>
        <w:t xml:space="preserve"> </w:t>
      </w:r>
      <w:r w:rsidRPr="00E24A86">
        <w:rPr>
          <w:rStyle w:val="Zwaar"/>
          <w:b w:val="0"/>
        </w:rPr>
        <w:t>embody specific</w:t>
      </w:r>
      <w:r>
        <w:rPr>
          <w:rStyle w:val="Zwaar"/>
        </w:rPr>
        <w:t xml:space="preserve"> datasets exchanged with the pharmacy outlet.</w:t>
      </w:r>
    </w:p>
    <w:p w14:paraId="22601BE4" w14:textId="77777777" w:rsidR="00D707E7" w:rsidRPr="00E00AED" w:rsidRDefault="00D707E7" w:rsidP="00A80FFF">
      <w:pPr>
        <w:pStyle w:val="BulletList"/>
        <w:numPr>
          <w:ilvl w:val="0"/>
          <w:numId w:val="13"/>
        </w:numPr>
      </w:pPr>
      <w:r w:rsidRPr="00E24A86">
        <w:rPr>
          <w:rStyle w:val="Zwaar"/>
          <w:u w:val="single"/>
        </w:rPr>
        <w:t>Entities</w:t>
      </w:r>
      <w:r w:rsidRPr="00E00AED">
        <w:rPr>
          <w:rStyle w:val="Zwaar"/>
        </w:rPr>
        <w:t xml:space="preserve"> are the data objects</w:t>
      </w:r>
      <w:r w:rsidRPr="00E00AED">
        <w:t xml:space="preserve"> manipulated by or associated with events.</w:t>
      </w:r>
    </w:p>
    <w:p w14:paraId="5C1AC581" w14:textId="77777777" w:rsidR="00D707E7" w:rsidRPr="00E00AED" w:rsidRDefault="00D707E7" w:rsidP="00A80FFF">
      <w:pPr>
        <w:pStyle w:val="BulletList"/>
        <w:numPr>
          <w:ilvl w:val="1"/>
          <w:numId w:val="13"/>
        </w:numPr>
      </w:pPr>
      <w:r w:rsidRPr="00E00AED">
        <w:rPr>
          <w:rStyle w:val="Nadruk"/>
        </w:rPr>
        <w:t xml:space="preserve">These are </w:t>
      </w:r>
      <w:r>
        <w:rPr>
          <w:rStyle w:val="Nadruk"/>
        </w:rPr>
        <w:t xml:space="preserve">either </w:t>
      </w:r>
      <w:r w:rsidRPr="00E00AED">
        <w:rPr>
          <w:rStyle w:val="Nadruk"/>
        </w:rPr>
        <w:t>part of</w:t>
      </w:r>
      <w:r>
        <w:rPr>
          <w:rStyle w:val="Nadruk"/>
        </w:rPr>
        <w:t>,</w:t>
      </w:r>
      <w:r w:rsidRPr="00E00AED">
        <w:rPr>
          <w:rStyle w:val="Nadruk"/>
        </w:rPr>
        <w:t xml:space="preserve"> or referenced by</w:t>
      </w:r>
      <w:r>
        <w:rPr>
          <w:rStyle w:val="Nadruk"/>
        </w:rPr>
        <w:t>,</w:t>
      </w:r>
      <w:r w:rsidRPr="00E00AED">
        <w:rPr>
          <w:rStyle w:val="Nadruk"/>
        </w:rPr>
        <w:t xml:space="preserve"> events</w:t>
      </w:r>
      <w:r w:rsidRPr="00E00AED">
        <w:t>. The latter is preferred if multiple events reference the same entity.</w:t>
      </w:r>
    </w:p>
    <w:p w14:paraId="0A17D13D" w14:textId="77777777" w:rsidR="00D707E7" w:rsidRDefault="00D707E7" w:rsidP="00E169C1">
      <w:r w:rsidRPr="00E00AED">
        <w:t xml:space="preserve">The following simplified diagram contains </w:t>
      </w:r>
      <w:r w:rsidRPr="00E00AED">
        <w:rPr>
          <w:rStyle w:val="Nadruk"/>
        </w:rPr>
        <w:t>fictional</w:t>
      </w:r>
      <w:r w:rsidRPr="00E00AED">
        <w:t xml:space="preserve"> elements to illustrate the difference between </w:t>
      </w:r>
      <w:r w:rsidRPr="006C15B5">
        <w:rPr>
          <w:i/>
        </w:rPr>
        <w:t>events</w:t>
      </w:r>
      <w:r w:rsidRPr="00E00AED">
        <w:t xml:space="preserve"> and </w:t>
      </w:r>
      <w:r w:rsidRPr="006C15B5">
        <w:rPr>
          <w:i/>
        </w:rPr>
        <w:t>entities</w:t>
      </w:r>
      <w:r w:rsidRPr="00E00AED">
        <w:t>. In this case, a revocation is an event that references a dispensation delivery.</w:t>
      </w:r>
    </w:p>
    <w:p w14:paraId="6F899916" w14:textId="77777777" w:rsidR="00B97DBD" w:rsidRPr="00E00AED" w:rsidRDefault="00B97DBD" w:rsidP="00E169C1"/>
    <w:p w14:paraId="4EC2CFCD" w14:textId="77777777" w:rsidR="00D707E7" w:rsidRPr="00E00AED" w:rsidRDefault="00D707E7" w:rsidP="00E169C1">
      <w:pPr>
        <w:pStyle w:val="Figure"/>
      </w:pPr>
      <w:r>
        <w:drawing>
          <wp:inline distT="0" distB="0" distL="0" distR="0" wp14:anchorId="1D928C7A" wp14:editId="1228DAA8">
            <wp:extent cx="3798000" cy="2512800"/>
            <wp:effectExtent l="0" t="0" r="0" b="1905"/>
            <wp:docPr id="205757368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98000" cy="2512800"/>
                    </a:xfrm>
                    <a:prstGeom prst="rect">
                      <a:avLst/>
                    </a:prstGeom>
                  </pic:spPr>
                </pic:pic>
              </a:graphicData>
            </a:graphic>
          </wp:inline>
        </w:drawing>
      </w:r>
    </w:p>
    <w:p w14:paraId="22AABF9F" w14:textId="4DDAD217" w:rsidR="00D707E7" w:rsidRDefault="00D707E7" w:rsidP="00E169C1">
      <w:pPr>
        <w:pStyle w:val="Bijschrift"/>
      </w:pPr>
      <w:bookmarkStart w:id="114" w:name="_Toc328487642"/>
      <w:bookmarkStart w:id="115" w:name="_Toc328714250"/>
      <w:bookmarkStart w:id="116" w:name="_Toc398582651"/>
      <w:r w:rsidRPr="00E00AED">
        <w:t xml:space="preserve">Figure </w:t>
      </w:r>
      <w:r>
        <w:fldChar w:fldCharType="begin"/>
      </w:r>
      <w:r>
        <w:instrText>SEQ Figure \* ARABIC</w:instrText>
      </w:r>
      <w:r>
        <w:fldChar w:fldCharType="separate"/>
      </w:r>
      <w:r w:rsidR="00660E35">
        <w:rPr>
          <w:noProof/>
        </w:rPr>
        <w:t>2</w:t>
      </w:r>
      <w:r>
        <w:fldChar w:fldCharType="end"/>
      </w:r>
      <w:r w:rsidR="00F51247">
        <w:rPr>
          <w:noProof/>
        </w:rPr>
        <w:t xml:space="preserve"> -</w:t>
      </w:r>
      <w:r w:rsidRPr="00E00AED">
        <w:t xml:space="preserve"> Single Message </w:t>
      </w:r>
      <w:bookmarkEnd w:id="114"/>
      <w:bookmarkEnd w:id="115"/>
      <w:r>
        <w:t>hierarchy overview</w:t>
      </w:r>
      <w:bookmarkEnd w:id="116"/>
    </w:p>
    <w:p w14:paraId="7CD351B9" w14:textId="60DE3521" w:rsidR="00D35253" w:rsidRPr="00D35253" w:rsidRDefault="008F775E" w:rsidP="00E169C1">
      <w:r>
        <w:t xml:space="preserve">Details on the SMC and the </w:t>
      </w:r>
      <w:r w:rsidR="00D35253">
        <w:t xml:space="preserve">revisions </w:t>
      </w:r>
      <w:r>
        <w:t xml:space="preserve">hereof </w:t>
      </w:r>
      <w:r w:rsidR="00D35253">
        <w:t xml:space="preserve">are maintained at paragraph </w:t>
      </w:r>
      <w:r w:rsidR="00D35253">
        <w:fldChar w:fldCharType="begin"/>
      </w:r>
      <w:r w:rsidR="00D35253">
        <w:instrText xml:space="preserve"> REF _Ref397413931 \r \h </w:instrText>
      </w:r>
      <w:r w:rsidR="00D35253">
        <w:fldChar w:fldCharType="separate"/>
      </w:r>
      <w:r w:rsidR="00660E35">
        <w:rPr>
          <w:b/>
          <w:bCs/>
          <w:lang w:val="nl-NL"/>
        </w:rPr>
        <w:t>Fout! Verwijzingsbron niet gevonden.</w:t>
      </w:r>
      <w:r w:rsidR="00D35253">
        <w:fldChar w:fldCharType="end"/>
      </w:r>
      <w:r w:rsidR="00D35253">
        <w:t xml:space="preserve"> </w:t>
      </w:r>
      <w:r w:rsidR="00D35253">
        <w:fldChar w:fldCharType="begin"/>
      </w:r>
      <w:r w:rsidR="00D35253">
        <w:instrText xml:space="preserve"> REF _Ref397413907 \h </w:instrText>
      </w:r>
      <w:r w:rsidR="00D35253">
        <w:fldChar w:fldCharType="separate"/>
      </w:r>
      <w:r w:rsidR="00660E35">
        <w:rPr>
          <w:b/>
          <w:bCs/>
          <w:lang w:val="nl-NL"/>
        </w:rPr>
        <w:t>Fout! Verwijzingsbron niet gevonden.</w:t>
      </w:r>
      <w:r w:rsidR="00D35253">
        <w:fldChar w:fldCharType="end"/>
      </w:r>
      <w:r w:rsidR="00D35253">
        <w:t xml:space="preserve"> on page </w:t>
      </w:r>
      <w:r w:rsidR="00D35253">
        <w:fldChar w:fldCharType="begin"/>
      </w:r>
      <w:r w:rsidR="00D35253">
        <w:instrText xml:space="preserve"> PAGEREF _Ref397413918 \h </w:instrText>
      </w:r>
      <w:r w:rsidR="00D35253">
        <w:fldChar w:fldCharType="separate"/>
      </w:r>
      <w:r w:rsidR="00660E35">
        <w:rPr>
          <w:b/>
          <w:bCs/>
          <w:noProof/>
          <w:lang w:val="nl-NL"/>
        </w:rPr>
        <w:t>Fout! Bladwijzer niet gedefinieerd.</w:t>
      </w:r>
      <w:r w:rsidR="00D35253">
        <w:fldChar w:fldCharType="end"/>
      </w:r>
      <w:r>
        <w:t xml:space="preserve">.  </w:t>
      </w:r>
    </w:p>
    <w:p w14:paraId="28701904" w14:textId="330720EC" w:rsidR="00D707E7" w:rsidRDefault="00D707E7" w:rsidP="00E169C1">
      <w:pPr>
        <w:pStyle w:val="Kop2"/>
      </w:pPr>
      <w:bookmarkStart w:id="117" w:name="_Ref370155219"/>
      <w:bookmarkStart w:id="118" w:name="_Ref370155228"/>
      <w:bookmarkStart w:id="119" w:name="_Toc370160365"/>
      <w:bookmarkStart w:id="120" w:name="_Toc397433332"/>
      <w:bookmarkStart w:id="121" w:name="_Toc36121700"/>
      <w:r>
        <w:t>BVAC Event</w:t>
      </w:r>
      <w:bookmarkEnd w:id="117"/>
      <w:bookmarkEnd w:id="118"/>
      <w:bookmarkEnd w:id="119"/>
      <w:r w:rsidR="00AC65B4">
        <w:t xml:space="preserve"> Type</w:t>
      </w:r>
      <w:r w:rsidR="00E24A86">
        <w:t xml:space="preserve"> – vehicle for sending the BVAC data</w:t>
      </w:r>
      <w:bookmarkEnd w:id="120"/>
      <w:bookmarkEnd w:id="121"/>
    </w:p>
    <w:p w14:paraId="43B6E83B" w14:textId="6B23FBAA" w:rsidR="00BD40DD" w:rsidRDefault="00E24A86" w:rsidP="00E169C1">
      <w:r>
        <w:t>This single message concept [</w:t>
      </w:r>
      <w:r w:rsidR="00860562">
        <w:t>SMC] has incorporated the “BVAC</w:t>
      </w:r>
      <w:r>
        <w:t>Event</w:t>
      </w:r>
      <w:r w:rsidR="00860562">
        <w:t>Type</w:t>
      </w:r>
      <w:r>
        <w:t>” as a vehi</w:t>
      </w:r>
      <w:r w:rsidR="00566B33">
        <w:t xml:space="preserve">cle for sending the BVAC data.  </w:t>
      </w:r>
    </w:p>
    <w:p w14:paraId="3D586327" w14:textId="40A3CD86" w:rsidR="00D707E7" w:rsidRDefault="00D707E7" w:rsidP="00E169C1">
      <w:pPr>
        <w:pStyle w:val="Kop3"/>
      </w:pPr>
      <w:bookmarkStart w:id="122" w:name="_Toc370160366"/>
      <w:bookmarkStart w:id="123" w:name="_Toc36121701"/>
      <w:r w:rsidRPr="00841525">
        <w:lastRenderedPageBreak/>
        <w:t xml:space="preserve">Message structure of </w:t>
      </w:r>
      <w:r w:rsidR="0064089E">
        <w:t xml:space="preserve">the SMC supporting the </w:t>
      </w:r>
      <w:r w:rsidRPr="00841525">
        <w:t>BVAC Event</w:t>
      </w:r>
      <w:bookmarkEnd w:id="122"/>
      <w:r w:rsidR="0064089E">
        <w:t>Type</w:t>
      </w:r>
      <w:bookmarkEnd w:id="123"/>
    </w:p>
    <w:p w14:paraId="02E0A8C9" w14:textId="3D5846B9" w:rsidR="00D707E7" w:rsidRDefault="00320BA7" w:rsidP="00E169C1">
      <w:r>
        <w:rPr>
          <w:noProof/>
        </w:rPr>
        <w:drawing>
          <wp:inline distT="0" distB="0" distL="0" distR="0" wp14:anchorId="7783E47F" wp14:editId="304332D2">
            <wp:extent cx="5466942" cy="3835400"/>
            <wp:effectExtent l="0" t="0" r="635" b="0"/>
            <wp:docPr id="697794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466942" cy="3835400"/>
                    </a:xfrm>
                    <a:prstGeom prst="rect">
                      <a:avLst/>
                    </a:prstGeom>
                  </pic:spPr>
                </pic:pic>
              </a:graphicData>
            </a:graphic>
          </wp:inline>
        </w:drawing>
      </w:r>
    </w:p>
    <w:p w14:paraId="7FB7E3C8" w14:textId="046A3DD9" w:rsidR="00D707E7" w:rsidRDefault="00D707E7" w:rsidP="00E169C1">
      <w:pPr>
        <w:pStyle w:val="Bijschrift"/>
      </w:pPr>
      <w:bookmarkStart w:id="124" w:name="_Ref363828190"/>
      <w:bookmarkStart w:id="125" w:name="_Ref363828184"/>
      <w:bookmarkStart w:id="126" w:name="_Toc363729818"/>
      <w:bookmarkStart w:id="127" w:name="_Toc398582652"/>
      <w:r>
        <w:t xml:space="preserve">Figure </w:t>
      </w:r>
      <w:r>
        <w:fldChar w:fldCharType="begin"/>
      </w:r>
      <w:r>
        <w:instrText>SEQ Figure \* ARABIC</w:instrText>
      </w:r>
      <w:r>
        <w:fldChar w:fldCharType="separate"/>
      </w:r>
      <w:r w:rsidR="00660E35">
        <w:rPr>
          <w:noProof/>
        </w:rPr>
        <w:t>3</w:t>
      </w:r>
      <w:r>
        <w:fldChar w:fldCharType="end"/>
      </w:r>
      <w:bookmarkEnd w:id="124"/>
      <w:r>
        <w:t xml:space="preserve"> </w:t>
      </w:r>
      <w:r w:rsidR="00320BA7">
        <w:t>–</w:t>
      </w:r>
      <w:r>
        <w:t xml:space="preserve"> </w:t>
      </w:r>
      <w:bookmarkEnd w:id="125"/>
      <w:bookmarkEnd w:id="126"/>
      <w:r w:rsidR="00320BA7">
        <w:t>Single Message and BVAC</w:t>
      </w:r>
      <w:r w:rsidR="0064089E">
        <w:t xml:space="preserve"> Event Type</w:t>
      </w:r>
      <w:bookmarkEnd w:id="127"/>
    </w:p>
    <w:p w14:paraId="00863D67" w14:textId="2EC8883A" w:rsidR="004E430E" w:rsidRDefault="004E430E" w:rsidP="00E169C1">
      <w:r>
        <w:br w:type="page"/>
      </w:r>
    </w:p>
    <w:p w14:paraId="5B508183" w14:textId="6C3E7007" w:rsidR="004E430E" w:rsidRDefault="004E430E" w:rsidP="00E169C1">
      <w:pPr>
        <w:pStyle w:val="Kop3"/>
      </w:pPr>
      <w:bookmarkStart w:id="128" w:name="_Toc36121702"/>
      <w:r>
        <w:lastRenderedPageBreak/>
        <w:t>Unique identifiers</w:t>
      </w:r>
      <w:bookmarkEnd w:id="128"/>
    </w:p>
    <w:p w14:paraId="5E024EB0" w14:textId="040B6B84" w:rsidR="004E430E" w:rsidRDefault="000C1E38" w:rsidP="00E169C1">
      <w:r>
        <w:t xml:space="preserve">2 fields of note are the </w:t>
      </w:r>
      <w:r w:rsidRPr="004E430E">
        <w:rPr>
          <w:b/>
          <w:i/>
          <w:u w:val="single"/>
        </w:rPr>
        <w:t>S-GUID</w:t>
      </w:r>
      <w:r>
        <w:t xml:space="preserve"> and the </w:t>
      </w:r>
      <w:r w:rsidRPr="004E430E">
        <w:rPr>
          <w:b/>
          <w:i/>
          <w:u w:val="single"/>
        </w:rPr>
        <w:t>BVAC Document Id</w:t>
      </w:r>
      <w:r>
        <w:t xml:space="preserve">. Both are auto-generated and unique id’s across the pharmacies, TIP System and insurer. </w:t>
      </w:r>
    </w:p>
    <w:p w14:paraId="7FF7B79C" w14:textId="47A624C4" w:rsidR="004E430E" w:rsidRDefault="004E430E" w:rsidP="00A80FFF">
      <w:pPr>
        <w:pStyle w:val="Lijstalinea"/>
        <w:numPr>
          <w:ilvl w:val="0"/>
          <w:numId w:val="15"/>
        </w:numPr>
      </w:pPr>
      <w:r w:rsidRPr="00566B33">
        <w:rPr>
          <w:b/>
          <w:i/>
          <w:u w:val="single"/>
        </w:rPr>
        <w:t>S-GUID:</w:t>
      </w:r>
      <w:r>
        <w:t xml:space="preserve"> t</w:t>
      </w:r>
      <w:r w:rsidR="000C1E38">
        <w:t>he S-GUID is used for end-to-end traceability across any type of</w:t>
      </w:r>
      <w:r>
        <w:t xml:space="preserve"> message passing the TIP system</w:t>
      </w:r>
    </w:p>
    <w:p w14:paraId="49E646A1" w14:textId="35ACB523" w:rsidR="004E430E" w:rsidRDefault="004E430E" w:rsidP="00A80FFF">
      <w:pPr>
        <w:pStyle w:val="Lijstalinea"/>
        <w:numPr>
          <w:ilvl w:val="0"/>
          <w:numId w:val="15"/>
        </w:numPr>
      </w:pPr>
      <w:r w:rsidRPr="00566B33">
        <w:rPr>
          <w:b/>
          <w:i/>
          <w:u w:val="single"/>
        </w:rPr>
        <w:t>BVAC Document ID</w:t>
      </w:r>
      <w:r>
        <w:t xml:space="preserve">: </w:t>
      </w:r>
      <w:r w:rsidR="000C1E38">
        <w:t xml:space="preserve">the BVAC document Id is particular to the BVAC message flow. </w:t>
      </w:r>
    </w:p>
    <w:p w14:paraId="5F6CA4EB" w14:textId="0ADC8BA7" w:rsidR="000C1E38" w:rsidRDefault="000C1E38" w:rsidP="00E169C1">
      <w:r w:rsidRPr="003A299C">
        <w:rPr>
          <w:i/>
          <w:u w:val="single"/>
        </w:rPr>
        <w:t>One S-GUID</w:t>
      </w:r>
      <w:r>
        <w:t xml:space="preserve"> exists </w:t>
      </w:r>
      <w:r w:rsidRPr="003A299C">
        <w:rPr>
          <w:i/>
          <w:u w:val="single"/>
        </w:rPr>
        <w:t>per single message</w:t>
      </w:r>
      <w:r>
        <w:t xml:space="preserve"> and </w:t>
      </w:r>
      <w:r w:rsidRPr="003A299C">
        <w:rPr>
          <w:i/>
          <w:u w:val="single"/>
        </w:rPr>
        <w:t>one BVAC document id</w:t>
      </w:r>
      <w:r>
        <w:t xml:space="preserve"> exists </w:t>
      </w:r>
      <w:r w:rsidRPr="003A299C">
        <w:rPr>
          <w:i/>
          <w:u w:val="single"/>
        </w:rPr>
        <w:t>per BVAC message</w:t>
      </w:r>
      <w:r>
        <w:t>.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0365DBC7" w:rsidR="003B6125" w:rsidRDefault="003B6125" w:rsidP="00E169C1">
      <w:r>
        <w:t xml:space="preserve">The insurer is requested to also keep </w:t>
      </w:r>
      <w:r w:rsidR="00A8124B">
        <w:t xml:space="preserve">both </w:t>
      </w:r>
      <w:r>
        <w:t xml:space="preserve">the S-GUID </w:t>
      </w:r>
      <w:r w:rsidR="00A8124B">
        <w:t xml:space="preserve">and BVAC Document ID </w:t>
      </w:r>
      <w:r>
        <w:t xml:space="preserve">when </w:t>
      </w:r>
      <w:r w:rsidR="004E430E">
        <w:t>processing</w:t>
      </w:r>
      <w:r>
        <w:t xml:space="preserve"> the BVAC messages.</w:t>
      </w:r>
    </w:p>
    <w:p w14:paraId="75AD00C3" w14:textId="2C1BB615" w:rsidR="009B6AAE" w:rsidRDefault="009B6AAE" w:rsidP="00E169C1">
      <w:r>
        <w:t xml:space="preserve">An additional field is also added on request of the insurers </w:t>
      </w:r>
      <w:r>
        <w:rPr>
          <w:i/>
          <w:u w:val="single"/>
        </w:rPr>
        <w:t xml:space="preserve">BvacInternalReference </w:t>
      </w:r>
      <w:r>
        <w:t xml:space="preserve">this is an optional field that can be filled in by the softwarevendor with an internal referencenumber of every sale. </w:t>
      </w:r>
    </w:p>
    <w:p w14:paraId="0FAADCAD" w14:textId="3DDAF5CA" w:rsidR="003772D6" w:rsidRPr="009B6AAE" w:rsidRDefault="001D7DF8" w:rsidP="00A47ED1">
      <w:pPr>
        <w:pStyle w:val="Lijstalinea"/>
        <w:numPr>
          <w:ilvl w:val="0"/>
          <w:numId w:val="47"/>
        </w:numPr>
      </w:pPr>
      <w:r>
        <w:t>BVAC</w:t>
      </w:r>
      <w:r w:rsidR="00BF28F0">
        <w:t xml:space="preserve"> Internal reference:  the BVAC Internal reference shall be the RID in case a</w:t>
      </w:r>
      <w:r w:rsidR="006959AA">
        <w:t xml:space="preserve"> dispensation is related to an electronic prescription.  In the case the dispensation is not related to an elec</w:t>
      </w:r>
      <w:r w:rsidR="00BD2AF9">
        <w:t xml:space="preserve">tronic prescription, the internal unique reference number to the sale shall be used. </w:t>
      </w:r>
    </w:p>
    <w:p w14:paraId="3DF3030B" w14:textId="6E9D432F" w:rsidR="004E430E" w:rsidRDefault="004E430E" w:rsidP="00E169C1">
      <w:pPr>
        <w:pStyle w:val="Kop3"/>
      </w:pPr>
      <w:bookmarkStart w:id="129" w:name="_Toc36121703"/>
      <w:r w:rsidRPr="004E430E">
        <w:t>BVAC Event structure</w:t>
      </w:r>
      <w:r w:rsidR="00BB1AD3">
        <w:t xml:space="preserve"> </w:t>
      </w:r>
      <w:r w:rsidR="00AC7810">
        <w:t>–</w:t>
      </w:r>
      <w:r w:rsidR="00BB1AD3">
        <w:t xml:space="preserve"> xsd</w:t>
      </w:r>
      <w:bookmarkEnd w:id="129"/>
    </w:p>
    <w:p w14:paraId="36C204EF" w14:textId="5463AC79" w:rsidR="00AC7810" w:rsidRPr="007E61E3" w:rsidRDefault="00AC7810" w:rsidP="007E61E3">
      <w:pPr>
        <w:rPr>
          <w:color w:val="FF0000"/>
          <w:lang w:val="en-GB"/>
          <w14:textFill>
            <w14:solidFill>
              <w14:srgbClr w14:val="FF0000">
                <w14:lumMod w14:val="75000"/>
                <w14:lumOff w14:val="25000"/>
                <w14:lumMod w14:val="75000"/>
                <w14:lumOff w14:val="25000"/>
              </w14:srgbClr>
            </w14:solidFill>
          </w14:textFill>
        </w:rPr>
      </w:pPr>
      <w:r>
        <w:rPr>
          <w:lang w:val="en-GB"/>
        </w:rPr>
        <w:t xml:space="preserve">We distinguish the following event structures </w:t>
      </w:r>
    </w:p>
    <w:p w14:paraId="50B12414" w14:textId="77777777" w:rsidR="00AC7810" w:rsidRPr="007E61E3" w:rsidRDefault="00AC7810" w:rsidP="00E169C1">
      <w:pPr>
        <w:pStyle w:val="Lijstalinea"/>
        <w:rPr>
          <w:lang w:val="en-GB"/>
        </w:rPr>
      </w:pPr>
    </w:p>
    <w:p w14:paraId="6C1582FD" w14:textId="618D1511" w:rsidR="007E61E3" w:rsidRDefault="007E61E3" w:rsidP="00A80FFF">
      <w:pPr>
        <w:pStyle w:val="Lijstalinea"/>
        <w:numPr>
          <w:ilvl w:val="0"/>
          <w:numId w:val="19"/>
        </w:numPr>
        <w:rPr>
          <w:lang w:val="en-GB"/>
        </w:rPr>
      </w:pPr>
      <w:r w:rsidRPr="007E61E3">
        <w:rPr>
          <w:lang w:val="en-GB"/>
        </w:rPr>
        <w:t xml:space="preserve">Event structures between the pharmacy outlet and the TIP  (Refer to </w:t>
      </w:r>
      <w:r w:rsidRPr="007E61E3">
        <w:rPr>
          <w:lang w:val="en-GB"/>
        </w:rPr>
        <w:fldChar w:fldCharType="begin"/>
      </w:r>
      <w:r w:rsidRPr="007E61E3">
        <w:rPr>
          <w:lang w:val="en-GB"/>
        </w:rPr>
        <w:instrText xml:space="preserve"> REF _Ref397413907 \r \h </w:instrText>
      </w:r>
      <w:r>
        <w:rPr>
          <w:lang w:val="en-GB"/>
        </w:rPr>
        <w:instrText xml:space="preserve"> \* MERGEFORMAT </w:instrText>
      </w:r>
      <w:r w:rsidRPr="007E61E3">
        <w:rPr>
          <w:lang w:val="en-GB"/>
        </w:rPr>
        <w:fldChar w:fldCharType="separate"/>
      </w:r>
      <w:r w:rsidR="00660E35">
        <w:rPr>
          <w:b/>
          <w:bCs/>
          <w:lang w:val="nl-NL"/>
        </w:rPr>
        <w:t>Fout! Verwijzingsbron niet gevonden.</w:t>
      </w:r>
      <w:r w:rsidRPr="007E61E3">
        <w:rPr>
          <w:lang w:val="en-GB"/>
        </w:rPr>
        <w:fldChar w:fldCharType="end"/>
      </w:r>
      <w:r w:rsidRPr="007E61E3">
        <w:rPr>
          <w:lang w:val="en-GB"/>
        </w:rPr>
        <w:t xml:space="preserve"> </w:t>
      </w:r>
      <w:r w:rsidRPr="007E61E3">
        <w:rPr>
          <w:lang w:val="en-GB"/>
        </w:rPr>
        <w:fldChar w:fldCharType="begin"/>
      </w:r>
      <w:r w:rsidRPr="007E61E3">
        <w:rPr>
          <w:lang w:val="en-GB"/>
        </w:rPr>
        <w:instrText xml:space="preserve"> REF _Ref397413907 \h </w:instrText>
      </w:r>
      <w:r>
        <w:rPr>
          <w:lang w:val="en-GB"/>
        </w:rPr>
        <w:instrText xml:space="preserve"> \* MERGEFORMAT </w:instrText>
      </w:r>
      <w:r w:rsidRPr="007E61E3">
        <w:rPr>
          <w:lang w:val="en-GB"/>
        </w:rPr>
        <w:fldChar w:fldCharType="separate"/>
      </w:r>
      <w:r w:rsidR="00660E35">
        <w:rPr>
          <w:b/>
          <w:bCs/>
          <w:lang w:val="nl-NL"/>
        </w:rPr>
        <w:t>Fout! Verwijzingsbron niet gevonden.</w:t>
      </w:r>
      <w:r w:rsidRPr="007E61E3">
        <w:rPr>
          <w:lang w:val="en-GB"/>
        </w:rPr>
        <w:fldChar w:fldCharType="end"/>
      </w:r>
      <w:r w:rsidRPr="007E61E3">
        <w:rPr>
          <w:lang w:val="en-GB"/>
        </w:rPr>
        <w:t xml:space="preserve"> on page </w:t>
      </w:r>
      <w:r w:rsidRPr="007E61E3">
        <w:rPr>
          <w:lang w:val="en-GB"/>
        </w:rPr>
        <w:fldChar w:fldCharType="begin"/>
      </w:r>
      <w:r w:rsidRPr="007E61E3">
        <w:rPr>
          <w:lang w:val="en-GB"/>
        </w:rPr>
        <w:instrText xml:space="preserve"> PAGEREF _Ref397413907 \h </w:instrText>
      </w:r>
      <w:r w:rsidRPr="007E61E3">
        <w:rPr>
          <w:lang w:val="en-GB"/>
        </w:rPr>
        <w:fldChar w:fldCharType="separate"/>
      </w:r>
      <w:r w:rsidR="00660E35">
        <w:rPr>
          <w:b/>
          <w:bCs/>
          <w:noProof/>
          <w:lang w:val="nl-NL"/>
        </w:rPr>
        <w:t>Fout! Bladwijzer niet gedefinieerd.</w:t>
      </w:r>
      <w:r w:rsidRPr="007E61E3">
        <w:rPr>
          <w:lang w:val="en-GB"/>
        </w:rPr>
        <w:fldChar w:fldCharType="end"/>
      </w:r>
      <w:r w:rsidRPr="007E61E3">
        <w:rPr>
          <w:lang w:val="en-GB"/>
        </w:rPr>
        <w:t xml:space="preserve"> for all xsd formats. )</w:t>
      </w:r>
    </w:p>
    <w:p w14:paraId="7A74DDBD" w14:textId="4274683D" w:rsidR="007E61E3" w:rsidRPr="007E61E3" w:rsidRDefault="00AC7810" w:rsidP="007E61E3">
      <w:pPr>
        <w:pStyle w:val="Lijstalinea"/>
        <w:numPr>
          <w:ilvl w:val="0"/>
          <w:numId w:val="19"/>
        </w:numPr>
        <w:rPr>
          <w:lang w:val="en-GB"/>
        </w:rPr>
      </w:pPr>
      <w:r w:rsidRPr="00AC7810">
        <w:rPr>
          <w:lang w:val="en-GB"/>
        </w:rPr>
        <w:t>Event structures between the TIP and the insurer</w:t>
      </w:r>
      <w:r w:rsidR="007E61E3">
        <w:rPr>
          <w:lang w:val="en-GB"/>
        </w:rPr>
        <w:t xml:space="preserve"> (Refer to </w:t>
      </w:r>
      <w:r w:rsidR="007E61E3">
        <w:rPr>
          <w:lang w:val="en-GB"/>
        </w:rPr>
        <w:fldChar w:fldCharType="begin"/>
      </w:r>
      <w:r w:rsidR="007E61E3">
        <w:rPr>
          <w:lang w:val="en-GB"/>
        </w:rPr>
        <w:instrText xml:space="preserve"> REF _Ref397427746 \r \h </w:instrText>
      </w:r>
      <w:r w:rsidR="007E61E3">
        <w:rPr>
          <w:lang w:val="en-GB"/>
        </w:rPr>
        <w:fldChar w:fldCharType="separate"/>
      </w:r>
      <w:r w:rsidR="00660E35">
        <w:rPr>
          <w:b/>
          <w:bCs/>
          <w:lang w:val="nl-NL"/>
        </w:rPr>
        <w:t>Fout! Verwijzingsbron niet gevonden.</w:t>
      </w:r>
      <w:r w:rsidR="007E61E3">
        <w:rPr>
          <w:lang w:val="en-GB"/>
        </w:rPr>
        <w:fldChar w:fldCharType="end"/>
      </w:r>
      <w:r w:rsidR="007E61E3">
        <w:rPr>
          <w:lang w:val="en-GB"/>
        </w:rPr>
        <w:t xml:space="preserve"> </w:t>
      </w:r>
      <w:r w:rsidR="007E61E3">
        <w:rPr>
          <w:lang w:val="en-GB"/>
        </w:rPr>
        <w:fldChar w:fldCharType="begin"/>
      </w:r>
      <w:r w:rsidR="007E61E3">
        <w:rPr>
          <w:lang w:val="en-GB"/>
        </w:rPr>
        <w:instrText xml:space="preserve"> REF _Ref397427746 \h </w:instrText>
      </w:r>
      <w:r w:rsidR="007E61E3">
        <w:rPr>
          <w:lang w:val="en-GB"/>
        </w:rPr>
        <w:fldChar w:fldCharType="separate"/>
      </w:r>
      <w:r w:rsidR="00660E35">
        <w:rPr>
          <w:b/>
          <w:bCs/>
          <w:lang w:val="nl-NL"/>
        </w:rPr>
        <w:t>Fout! Verwijzingsbron niet gevonden.</w:t>
      </w:r>
      <w:r w:rsidR="007E61E3">
        <w:rPr>
          <w:lang w:val="en-GB"/>
        </w:rPr>
        <w:fldChar w:fldCharType="end"/>
      </w:r>
      <w:r w:rsidR="007E61E3">
        <w:rPr>
          <w:lang w:val="en-GB"/>
        </w:rPr>
        <w:t xml:space="preserve"> on page </w:t>
      </w:r>
      <w:r w:rsidR="007E61E3">
        <w:rPr>
          <w:lang w:val="en-GB"/>
        </w:rPr>
        <w:fldChar w:fldCharType="begin"/>
      </w:r>
      <w:r w:rsidR="007E61E3">
        <w:rPr>
          <w:lang w:val="en-GB"/>
        </w:rPr>
        <w:instrText xml:space="preserve"> PAGEREF _Ref397427746 \h </w:instrText>
      </w:r>
      <w:r w:rsidR="007E61E3">
        <w:rPr>
          <w:lang w:val="en-GB"/>
        </w:rPr>
        <w:fldChar w:fldCharType="separate"/>
      </w:r>
      <w:r w:rsidR="00660E35">
        <w:rPr>
          <w:b/>
          <w:bCs/>
          <w:noProof/>
          <w:lang w:val="nl-NL"/>
        </w:rPr>
        <w:t>Fout! Bladwijzer niet gedefinieerd.</w:t>
      </w:r>
      <w:r w:rsidR="007E61E3">
        <w:rPr>
          <w:lang w:val="en-GB"/>
        </w:rPr>
        <w:fldChar w:fldCharType="end"/>
      </w:r>
      <w:r w:rsidR="007E61E3">
        <w:rPr>
          <w:lang w:val="en-GB"/>
        </w:rPr>
        <w:t>)</w:t>
      </w:r>
    </w:p>
    <w:p w14:paraId="21F49475" w14:textId="5F5BF2AC" w:rsidR="00AC7810" w:rsidRDefault="00AC7810" w:rsidP="00E169C1">
      <w:pPr>
        <w:pStyle w:val="Kop2"/>
      </w:pPr>
      <w:bookmarkStart w:id="130" w:name="_Toc398567588"/>
      <w:bookmarkStart w:id="131" w:name="_Toc398582603"/>
      <w:bookmarkStart w:id="132" w:name="_Toc398567589"/>
      <w:bookmarkStart w:id="133" w:name="_Toc398582604"/>
      <w:bookmarkStart w:id="134" w:name="_Toc397433333"/>
      <w:bookmarkStart w:id="135" w:name="_Toc36121704"/>
      <w:bookmarkEnd w:id="130"/>
      <w:bookmarkEnd w:id="131"/>
      <w:bookmarkEnd w:id="132"/>
      <w:bookmarkEnd w:id="133"/>
      <w:r>
        <w:t>BVAC Document – payload data</w:t>
      </w:r>
      <w:bookmarkEnd w:id="134"/>
      <w:bookmarkEnd w:id="135"/>
      <w:r>
        <w:t xml:space="preserve"> </w:t>
      </w:r>
    </w:p>
    <w:p w14:paraId="7E9E0CF5" w14:textId="6858FFFC" w:rsidR="00320BA7" w:rsidRDefault="00320BA7" w:rsidP="00E169C1">
      <w:pPr>
        <w:pStyle w:val="Kop3"/>
      </w:pPr>
      <w:bookmarkStart w:id="136" w:name="_Toc36121705"/>
      <w:r>
        <w:t>BVAC Document Definition</w:t>
      </w:r>
      <w:bookmarkEnd w:id="136"/>
    </w:p>
    <w:p w14:paraId="438B66FC" w14:textId="77777777" w:rsidR="00320BA7" w:rsidRPr="002843AC" w:rsidRDefault="00320BA7" w:rsidP="00E169C1">
      <w:pPr>
        <w:rPr>
          <w:b/>
        </w:rPr>
      </w:pPr>
      <w:r w:rsidRPr="002843AC">
        <w:rPr>
          <w:rStyle w:val="Zwaar"/>
          <w:b w:val="0"/>
        </w:rPr>
        <w:t>In the diagrams below, the graphical conventions are</w:t>
      </w:r>
      <w:r w:rsidRPr="002843AC">
        <w:rPr>
          <w:b/>
        </w:rPr>
        <w:t>:</w:t>
      </w:r>
    </w:p>
    <w:p w14:paraId="55FAAEFB" w14:textId="77777777" w:rsidR="00320BA7" w:rsidRDefault="00320BA7" w:rsidP="00A80FFF">
      <w:pPr>
        <w:pStyle w:val="BulletList"/>
        <w:numPr>
          <w:ilvl w:val="0"/>
          <w:numId w:val="14"/>
        </w:numPr>
      </w:pPr>
      <w:r>
        <w:t>yellow for a data field;</w:t>
      </w:r>
    </w:p>
    <w:p w14:paraId="0D17C06F" w14:textId="77777777" w:rsidR="00320BA7" w:rsidRDefault="00320BA7" w:rsidP="00A80FFF">
      <w:pPr>
        <w:pStyle w:val="BulletList"/>
        <w:numPr>
          <w:ilvl w:val="0"/>
          <w:numId w:val="14"/>
        </w:numPr>
      </w:pPr>
      <w:r>
        <w:t>white blocks indicate composite elements;</w:t>
      </w:r>
    </w:p>
    <w:p w14:paraId="633E0F5B" w14:textId="77777777" w:rsidR="00320BA7" w:rsidRDefault="00320BA7" w:rsidP="00A80FFF">
      <w:pPr>
        <w:pStyle w:val="BulletList"/>
        <w:numPr>
          <w:ilvl w:val="0"/>
          <w:numId w:val="14"/>
        </w:numPr>
      </w:pPr>
      <w:r>
        <w:t>striped blocks are optional fields not filled in the shown exchanged message.</w:t>
      </w:r>
    </w:p>
    <w:p w14:paraId="7B09D709" w14:textId="77777777" w:rsidR="00320BA7" w:rsidRPr="00320BA7" w:rsidRDefault="00320BA7" w:rsidP="00E169C1"/>
    <w:p w14:paraId="10640679" w14:textId="3EE45D84" w:rsidR="00320BA7" w:rsidRDefault="00266AE2" w:rsidP="00E169C1">
      <w:pPr>
        <w:rPr>
          <w:lang w:val="en-GB"/>
        </w:rPr>
      </w:pPr>
      <w:r>
        <w:rPr>
          <w:noProof/>
          <w:lang w:val="fr-BE" w:eastAsia="zh-CN"/>
        </w:rPr>
        <w:lastRenderedPageBreak/>
        <mc:AlternateContent>
          <mc:Choice Requires="wps">
            <w:drawing>
              <wp:anchor distT="0" distB="0" distL="114300" distR="114300" simplePos="0" relativeHeight="251658257" behindDoc="0" locked="0" layoutInCell="1" allowOverlap="1" wp14:anchorId="59E477D4" wp14:editId="76C2304E">
                <wp:simplePos x="0" y="0"/>
                <wp:positionH relativeFrom="column">
                  <wp:posOffset>-26670</wp:posOffset>
                </wp:positionH>
                <wp:positionV relativeFrom="paragraph">
                  <wp:posOffset>1212850</wp:posOffset>
                </wp:positionV>
                <wp:extent cx="1623060" cy="662940"/>
                <wp:effectExtent l="0" t="0" r="15240" b="22860"/>
                <wp:wrapNone/>
                <wp:docPr id="11" name="Rectangle 11"/>
                <wp:cNvGraphicFramePr/>
                <a:graphic xmlns:a="http://schemas.openxmlformats.org/drawingml/2006/main">
                  <a:graphicData uri="http://schemas.microsoft.com/office/word/2010/wordprocessingShape">
                    <wps:wsp>
                      <wps:cNvSpPr/>
                      <wps:spPr>
                        <a:xfrm>
                          <a:off x="0" y="0"/>
                          <a:ext cx="1623060" cy="662940"/>
                        </a:xfrm>
                        <a:prstGeom prst="rect">
                          <a:avLst/>
                        </a:prstGeom>
                        <a:solidFill>
                          <a:srgbClr val="FFFF00"/>
                        </a:solidFill>
                        <a:ln/>
                      </wps:spPr>
                      <wps:style>
                        <a:lnRef idx="2">
                          <a:schemeClr val="dk1"/>
                        </a:lnRef>
                        <a:fillRef idx="1">
                          <a:schemeClr val="lt1"/>
                        </a:fillRef>
                        <a:effectRef idx="0">
                          <a:schemeClr val="dk1"/>
                        </a:effectRef>
                        <a:fontRef idx="minor">
                          <a:schemeClr val="dk1"/>
                        </a:fontRef>
                      </wps:style>
                      <wps:txbx>
                        <w:txbxContent>
                          <w:p w14:paraId="7501F877" w14:textId="5A68ADEB" w:rsidR="00517E3B" w:rsidRDefault="00517E3B" w:rsidP="00266AE2">
                            <w:pPr>
                              <w:jc w:val="center"/>
                              <w:rPr>
                                <w:lang w:val="fr-BE"/>
                              </w:rPr>
                            </w:pPr>
                            <w:r>
                              <w:rPr>
                                <w:lang w:val="fr-BE"/>
                              </w:rPr>
                              <w:t>Extra field :</w:t>
                            </w:r>
                          </w:p>
                          <w:p w14:paraId="7CE4FEE3" w14:textId="259C3705" w:rsidR="00517E3B" w:rsidRPr="00266AE2" w:rsidRDefault="00517E3B" w:rsidP="00CD11A0">
                            <w:pPr>
                              <w:jc w:val="center"/>
                              <w:rPr>
                                <w:lang w:val="fr-BE"/>
                              </w:rPr>
                            </w:pPr>
                            <w:r>
                              <w:rPr>
                                <w:i/>
                                <w:u w:val="single"/>
                              </w:rPr>
                              <w:t>BvacInternalReference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477D4" id="Rectangle 11" o:spid="_x0000_s1027" style="position:absolute;left:0;text-align:left;margin-left:-2.1pt;margin-top:95.5pt;width:127.8pt;height:52.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" fillcolor="yellow" strokecolor="black [3200]" strokeweight="2pt">
                <v:textbox>
                  <w:txbxContent>
                    <w:p w14:paraId="7501F877" w14:textId="5A68ADEB" w:rsidR="00517E3B" w:rsidRDefault="00517E3B" w:rsidP="00266AE2">
                      <w:pPr>
                        <w:jc w:val="center"/>
                        <w:rPr>
                          <w:lang w:val="fr-BE"/>
                        </w:rPr>
                      </w:pPr>
                      <w:r>
                        <w:rPr>
                          <w:lang w:val="fr-BE"/>
                        </w:rPr>
                        <w:t>Extra field :</w:t>
                      </w:r>
                    </w:p>
                    <w:p w14:paraId="7CE4FEE3" w14:textId="259C3705" w:rsidR="00517E3B" w:rsidRPr="00266AE2" w:rsidRDefault="00517E3B" w:rsidP="00CD11A0">
                      <w:pPr>
                        <w:jc w:val="center"/>
                        <w:rPr>
                          <w:lang w:val="fr-BE"/>
                        </w:rPr>
                      </w:pPr>
                      <w:r>
                        <w:rPr>
                          <w:i/>
                          <w:u w:val="single"/>
                        </w:rPr>
                        <w:t>BvacInternalReference</w:t>
                      </w:r>
                    </w:p>
                  </w:txbxContent>
                </v:textbox>
              </v:rect>
            </w:pict>
          </mc:Fallback>
        </mc:AlternateContent>
      </w:r>
      <w:r>
        <w:rPr>
          <w:noProof/>
          <w:lang w:val="fr-BE" w:eastAsia="zh-CN"/>
        </w:rPr>
        <mc:AlternateContent>
          <mc:Choice Requires="wps">
            <w:drawing>
              <wp:anchor distT="0" distB="0" distL="114300" distR="114300" simplePos="0" relativeHeight="251658256" behindDoc="0" locked="0" layoutInCell="1" allowOverlap="1" wp14:anchorId="2A4F28BC" wp14:editId="75C79147">
                <wp:simplePos x="0" y="0"/>
                <wp:positionH relativeFrom="column">
                  <wp:posOffset>1687830</wp:posOffset>
                </wp:positionH>
                <wp:positionV relativeFrom="paragraph">
                  <wp:posOffset>1540510</wp:posOffset>
                </wp:positionV>
                <wp:extent cx="586740" cy="0"/>
                <wp:effectExtent l="0" t="76200" r="22860" b="95250"/>
                <wp:wrapNone/>
                <wp:docPr id="8" name="Straight Arrow Connector 8"/>
                <wp:cNvGraphicFramePr/>
                <a:graphic xmlns:a="http://schemas.openxmlformats.org/drawingml/2006/main">
                  <a:graphicData uri="http://schemas.microsoft.com/office/word/2010/wordprocessingShape">
                    <wps:wsp>
                      <wps:cNvCnPr/>
                      <wps:spPr>
                        <a:xfrm>
                          <a:off x="0" y="0"/>
                          <a:ext cx="5867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B047490" id="_x0000_t32" coordsize="21600,21600" o:spt="32" o:oned="t" path="m,l21600,21600e" filled="f">
                <v:path arrowok="t" fillok="f" o:connecttype="none"/>
                <o:lock v:ext="edit" shapetype="t"/>
              </v:shapetype>
              <v:shape id="Straight Arrow Connector 8" o:spid="_x0000_s1026" type="#_x0000_t32" style="position:absolute;margin-left:132.9pt;margin-top:121.3pt;width:46.2pt;height:0;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" strokecolor="black [3040]">
                <v:stroke endarrow="block"/>
              </v:shape>
            </w:pict>
          </mc:Fallback>
        </mc:AlternateContent>
      </w:r>
      <w:r w:rsidR="00320BA7" w:rsidRPr="004139D1">
        <w:rPr>
          <w:noProof/>
          <w:lang w:val="fr-BE" w:eastAsia="zh-CN"/>
        </w:rPr>
        <w:drawing>
          <wp:inline distT="0" distB="0" distL="0" distR="0" wp14:anchorId="656B2B0E" wp14:editId="62FBA40C">
            <wp:extent cx="6210935" cy="7000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0935" cy="7000672"/>
                    </a:xfrm>
                    <a:prstGeom prst="rect">
                      <a:avLst/>
                    </a:prstGeom>
                    <a:noFill/>
                    <a:ln>
                      <a:noFill/>
                    </a:ln>
                  </pic:spPr>
                </pic:pic>
              </a:graphicData>
            </a:graphic>
          </wp:inline>
        </w:drawing>
      </w:r>
    </w:p>
    <w:p w14:paraId="6AD14A88" w14:textId="7BABA9DB" w:rsidR="00320BA7" w:rsidRPr="00320BA7" w:rsidRDefault="00320BA7" w:rsidP="00E169C1">
      <w:pPr>
        <w:pStyle w:val="Bijschrift"/>
        <w:rPr>
          <w:lang w:val="en-GB"/>
        </w:rPr>
      </w:pPr>
      <w:bookmarkStart w:id="137" w:name="_Toc398582653"/>
      <w:r>
        <w:t xml:space="preserve">Figure </w:t>
      </w:r>
      <w:r>
        <w:fldChar w:fldCharType="begin"/>
      </w:r>
      <w:r>
        <w:instrText>SEQ Figure \* ARABIC</w:instrText>
      </w:r>
      <w:r>
        <w:fldChar w:fldCharType="separate"/>
      </w:r>
      <w:r w:rsidR="00660E35">
        <w:rPr>
          <w:noProof/>
        </w:rPr>
        <w:t>4</w:t>
      </w:r>
      <w:r>
        <w:fldChar w:fldCharType="end"/>
      </w:r>
      <w:r>
        <w:rPr>
          <w:noProof/>
        </w:rPr>
        <w:t xml:space="preserve"> BVAC Document Definition</w:t>
      </w:r>
      <w:bookmarkEnd w:id="137"/>
    </w:p>
    <w:p w14:paraId="1E90E965" w14:textId="658F80D9" w:rsidR="00D707E7" w:rsidRDefault="00D4138E" w:rsidP="00E169C1">
      <w:pPr>
        <w:pStyle w:val="Kop3"/>
      </w:pPr>
      <w:bookmarkStart w:id="138" w:name="_Toc363848818"/>
      <w:bookmarkStart w:id="139" w:name="_Ref364894072"/>
      <w:bookmarkStart w:id="140" w:name="_Ref364894079"/>
      <w:bookmarkStart w:id="141" w:name="_Toc370160367"/>
      <w:bookmarkStart w:id="142" w:name="_Toc36121706"/>
      <w:r>
        <w:t xml:space="preserve">BVAC Document – </w:t>
      </w:r>
      <w:bookmarkEnd w:id="138"/>
      <w:bookmarkEnd w:id="139"/>
      <w:bookmarkEnd w:id="140"/>
      <w:bookmarkEnd w:id="141"/>
      <w:r>
        <w:t>Message Format</w:t>
      </w:r>
      <w:bookmarkEnd w:id="142"/>
    </w:p>
    <w:p w14:paraId="70BAD8E3" w14:textId="50450629" w:rsidR="00FE0D63" w:rsidRDefault="00BB1AD3" w:rsidP="00A80FFF">
      <w:pPr>
        <w:pStyle w:val="Lijstalinea"/>
        <w:numPr>
          <w:ilvl w:val="0"/>
          <w:numId w:val="17"/>
        </w:numPr>
        <w:rPr>
          <w:lang w:val="en-GB"/>
        </w:rPr>
      </w:pPr>
      <w:r w:rsidRPr="00BB1AD3">
        <w:rPr>
          <w:b/>
          <w:u w:val="single"/>
        </w:rPr>
        <w:t>Description:</w:t>
      </w:r>
      <w:r>
        <w:t xml:space="preserve">  d</w:t>
      </w:r>
      <w:r w:rsidR="00FE0D63">
        <w:t xml:space="preserve">etails on the message format and the revisions hereof </w:t>
      </w:r>
      <w:r w:rsidR="00FE0D63" w:rsidRPr="00BB1AD3">
        <w:rPr>
          <w:lang w:val="en-GB"/>
        </w:rPr>
        <w:t>are</w:t>
      </w:r>
      <w:r w:rsidR="00D4138E" w:rsidRPr="00BB1AD3">
        <w:rPr>
          <w:lang w:val="en-GB"/>
        </w:rPr>
        <w:t xml:space="preserve"> maintained </w:t>
      </w:r>
      <w:r w:rsidR="00FE0D63" w:rsidRPr="00BB1AD3">
        <w:rPr>
          <w:lang w:val="en-GB"/>
        </w:rPr>
        <w:t xml:space="preserve">at paragraph </w:t>
      </w:r>
      <w:r w:rsidR="00FE0D63" w:rsidRPr="00BB1AD3">
        <w:rPr>
          <w:lang w:val="en-GB"/>
        </w:rPr>
        <w:fldChar w:fldCharType="begin"/>
      </w:r>
      <w:r w:rsidR="00FE0D63" w:rsidRPr="00BB1AD3">
        <w:rPr>
          <w:lang w:val="en-GB"/>
        </w:rPr>
        <w:instrText xml:space="preserve"> REF _Ref397414245 \r \h </w:instrText>
      </w:r>
      <w:r w:rsidR="00FE0D63" w:rsidRPr="00BB1AD3">
        <w:rPr>
          <w:lang w:val="en-GB"/>
        </w:rPr>
        <w:fldChar w:fldCharType="separate"/>
      </w:r>
      <w:r w:rsidR="00660E35">
        <w:rPr>
          <w:b/>
          <w:bCs/>
          <w:lang w:val="nl-NL"/>
        </w:rPr>
        <w:t>Fout! Verwijzingsbron niet gevonden.</w:t>
      </w:r>
      <w:r w:rsidR="00FE0D63" w:rsidRPr="00BB1AD3">
        <w:rPr>
          <w:lang w:val="en-GB"/>
        </w:rPr>
        <w:fldChar w:fldCharType="end"/>
      </w:r>
      <w:r w:rsidR="00FE0D63" w:rsidRPr="00BB1AD3">
        <w:rPr>
          <w:lang w:val="en-GB"/>
        </w:rPr>
        <w:t xml:space="preserve"> </w:t>
      </w:r>
      <w:r w:rsidR="00FE0D63" w:rsidRPr="00BB1AD3">
        <w:rPr>
          <w:lang w:val="en-GB"/>
        </w:rPr>
        <w:fldChar w:fldCharType="begin"/>
      </w:r>
      <w:r w:rsidR="00FE0D63" w:rsidRPr="00BB1AD3">
        <w:rPr>
          <w:lang w:val="en-GB"/>
        </w:rPr>
        <w:instrText xml:space="preserve"> REF _Ref397414245 \h </w:instrText>
      </w:r>
      <w:r w:rsidR="00FE0D63" w:rsidRPr="00BB1AD3">
        <w:rPr>
          <w:lang w:val="en-GB"/>
        </w:rPr>
        <w:fldChar w:fldCharType="separate"/>
      </w:r>
      <w:r w:rsidR="00660E35">
        <w:rPr>
          <w:b/>
          <w:bCs/>
          <w:lang w:val="nl-NL"/>
        </w:rPr>
        <w:t>Fout! Verwijzingsbron niet gevonden.</w:t>
      </w:r>
      <w:r w:rsidR="00FE0D63" w:rsidRPr="00BB1AD3">
        <w:rPr>
          <w:lang w:val="en-GB"/>
        </w:rPr>
        <w:fldChar w:fldCharType="end"/>
      </w:r>
      <w:r w:rsidR="00FE0D63" w:rsidRPr="00BB1AD3">
        <w:rPr>
          <w:lang w:val="en-GB"/>
        </w:rPr>
        <w:t xml:space="preserve"> on page </w:t>
      </w:r>
      <w:r w:rsidR="00FE0D63" w:rsidRPr="00BB1AD3">
        <w:rPr>
          <w:lang w:val="en-GB"/>
        </w:rPr>
        <w:fldChar w:fldCharType="begin"/>
      </w:r>
      <w:r w:rsidR="00FE0D63" w:rsidRPr="00BB1AD3">
        <w:rPr>
          <w:lang w:val="en-GB"/>
        </w:rPr>
        <w:instrText xml:space="preserve"> PAGEREF _Ref397414245 \h </w:instrText>
      </w:r>
      <w:r w:rsidR="00FE0D63" w:rsidRPr="00BB1AD3">
        <w:rPr>
          <w:lang w:val="en-GB"/>
        </w:rPr>
        <w:fldChar w:fldCharType="separate"/>
      </w:r>
      <w:r w:rsidR="00660E35">
        <w:rPr>
          <w:b/>
          <w:bCs/>
          <w:noProof/>
          <w:lang w:val="nl-NL"/>
        </w:rPr>
        <w:t>Fout! Bladwijzer niet gedefinieerd.</w:t>
      </w:r>
      <w:r w:rsidR="00FE0D63" w:rsidRPr="00BB1AD3">
        <w:rPr>
          <w:lang w:val="en-GB"/>
        </w:rPr>
        <w:fldChar w:fldCharType="end"/>
      </w:r>
      <w:r w:rsidR="00FE0D63" w:rsidRPr="00BB1AD3">
        <w:rPr>
          <w:lang w:val="en-GB"/>
        </w:rPr>
        <w:t>.</w:t>
      </w:r>
    </w:p>
    <w:p w14:paraId="353EE873" w14:textId="17F151BD" w:rsidR="00FC4D22" w:rsidRDefault="00BB1AD3" w:rsidP="00A80FFF">
      <w:pPr>
        <w:pStyle w:val="Lijstalinea"/>
        <w:numPr>
          <w:ilvl w:val="0"/>
          <w:numId w:val="17"/>
        </w:numPr>
        <w:rPr>
          <w:lang w:val="en-GB"/>
        </w:rPr>
      </w:pPr>
      <w:r w:rsidRPr="00BB1AD3">
        <w:rPr>
          <w:b/>
          <w:u w:val="single"/>
          <w:lang w:val="en-GB"/>
        </w:rPr>
        <w:t>Xsd:</w:t>
      </w:r>
      <w:r>
        <w:rPr>
          <w:lang w:val="en-GB"/>
        </w:rPr>
        <w:t xml:space="preserve"> structure on the message</w:t>
      </w:r>
      <w:r w:rsidRPr="00FC4D22">
        <w:rPr>
          <w:lang w:val="en-GB"/>
        </w:rPr>
        <w:t xml:space="preserve"> </w:t>
      </w:r>
      <w:r w:rsidR="00FC4D22">
        <w:rPr>
          <w:lang w:val="en-GB"/>
        </w:rPr>
        <w:t xml:space="preserve">format and the revisions hereof are also maintained </w:t>
      </w:r>
      <w:r w:rsidR="00FC4D22" w:rsidRPr="00BB1AD3">
        <w:rPr>
          <w:lang w:val="en-GB"/>
        </w:rPr>
        <w:t xml:space="preserve">at paragraph </w:t>
      </w:r>
      <w:r w:rsidR="00FC4D22" w:rsidRPr="00BB1AD3">
        <w:rPr>
          <w:lang w:val="en-GB"/>
        </w:rPr>
        <w:fldChar w:fldCharType="begin"/>
      </w:r>
      <w:r w:rsidR="00FC4D22" w:rsidRPr="00BB1AD3">
        <w:rPr>
          <w:lang w:val="en-GB"/>
        </w:rPr>
        <w:instrText xml:space="preserve"> REF _Ref397414245 \r \h </w:instrText>
      </w:r>
      <w:r w:rsidR="00FC4D22" w:rsidRPr="00BB1AD3">
        <w:rPr>
          <w:lang w:val="en-GB"/>
        </w:rPr>
        <w:fldChar w:fldCharType="separate"/>
      </w:r>
      <w:r w:rsidR="00660E35">
        <w:rPr>
          <w:b/>
          <w:bCs/>
          <w:lang w:val="nl-NL"/>
        </w:rPr>
        <w:t>Fout! Verwijzingsbron niet gevonden.</w:t>
      </w:r>
      <w:r w:rsidR="00FC4D22" w:rsidRPr="00BB1AD3">
        <w:rPr>
          <w:lang w:val="en-GB"/>
        </w:rPr>
        <w:fldChar w:fldCharType="end"/>
      </w:r>
      <w:r w:rsidR="00FC4D22" w:rsidRPr="00BB1AD3">
        <w:rPr>
          <w:lang w:val="en-GB"/>
        </w:rPr>
        <w:t xml:space="preserve"> </w:t>
      </w:r>
      <w:r w:rsidR="00FC4D22" w:rsidRPr="00BB1AD3">
        <w:rPr>
          <w:lang w:val="en-GB"/>
        </w:rPr>
        <w:fldChar w:fldCharType="begin"/>
      </w:r>
      <w:r w:rsidR="00FC4D22" w:rsidRPr="00BB1AD3">
        <w:rPr>
          <w:lang w:val="en-GB"/>
        </w:rPr>
        <w:instrText xml:space="preserve"> REF _Ref397414245 \h </w:instrText>
      </w:r>
      <w:r w:rsidR="00FC4D22" w:rsidRPr="00BB1AD3">
        <w:rPr>
          <w:lang w:val="en-GB"/>
        </w:rPr>
        <w:fldChar w:fldCharType="separate"/>
      </w:r>
      <w:r w:rsidR="00660E35">
        <w:rPr>
          <w:b/>
          <w:bCs/>
          <w:lang w:val="nl-NL"/>
        </w:rPr>
        <w:t>Fout! Verwijzingsbron niet gevonden.</w:t>
      </w:r>
      <w:r w:rsidR="00FC4D22" w:rsidRPr="00BB1AD3">
        <w:rPr>
          <w:lang w:val="en-GB"/>
        </w:rPr>
        <w:fldChar w:fldCharType="end"/>
      </w:r>
      <w:r w:rsidR="00FC4D22" w:rsidRPr="00BB1AD3">
        <w:rPr>
          <w:lang w:val="en-GB"/>
        </w:rPr>
        <w:t xml:space="preserve"> on page </w:t>
      </w:r>
      <w:r w:rsidR="00FC4D22" w:rsidRPr="00BB1AD3">
        <w:rPr>
          <w:lang w:val="en-GB"/>
        </w:rPr>
        <w:fldChar w:fldCharType="begin"/>
      </w:r>
      <w:r w:rsidR="00FC4D22" w:rsidRPr="00BB1AD3">
        <w:rPr>
          <w:lang w:val="en-GB"/>
        </w:rPr>
        <w:instrText xml:space="preserve"> PAGEREF _Ref397414245 \h </w:instrText>
      </w:r>
      <w:r w:rsidR="00FC4D22" w:rsidRPr="00BB1AD3">
        <w:rPr>
          <w:lang w:val="en-GB"/>
        </w:rPr>
        <w:fldChar w:fldCharType="separate"/>
      </w:r>
      <w:r w:rsidR="00660E35">
        <w:rPr>
          <w:b/>
          <w:bCs/>
          <w:noProof/>
          <w:lang w:val="nl-NL"/>
        </w:rPr>
        <w:t>Fout! Bladwijzer niet gedefinieerd.</w:t>
      </w:r>
      <w:r w:rsidR="00FC4D22" w:rsidRPr="00BB1AD3">
        <w:rPr>
          <w:lang w:val="en-GB"/>
        </w:rPr>
        <w:fldChar w:fldCharType="end"/>
      </w:r>
      <w:r w:rsidR="00FC4D22" w:rsidRPr="00BB1AD3">
        <w:rPr>
          <w:lang w:val="en-GB"/>
        </w:rPr>
        <w:t>.</w:t>
      </w:r>
    </w:p>
    <w:p w14:paraId="4397A5BB" w14:textId="0F743D75" w:rsidR="00BB1AD3" w:rsidRDefault="00BB1AD3" w:rsidP="00E169C1">
      <w:pPr>
        <w:pStyle w:val="Lijstalinea"/>
        <w:rPr>
          <w:lang w:val="en-GB"/>
        </w:rPr>
      </w:pPr>
    </w:p>
    <w:p w14:paraId="4E366651" w14:textId="6A32978F" w:rsidR="00543C21" w:rsidRDefault="00543C21" w:rsidP="00E169C1">
      <w:pPr>
        <w:pStyle w:val="Kop2"/>
      </w:pPr>
      <w:bookmarkStart w:id="143" w:name="_Ref397592130"/>
      <w:bookmarkStart w:id="144" w:name="_Toc36121707"/>
      <w:r>
        <w:lastRenderedPageBreak/>
        <w:t xml:space="preserve">Webservice “get BVAC” </w:t>
      </w:r>
      <w:r w:rsidR="006C755A">
        <w:t xml:space="preserve">and response </w:t>
      </w:r>
      <w:r>
        <w:t>Message</w:t>
      </w:r>
      <w:bookmarkEnd w:id="143"/>
      <w:r w:rsidR="006C755A">
        <w:t xml:space="preserve"> format</w:t>
      </w:r>
      <w:bookmarkEnd w:id="144"/>
    </w:p>
    <w:p w14:paraId="180010BD" w14:textId="77777777" w:rsidR="00543C21" w:rsidRPr="006C755A" w:rsidRDefault="00543C21" w:rsidP="00E169C1">
      <w:pPr>
        <w:pStyle w:val="Lijstalinea"/>
        <w:rPr>
          <w:lang w:val="en-GB"/>
        </w:rPr>
      </w:pPr>
    </w:p>
    <w:p w14:paraId="4A378F04" w14:textId="4FC4991C" w:rsidR="00543C21" w:rsidRDefault="00570193" w:rsidP="00E169C1">
      <w:pPr>
        <w:pStyle w:val="Bijschrift"/>
      </w:pPr>
      <w:bookmarkStart w:id="145" w:name="_Ref363828152"/>
      <w:bookmarkStart w:id="146" w:name="_Toc363729819"/>
      <w:bookmarkStart w:id="147" w:name="_Toc398582654"/>
      <w:r>
        <w:t>(</w:t>
      </w:r>
      <w:r w:rsidR="00543C21">
        <w:t xml:space="preserve">Figure </w:t>
      </w:r>
      <w:r>
        <w:fldChar w:fldCharType="begin"/>
      </w:r>
      <w:r>
        <w:instrText>SEQ Figure \* ARABIC</w:instrText>
      </w:r>
      <w:r>
        <w:fldChar w:fldCharType="separate"/>
      </w:r>
      <w:r w:rsidR="00660E35">
        <w:rPr>
          <w:noProof/>
        </w:rPr>
        <w:t>5</w:t>
      </w:r>
      <w:r>
        <w:fldChar w:fldCharType="end"/>
      </w:r>
      <w:r w:rsidR="00543C21">
        <w:t xml:space="preserve"> – WebService Get BVAC messages</w:t>
      </w:r>
      <w:bookmarkEnd w:id="145"/>
      <w:bookmarkEnd w:id="146"/>
      <w:r>
        <w:t>)</w:t>
      </w:r>
      <w:bookmarkEnd w:id="147"/>
    </w:p>
    <w:p w14:paraId="5B1E3762" w14:textId="47E12798" w:rsidR="006C755A" w:rsidRDefault="00570193" w:rsidP="00E169C1">
      <w:r w:rsidRPr="00965528">
        <w:rPr>
          <w:noProof/>
          <w:lang w:val="fr-BE" w:eastAsia="zh-CN"/>
        </w:rPr>
        <w:drawing>
          <wp:anchor distT="0" distB="0" distL="114300" distR="114300" simplePos="0" relativeHeight="251658245" behindDoc="0" locked="0" layoutInCell="1" allowOverlap="1" wp14:anchorId="5D7CB908" wp14:editId="6ABE3156">
            <wp:simplePos x="0" y="0"/>
            <wp:positionH relativeFrom="column">
              <wp:posOffset>2353310</wp:posOffset>
            </wp:positionH>
            <wp:positionV relativeFrom="paragraph">
              <wp:posOffset>104775</wp:posOffset>
            </wp:positionV>
            <wp:extent cx="3934460" cy="3810000"/>
            <wp:effectExtent l="0" t="0" r="889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3446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55A">
        <w:t>The grey box means that this content is in encrypted format. This means that the request parameters, the symmetric key and the single message only appear in encrypted (sealed) format.</w:t>
      </w:r>
    </w:p>
    <w:p w14:paraId="313F930E" w14:textId="77777777" w:rsidR="006C755A" w:rsidRDefault="006C755A" w:rsidP="00E169C1">
      <w:pPr>
        <w:rPr>
          <w:rFonts w:eastAsiaTheme="minorHAnsi"/>
          <w:lang w:val="en-GB"/>
        </w:rPr>
      </w:pPr>
      <w:r>
        <w:rPr>
          <w:rFonts w:eastAsiaTheme="minorHAnsi"/>
          <w:lang w:val="en-GB"/>
        </w:rPr>
        <w:t>In the input message, the structure ‘routing parameters’ is optional (see the dashed box). It is foreseen for future extension sake. This means that you do not have to provide this structure. However, if you do provide it, it should contain the CBE number to which the TIP system public key belongs (i.e. 0406753266 at the writing of this document).</w:t>
      </w:r>
    </w:p>
    <w:p w14:paraId="6EF93B80" w14:textId="48E405E8" w:rsidR="006C755A" w:rsidRPr="00D8677A" w:rsidRDefault="006C755A" w:rsidP="00E169C1">
      <w:pPr>
        <w:rPr>
          <w:rFonts w:eastAsiaTheme="minorHAnsi"/>
          <w:lang w:val="en-GB"/>
        </w:rPr>
      </w:pPr>
      <w:r>
        <w:rPr>
          <w:rFonts w:eastAsiaTheme="minorHAnsi"/>
          <w:lang w:val="en-GB"/>
        </w:rPr>
        <w:t>In the output message, the field TIP ID in the routing info is optional (see the dashed box). It is foreseen for future extension sake. Currently it will not be returned.</w:t>
      </w:r>
    </w:p>
    <w:p w14:paraId="11282A3F" w14:textId="77777777" w:rsidR="006C755A" w:rsidRDefault="006C755A" w:rsidP="00E169C1">
      <w:pPr>
        <w:rPr>
          <w:rFonts w:eastAsiaTheme="minorHAnsi"/>
          <w:lang w:val="en-GB"/>
        </w:rPr>
      </w:pPr>
      <w:r>
        <w:rPr>
          <w:rFonts w:eastAsiaTheme="minorHAnsi"/>
          <w:lang w:val="en-GB"/>
        </w:rPr>
        <w:t xml:space="preserve">The output message contains a BVAC list, which contains a number of BVAC structures. </w:t>
      </w:r>
    </w:p>
    <w:p w14:paraId="6A6C9F46" w14:textId="2A4A3FD0" w:rsidR="006C755A" w:rsidRDefault="00570193" w:rsidP="00E169C1">
      <w:pPr>
        <w:rPr>
          <w:rFonts w:eastAsiaTheme="minorHAnsi"/>
          <w:lang w:val="en-GB"/>
        </w:rPr>
      </w:pPr>
      <w:r w:rsidRPr="00965528">
        <w:rPr>
          <w:noProof/>
          <w:lang w:val="fr-BE" w:eastAsia="zh-CN"/>
        </w:rPr>
        <w:drawing>
          <wp:anchor distT="0" distB="0" distL="114300" distR="114300" simplePos="0" relativeHeight="251658244" behindDoc="0" locked="0" layoutInCell="1" allowOverlap="1" wp14:anchorId="45591B74" wp14:editId="67FEA36E">
            <wp:simplePos x="0" y="0"/>
            <wp:positionH relativeFrom="column">
              <wp:posOffset>3234690</wp:posOffset>
            </wp:positionH>
            <wp:positionV relativeFrom="paragraph">
              <wp:posOffset>509905</wp:posOffset>
            </wp:positionV>
            <wp:extent cx="3093720" cy="21386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3720" cy="2138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55A" w:rsidRPr="715EC1EE">
        <w:rPr>
          <w:rFonts w:eastAsiaTheme="minorEastAsia"/>
          <w:lang w:val="en-GB"/>
        </w:rPr>
        <w:t xml:space="preserve">Each BVAC structure, contains one single message structure (see </w:t>
      </w:r>
      <w:r w:rsidR="006C755A" w:rsidRPr="715EC1EE">
        <w:rPr>
          <w:rFonts w:eastAsiaTheme="minorEastAsia"/>
          <w:lang w:val="en-GB"/>
        </w:rPr>
        <w:fldChar w:fldCharType="begin"/>
      </w:r>
      <w:r w:rsidR="006C755A" w:rsidRPr="715EC1EE">
        <w:rPr>
          <w:rFonts w:eastAsiaTheme="minorEastAsia"/>
          <w:lang w:val="en-GB"/>
        </w:rPr>
        <w:instrText xml:space="preserve"> REF _Ref370155179 \r \h </w:instrText>
      </w:r>
      <w:r w:rsidR="006C755A" w:rsidRPr="715EC1EE">
        <w:rPr>
          <w:rFonts w:eastAsiaTheme="minorEastAsia"/>
          <w:lang w:val="en-GB"/>
        </w:rPr>
      </w:r>
      <w:r w:rsidR="006C755A" w:rsidRPr="715EC1EE">
        <w:rPr>
          <w:rFonts w:eastAsiaTheme="minorEastAsia"/>
          <w:lang w:val="en-GB"/>
        </w:rPr>
        <w:fldChar w:fldCharType="separate"/>
      </w:r>
      <w:r w:rsidR="00660E35">
        <w:rPr>
          <w:rFonts w:eastAsiaTheme="minorEastAsia"/>
          <w:lang w:val="en-GB"/>
        </w:rPr>
        <w:t>5.1</w:t>
      </w:r>
      <w:r w:rsidR="006C755A" w:rsidRPr="715EC1EE">
        <w:rPr>
          <w:rFonts w:eastAsiaTheme="minorEastAsia"/>
          <w:lang w:val="en-GB"/>
        </w:rPr>
        <w:fldChar w:fldCharType="end"/>
      </w:r>
      <w:r w:rsidR="006C755A" w:rsidRPr="715EC1EE">
        <w:rPr>
          <w:rFonts w:eastAsiaTheme="minorEastAsia"/>
          <w:lang w:val="en-GB"/>
        </w:rPr>
        <w:t xml:space="preserve"> </w:t>
      </w:r>
      <w:r w:rsidR="006C755A" w:rsidRPr="715EC1EE">
        <w:rPr>
          <w:rFonts w:eastAsiaTheme="minorEastAsia"/>
          <w:lang w:val="en-GB"/>
        </w:rPr>
        <w:fldChar w:fldCharType="begin"/>
      </w:r>
      <w:r w:rsidR="006C755A" w:rsidRPr="715EC1EE">
        <w:rPr>
          <w:rFonts w:eastAsiaTheme="minorEastAsia"/>
          <w:lang w:val="en-GB"/>
        </w:rPr>
        <w:instrText xml:space="preserve"> REF _Ref370155187 \h </w:instrText>
      </w:r>
      <w:r w:rsidR="006C755A" w:rsidRPr="715EC1EE">
        <w:rPr>
          <w:rFonts w:eastAsiaTheme="minorEastAsia"/>
          <w:lang w:val="en-GB"/>
        </w:rPr>
      </w:r>
      <w:r w:rsidR="006C755A" w:rsidRPr="715EC1EE">
        <w:rPr>
          <w:rFonts w:eastAsiaTheme="minorEastAsia"/>
          <w:lang w:val="en-GB"/>
        </w:rPr>
        <w:fldChar w:fldCharType="separate"/>
      </w:r>
      <w:r w:rsidR="00660E35">
        <w:t>Single Message</w:t>
      </w:r>
      <w:r w:rsidR="006C755A" w:rsidRPr="715EC1EE">
        <w:rPr>
          <w:rFonts w:eastAsiaTheme="minorEastAsia"/>
          <w:lang w:val="en-GB"/>
        </w:rPr>
        <w:fldChar w:fldCharType="end"/>
      </w:r>
      <w:r w:rsidR="006C755A" w:rsidRPr="715EC1EE">
        <w:rPr>
          <w:rFonts w:eastAsiaTheme="minorEastAsia"/>
          <w:lang w:val="en-GB"/>
        </w:rPr>
        <w:t xml:space="preserve">), which in its turn contains one BVAC event (see </w:t>
      </w:r>
      <w:r w:rsidR="006C755A" w:rsidRPr="715EC1EE">
        <w:rPr>
          <w:rFonts w:eastAsiaTheme="minorEastAsia"/>
          <w:lang w:val="en-GB"/>
        </w:rPr>
        <w:fldChar w:fldCharType="begin"/>
      </w:r>
      <w:r w:rsidR="006C755A" w:rsidRPr="715EC1EE">
        <w:rPr>
          <w:rFonts w:eastAsiaTheme="minorEastAsia"/>
          <w:lang w:val="en-GB"/>
        </w:rPr>
        <w:instrText xml:space="preserve"> REF _Ref370155228 \r \h </w:instrText>
      </w:r>
      <w:r w:rsidR="006C755A" w:rsidRPr="715EC1EE">
        <w:rPr>
          <w:rFonts w:eastAsiaTheme="minorEastAsia"/>
          <w:lang w:val="en-GB"/>
        </w:rPr>
      </w:r>
      <w:r w:rsidR="006C755A" w:rsidRPr="715EC1EE">
        <w:rPr>
          <w:rFonts w:eastAsiaTheme="minorEastAsia"/>
          <w:lang w:val="en-GB"/>
        </w:rPr>
        <w:fldChar w:fldCharType="separate"/>
      </w:r>
      <w:r w:rsidR="00660E35">
        <w:rPr>
          <w:rFonts w:eastAsiaTheme="minorEastAsia"/>
          <w:lang w:val="en-GB"/>
        </w:rPr>
        <w:t>5.2</w:t>
      </w:r>
      <w:r w:rsidR="006C755A" w:rsidRPr="715EC1EE">
        <w:rPr>
          <w:rFonts w:eastAsiaTheme="minorEastAsia"/>
          <w:lang w:val="en-GB"/>
        </w:rPr>
        <w:fldChar w:fldCharType="end"/>
      </w:r>
      <w:r w:rsidR="006C755A" w:rsidRPr="715EC1EE">
        <w:rPr>
          <w:rFonts w:eastAsiaTheme="minorEastAsia"/>
          <w:lang w:val="en-GB"/>
        </w:rPr>
        <w:t xml:space="preserve"> </w:t>
      </w:r>
      <w:r w:rsidR="006C755A" w:rsidRPr="715EC1EE">
        <w:rPr>
          <w:rFonts w:eastAsiaTheme="minorEastAsia"/>
          <w:lang w:val="en-GB"/>
        </w:rPr>
        <w:fldChar w:fldCharType="begin"/>
      </w:r>
      <w:r w:rsidR="006C755A" w:rsidRPr="715EC1EE">
        <w:rPr>
          <w:rFonts w:eastAsiaTheme="minorEastAsia"/>
          <w:lang w:val="en-GB"/>
        </w:rPr>
        <w:instrText xml:space="preserve"> REF _Ref370155219 \h </w:instrText>
      </w:r>
      <w:r w:rsidR="006C755A" w:rsidRPr="715EC1EE">
        <w:rPr>
          <w:rFonts w:eastAsiaTheme="minorEastAsia"/>
          <w:lang w:val="en-GB"/>
        </w:rPr>
      </w:r>
      <w:r w:rsidR="006C755A" w:rsidRPr="715EC1EE">
        <w:rPr>
          <w:rFonts w:eastAsiaTheme="minorEastAsia"/>
          <w:lang w:val="en-GB"/>
        </w:rPr>
        <w:fldChar w:fldCharType="separate"/>
      </w:r>
      <w:r w:rsidR="00660E35">
        <w:t>BVAC Event</w:t>
      </w:r>
      <w:r w:rsidR="006C755A" w:rsidRPr="715EC1EE">
        <w:rPr>
          <w:rFonts w:eastAsiaTheme="minorEastAsia"/>
          <w:lang w:val="en-GB"/>
        </w:rPr>
        <w:fldChar w:fldCharType="end"/>
      </w:r>
      <w:r w:rsidR="006C755A" w:rsidRPr="715EC1EE">
        <w:rPr>
          <w:rFonts w:eastAsiaTheme="minorEastAsia"/>
          <w:lang w:val="en-GB"/>
        </w:rPr>
        <w:t>), which contains one BVAC document.</w:t>
      </w:r>
    </w:p>
    <w:p w14:paraId="185CD902" w14:textId="77777777" w:rsidR="00570193" w:rsidRDefault="006C755A" w:rsidP="00E169C1">
      <w:pPr>
        <w:rPr>
          <w:rFonts w:eastAsiaTheme="minorHAnsi"/>
          <w:lang w:val="en-GB"/>
        </w:rPr>
      </w:pPr>
      <w:r>
        <w:rPr>
          <w:rFonts w:eastAsiaTheme="minorHAnsi"/>
          <w:lang w:val="en-GB"/>
        </w:rPr>
        <w:t xml:space="preserve">The output message always contains a success or error message, together with the error text in Dutch, French and English. </w:t>
      </w:r>
    </w:p>
    <w:p w14:paraId="34222BC4" w14:textId="62FB00BB" w:rsidR="006C755A" w:rsidRDefault="00570193" w:rsidP="00E169C1">
      <w:pPr>
        <w:rPr>
          <w:rFonts w:eastAsiaTheme="minorHAnsi"/>
          <w:lang w:val="en-GB"/>
        </w:rPr>
      </w:pPr>
      <w:r>
        <w:rPr>
          <w:rFonts w:eastAsiaTheme="minorHAnsi"/>
          <w:lang w:val="en-GB"/>
        </w:rPr>
        <w:t xml:space="preserve">More details can be found in paragraph </w:t>
      </w:r>
      <w:r>
        <w:rPr>
          <w:rFonts w:eastAsiaTheme="minorHAnsi"/>
          <w:lang w:val="en-GB"/>
        </w:rPr>
        <w:fldChar w:fldCharType="begin"/>
      </w:r>
      <w:r>
        <w:rPr>
          <w:rFonts w:eastAsiaTheme="minorHAnsi"/>
          <w:lang w:val="en-GB"/>
        </w:rPr>
        <w:instrText xml:space="preserve"> REF _Ref397592855 \r \h </w:instrText>
      </w:r>
      <w:r>
        <w:rPr>
          <w:rFonts w:eastAsiaTheme="minorHAnsi"/>
          <w:lang w:val="en-GB"/>
        </w:rPr>
        <w:fldChar w:fldCharType="separate"/>
      </w:r>
      <w:r w:rsidR="00660E35">
        <w:rPr>
          <w:rFonts w:eastAsiaTheme="minorHAnsi"/>
          <w:b/>
          <w:bCs/>
          <w:lang w:val="nl-NL"/>
        </w:rPr>
        <w:t>Fout! Verwijzingsbron niet gevonden.</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_Ref397592855 \h </w:instrText>
      </w:r>
      <w:r>
        <w:rPr>
          <w:rFonts w:eastAsiaTheme="minorHAnsi"/>
          <w:lang w:val="en-GB"/>
        </w:rPr>
        <w:fldChar w:fldCharType="separate"/>
      </w:r>
      <w:r w:rsidR="00660E35">
        <w:rPr>
          <w:rFonts w:eastAsiaTheme="minorHAnsi"/>
          <w:b/>
          <w:bCs/>
          <w:lang w:val="nl-NL"/>
        </w:rPr>
        <w:t>Fout! Verwijzingsbron niet gevonden.</w:t>
      </w:r>
      <w:r>
        <w:rPr>
          <w:rFonts w:eastAsiaTheme="minorHAnsi"/>
          <w:lang w:val="en-GB"/>
        </w:rPr>
        <w:fldChar w:fldCharType="end"/>
      </w:r>
      <w:r>
        <w:rPr>
          <w:rFonts w:eastAsiaTheme="minorHAnsi"/>
          <w:lang w:val="en-GB"/>
        </w:rPr>
        <w:t xml:space="preserve"> on page </w:t>
      </w:r>
      <w:r>
        <w:rPr>
          <w:rFonts w:eastAsiaTheme="minorHAnsi"/>
          <w:lang w:val="en-GB"/>
        </w:rPr>
        <w:fldChar w:fldCharType="begin"/>
      </w:r>
      <w:r>
        <w:rPr>
          <w:rFonts w:eastAsiaTheme="minorHAnsi"/>
          <w:lang w:val="en-GB"/>
        </w:rPr>
        <w:instrText xml:space="preserve"> PAGEREF _Ref397592855 \h </w:instrText>
      </w:r>
      <w:r>
        <w:rPr>
          <w:rFonts w:eastAsiaTheme="minorHAnsi"/>
          <w:lang w:val="en-GB"/>
        </w:rPr>
        <w:fldChar w:fldCharType="separate"/>
      </w:r>
      <w:r w:rsidR="00660E35">
        <w:rPr>
          <w:rFonts w:eastAsiaTheme="minorHAnsi"/>
          <w:b/>
          <w:bCs/>
          <w:noProof/>
          <w:lang w:val="nl-NL"/>
        </w:rPr>
        <w:t>Fout! Bladwijzer niet gedefinieerd.</w:t>
      </w:r>
      <w:r>
        <w:rPr>
          <w:rFonts w:eastAsiaTheme="minorHAnsi"/>
          <w:lang w:val="en-GB"/>
        </w:rPr>
        <w:fldChar w:fldCharType="end"/>
      </w:r>
      <w:r>
        <w:rPr>
          <w:rFonts w:eastAsiaTheme="minorHAnsi"/>
          <w:lang w:val="en-GB"/>
        </w:rPr>
        <w:t>.</w:t>
      </w:r>
    </w:p>
    <w:p w14:paraId="64273158" w14:textId="77A25B61" w:rsidR="006C755A" w:rsidRDefault="006C755A" w:rsidP="00E169C1">
      <w:pPr>
        <w:rPr>
          <w:rFonts w:eastAsiaTheme="minorHAnsi"/>
          <w:lang w:val="en-GB"/>
        </w:rPr>
      </w:pPr>
    </w:p>
    <w:p w14:paraId="4E9CF2E8" w14:textId="12466C87" w:rsidR="006C755A" w:rsidRDefault="006C755A" w:rsidP="00E169C1">
      <w:pPr>
        <w:rPr>
          <w:noProof/>
        </w:rPr>
      </w:pPr>
    </w:p>
    <w:p w14:paraId="7D4D44FF" w14:textId="77777777" w:rsidR="00570193" w:rsidRDefault="00570193" w:rsidP="00E169C1">
      <w:pPr>
        <w:rPr>
          <w:noProof/>
        </w:rPr>
      </w:pPr>
    </w:p>
    <w:p w14:paraId="2ED09FAF" w14:textId="77777777" w:rsidR="00570193" w:rsidRDefault="00570193" w:rsidP="00E169C1">
      <w:pPr>
        <w:rPr>
          <w:noProof/>
        </w:rPr>
      </w:pPr>
    </w:p>
    <w:p w14:paraId="148AC58F" w14:textId="77777777" w:rsidR="00570193" w:rsidRPr="003D66EA" w:rsidRDefault="00570193" w:rsidP="00E169C1">
      <w:pPr>
        <w:rPr>
          <w:noProof/>
        </w:rPr>
      </w:pPr>
    </w:p>
    <w:p w14:paraId="761F845F" w14:textId="3686C8D9" w:rsidR="006C755A" w:rsidRPr="00F03361" w:rsidRDefault="00570193" w:rsidP="00E169C1">
      <w:pPr>
        <w:pStyle w:val="Bijschrift"/>
      </w:pPr>
      <w:bookmarkStart w:id="148" w:name="_Ref328713844"/>
      <w:bookmarkStart w:id="149" w:name="_Toc328487662"/>
      <w:bookmarkStart w:id="150" w:name="_Toc328714267"/>
      <w:bookmarkStart w:id="151" w:name="_Toc398582655"/>
      <w:r>
        <w:t>(</w:t>
      </w:r>
      <w:r w:rsidR="006C755A" w:rsidRPr="00F03361">
        <w:t xml:space="preserve">Figure </w:t>
      </w:r>
      <w:r>
        <w:fldChar w:fldCharType="begin"/>
      </w:r>
      <w:r>
        <w:instrText>SEQ Figure \* ARABIC</w:instrText>
      </w:r>
      <w:r>
        <w:fldChar w:fldCharType="separate"/>
      </w:r>
      <w:r w:rsidR="00660E35">
        <w:rPr>
          <w:noProof/>
        </w:rPr>
        <w:t>6</w:t>
      </w:r>
      <w:r>
        <w:fldChar w:fldCharType="end"/>
      </w:r>
      <w:bookmarkEnd w:id="148"/>
      <w:r w:rsidR="006C755A">
        <w:t xml:space="preserve"> -</w:t>
      </w:r>
      <w:r w:rsidR="006C755A" w:rsidRPr="00F03361">
        <w:t xml:space="preserve"> Error response structure</w:t>
      </w:r>
      <w:bookmarkEnd w:id="149"/>
      <w:bookmarkEnd w:id="150"/>
      <w:r>
        <w:t>)</w:t>
      </w:r>
      <w:bookmarkEnd w:id="151"/>
    </w:p>
    <w:p w14:paraId="5076585B" w14:textId="4E3D3276" w:rsidR="00543C21" w:rsidRDefault="00543C21" w:rsidP="00E169C1"/>
    <w:p w14:paraId="54F184AF" w14:textId="7E39E971" w:rsidR="00B26CF0" w:rsidRDefault="00B26CF0" w:rsidP="00E169C1">
      <w:pPr>
        <w:pStyle w:val="Kop2"/>
      </w:pPr>
      <w:bookmarkStart w:id="152" w:name="_Toc36121708"/>
      <w:r>
        <w:lastRenderedPageBreak/>
        <w:t>Sftp “get BVAC” and response Message format</w:t>
      </w:r>
      <w:bookmarkEnd w:id="152"/>
    </w:p>
    <w:p w14:paraId="4195CF38" w14:textId="77777777" w:rsidR="00B26CF0" w:rsidRPr="004D4AEC" w:rsidRDefault="00B26CF0" w:rsidP="00E169C1">
      <w:pPr>
        <w:rPr>
          <w:i/>
          <w:sz w:val="18"/>
        </w:rPr>
      </w:pPr>
      <w:r>
        <w:rPr>
          <w:lang w:val="en-GB"/>
        </w:rPr>
        <w:t xml:space="preserve">On the TIP system, there is one output directory for each CBFA </w:t>
      </w:r>
    </w:p>
    <w:p w14:paraId="2B3B65A5" w14:textId="77777777" w:rsidR="00B26CF0" w:rsidRDefault="00B26CF0" w:rsidP="00E169C1">
      <w:r>
        <w:rPr>
          <w:lang w:val="en-GB"/>
        </w:rPr>
        <w:t xml:space="preserve">The file name of the nightly extracts, is </w:t>
      </w:r>
      <w:r w:rsidRPr="00127E0A">
        <w:rPr>
          <w:i/>
        </w:rPr>
        <w:t>BVAC-&lt;CBFA&gt;-&lt;date</w:t>
      </w:r>
      <w:r>
        <w:rPr>
          <w:i/>
        </w:rPr>
        <w:t>time</w:t>
      </w:r>
      <w:r w:rsidRPr="00127E0A">
        <w:rPr>
          <w:i/>
        </w:rPr>
        <w:t>&gt;.xml</w:t>
      </w:r>
      <w:r w:rsidRPr="00894430">
        <w:t xml:space="preserve"> where &lt;CBFA&gt; is the CBFA</w:t>
      </w:r>
      <w:r>
        <w:t xml:space="preserve"> number of the insurer and &lt;date&gt; is the datetime of the extract.</w:t>
      </w:r>
    </w:p>
    <w:p w14:paraId="20B73DAA" w14:textId="77777777" w:rsidR="00B26CF0" w:rsidRDefault="00B26CF0" w:rsidP="00E169C1">
      <w:r>
        <w:t>E.g. for the party x as in our previous example, you could have following files (assuming the files where not retrieved in the past 2 days).</w:t>
      </w:r>
    </w:p>
    <w:p w14:paraId="30C56A9E" w14:textId="77777777" w:rsidR="00B26CF0" w:rsidRPr="001E1EC6" w:rsidRDefault="00B26CF0" w:rsidP="00E169C1">
      <w:pPr>
        <w:rPr>
          <w:lang w:val="en-GB"/>
        </w:rPr>
      </w:pPr>
      <w:r w:rsidRPr="001E1EC6">
        <w:rPr>
          <w:lang w:val="en-GB"/>
        </w:rPr>
        <w:t>/3333/BVAC-3333-20130819 233252.xml</w:t>
      </w:r>
      <w:r w:rsidRPr="001E1EC6">
        <w:rPr>
          <w:lang w:val="en-GB"/>
        </w:rPr>
        <w:br/>
        <w:t>/3333/BVAC-3333-20130820 233012.xml</w:t>
      </w:r>
    </w:p>
    <w:p w14:paraId="2097EA4B" w14:textId="77777777" w:rsidR="00B26CF0" w:rsidRPr="00890753" w:rsidRDefault="00B26CF0" w:rsidP="00E169C1">
      <w:r w:rsidRPr="00127990">
        <w:rPr>
          <w:lang w:val="en-GB"/>
        </w:rPr>
        <w:t xml:space="preserve">The file format is XML and </w:t>
      </w:r>
      <w:r>
        <w:rPr>
          <w:lang w:val="en-GB"/>
        </w:rPr>
        <w:t>has following structure:</w:t>
      </w:r>
      <w:r w:rsidRPr="00127990">
        <w:rPr>
          <w:lang w:val="en-GB"/>
        </w:rPr>
        <w:t xml:space="preserve"> </w:t>
      </w:r>
    </w:p>
    <w:p w14:paraId="7F04103D" w14:textId="77777777" w:rsidR="00B26CF0" w:rsidRDefault="00B26CF0" w:rsidP="00E169C1">
      <w:pPr>
        <w:rPr>
          <w:rFonts w:eastAsiaTheme="minorHAnsi"/>
        </w:rPr>
      </w:pPr>
      <w:r w:rsidRPr="0055135C">
        <w:rPr>
          <w:rFonts w:eastAsiaTheme="minorHAnsi"/>
          <w:noProof/>
          <w:lang w:val="fr-BE" w:eastAsia="zh-CN"/>
        </w:rPr>
        <w:drawing>
          <wp:inline distT="0" distB="0" distL="0" distR="0" wp14:anchorId="6638C654" wp14:editId="2B1D6972">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9F001EC" w14:textId="79BBFB00" w:rsidR="00B26CF0" w:rsidRPr="0055135C" w:rsidRDefault="00B26CF0" w:rsidP="00E169C1">
      <w:pPr>
        <w:pStyle w:val="Bijschrift"/>
      </w:pPr>
      <w:bookmarkStart w:id="153" w:name="_Toc398582656"/>
      <w:r>
        <w:t xml:space="preserve">Figure </w:t>
      </w:r>
      <w:r>
        <w:fldChar w:fldCharType="begin"/>
      </w:r>
      <w:r>
        <w:instrText>SEQ Figure \* ARABIC</w:instrText>
      </w:r>
      <w:r>
        <w:fldChar w:fldCharType="separate"/>
      </w:r>
      <w:r w:rsidR="00660E35">
        <w:rPr>
          <w:noProof/>
        </w:rPr>
        <w:t>7</w:t>
      </w:r>
      <w:r>
        <w:fldChar w:fldCharType="end"/>
      </w:r>
      <w:r>
        <w:t xml:space="preserve"> – SFTP XML file structure</w:t>
      </w:r>
      <w:bookmarkEnd w:id="153"/>
    </w:p>
    <w:p w14:paraId="06169017" w14:textId="77777777" w:rsidR="00C00CB6" w:rsidRDefault="00C00CB6" w:rsidP="00E169C1">
      <w:pPr>
        <w:rPr>
          <w:rFonts w:eastAsiaTheme="minorHAnsi"/>
          <w:lang w:val="en-GB"/>
        </w:rPr>
      </w:pPr>
    </w:p>
    <w:p w14:paraId="1EB2BEA5" w14:textId="77777777" w:rsidR="00C00CB6" w:rsidRDefault="00C00CB6" w:rsidP="00E169C1">
      <w:pPr>
        <w:rPr>
          <w:rFonts w:eastAsiaTheme="minorHAnsi"/>
          <w:lang w:val="en-GB"/>
        </w:rPr>
      </w:pPr>
    </w:p>
    <w:p w14:paraId="48CF45F9" w14:textId="77777777" w:rsidR="00C00CB6" w:rsidRDefault="00C00CB6" w:rsidP="00E169C1">
      <w:pPr>
        <w:rPr>
          <w:rFonts w:eastAsiaTheme="minorHAnsi"/>
          <w:lang w:val="en-GB"/>
        </w:rPr>
      </w:pPr>
    </w:p>
    <w:p w14:paraId="6080B659" w14:textId="77777777" w:rsidR="00C00CB6" w:rsidRDefault="00C00CB6" w:rsidP="00E169C1">
      <w:pPr>
        <w:rPr>
          <w:rFonts w:eastAsiaTheme="minorHAnsi"/>
          <w:lang w:val="en-GB"/>
        </w:rPr>
      </w:pPr>
    </w:p>
    <w:p w14:paraId="58A30973" w14:textId="77777777" w:rsidR="00C00CB6" w:rsidRDefault="00C00CB6" w:rsidP="00E169C1">
      <w:pPr>
        <w:rPr>
          <w:rFonts w:eastAsiaTheme="minorHAnsi"/>
          <w:lang w:val="en-GB"/>
        </w:rPr>
      </w:pPr>
    </w:p>
    <w:p w14:paraId="1DCBD739" w14:textId="77777777" w:rsidR="00C00CB6" w:rsidRDefault="00C00CB6" w:rsidP="00E169C1">
      <w:pPr>
        <w:rPr>
          <w:rFonts w:eastAsiaTheme="minorHAnsi"/>
          <w:lang w:val="en-GB"/>
        </w:rPr>
      </w:pPr>
    </w:p>
    <w:p w14:paraId="6786AE0C" w14:textId="2EFF938A" w:rsidR="00B26CF0" w:rsidRDefault="00B26CF0" w:rsidP="00E169C1">
      <w:pPr>
        <w:rPr>
          <w:rFonts w:eastAsiaTheme="minorHAnsi"/>
          <w:lang w:val="en-GB"/>
        </w:rPr>
      </w:pPr>
      <w:r>
        <w:rPr>
          <w:rFonts w:eastAsiaTheme="minorHAnsi"/>
          <w:lang w:val="en-GB"/>
        </w:rPr>
        <w:lastRenderedPageBreak/>
        <w:t>An example file would be:</w:t>
      </w:r>
    </w:p>
    <w:tbl>
      <w:tblPr>
        <w:tblStyle w:val="Tabelraster"/>
        <w:tblW w:w="0" w:type="auto"/>
        <w:tblLook w:val="04A0" w:firstRow="1" w:lastRow="0" w:firstColumn="1" w:lastColumn="0" w:noHBand="0" w:noVBand="1"/>
      </w:tblPr>
      <w:tblGrid>
        <w:gridCol w:w="9913"/>
      </w:tblGrid>
      <w:tr w:rsidR="00B26CF0" w14:paraId="491CE1DA" w14:textId="77777777" w:rsidTr="00FE03B6">
        <w:tc>
          <w:tcPr>
            <w:tcW w:w="9921" w:type="dxa"/>
          </w:tcPr>
          <w:p w14:paraId="34CFF11B" w14:textId="77777777" w:rsidR="00B26CF0" w:rsidRPr="00B677C1" w:rsidRDefault="00B26CF0" w:rsidP="00E169C1">
            <w:pPr>
              <w:rPr>
                <w:rFonts w:eastAsiaTheme="minorHAnsi"/>
                <w:lang w:val="en-GB"/>
              </w:rPr>
            </w:pPr>
            <w:r w:rsidRPr="00B677C1">
              <w:rPr>
                <w:rFonts w:eastAsiaTheme="minorHAnsi"/>
                <w:lang w:val="en-GB"/>
              </w:rPr>
              <w:t xml:space="preserve">         &lt;BvacList&gt;</w:t>
            </w:r>
          </w:p>
          <w:p w14:paraId="28615E1E"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3A647F6A" w14:textId="77777777" w:rsidR="00B26CF0" w:rsidRPr="00B677C1" w:rsidRDefault="00B26CF0" w:rsidP="00E169C1">
            <w:pPr>
              <w:rPr>
                <w:rFonts w:eastAsiaTheme="minorHAnsi"/>
                <w:lang w:val="en-GB"/>
              </w:rPr>
            </w:pPr>
            <w:r w:rsidRPr="00B677C1">
              <w:rPr>
                <w:rFonts w:eastAsiaTheme="minorHAnsi"/>
                <w:lang w:val="en-GB"/>
              </w:rPr>
              <w:t xml:space="preserve">              &lt;CBFA&gt;5000&lt;/CBFA&gt;</w:t>
            </w:r>
          </w:p>
          <w:p w14:paraId="3C78C92B" w14:textId="77777777" w:rsidR="00B26CF0" w:rsidRPr="00B677C1" w:rsidRDefault="00B26CF0" w:rsidP="00E169C1">
            <w:pPr>
              <w:rPr>
                <w:rFonts w:eastAsiaTheme="minorHAnsi"/>
                <w:lang w:val="en-GB"/>
              </w:rPr>
            </w:pPr>
            <w:r w:rsidRPr="00B677C1">
              <w:rPr>
                <w:rFonts w:eastAsiaTheme="minorHAnsi"/>
                <w:lang w:val="en-GB"/>
              </w:rPr>
              <w:t xml:space="preserve">               &lt;SGUID&gt;sguid_1&lt;/SGUID&gt;</w:t>
            </w:r>
          </w:p>
          <w:p w14:paraId="00CA514A" w14:textId="77777777" w:rsidR="00B26CF0" w:rsidRPr="00B677C1" w:rsidRDefault="00B26CF0" w:rsidP="00E169C1">
            <w:pPr>
              <w:rPr>
                <w:rFonts w:eastAsiaTheme="minorHAnsi"/>
                <w:lang w:val="en-GB"/>
              </w:rPr>
            </w:pPr>
            <w:r w:rsidRPr="00B677C1">
              <w:rPr>
                <w:rFonts w:eastAsiaTheme="minorHAnsi"/>
                <w:lang w:val="en-GB"/>
              </w:rPr>
              <w:t xml:space="preserve">               &lt;BvacDocumentId&gt;document_1&lt;/BvacDocumentId&gt;</w:t>
            </w:r>
          </w:p>
          <w:p w14:paraId="6C9D2F1D" w14:textId="77777777" w:rsidR="00B26CF0" w:rsidRPr="00B677C1" w:rsidRDefault="00B26CF0" w:rsidP="00E169C1">
            <w:pPr>
              <w:rPr>
                <w:rFonts w:eastAsiaTheme="minorHAnsi"/>
                <w:lang w:val="en-GB"/>
              </w:rPr>
            </w:pPr>
            <w:r w:rsidRPr="00B677C1">
              <w:rPr>
                <w:rFonts w:eastAsiaTheme="minorHAnsi"/>
                <w:lang w:val="en-GB"/>
              </w:rPr>
              <w:t xml:space="preserve">               &lt;EncryptedSymmetricKey&gt;VGhpcyBpcyBhbiBlbmNyeXB0aW9uIGtleQ==&lt;/EncryptedSymmetricKey&gt;</w:t>
            </w:r>
          </w:p>
          <w:p w14:paraId="65256452" w14:textId="77777777" w:rsidR="00B26CF0" w:rsidRPr="00B677C1" w:rsidRDefault="00B26CF0" w:rsidP="00E169C1">
            <w:pPr>
              <w:rPr>
                <w:rFonts w:eastAsiaTheme="minorHAnsi"/>
                <w:lang w:val="en-GB"/>
              </w:rPr>
            </w:pPr>
            <w:r w:rsidRPr="00B677C1">
              <w:rPr>
                <w:rFonts w:eastAsiaTheme="minorHAnsi"/>
                <w:lang w:val="en-GB"/>
              </w:rPr>
              <w:t xml:space="preserve">               &lt;SingleMessageSealed&gt;VGhpcyBpcyBhbiBub3QgZW5jb2RlZCBidmFjIG1lc3NhZ2U=&lt;/SingleMessageSealed&gt;</w:t>
            </w:r>
          </w:p>
          <w:p w14:paraId="66867BAC"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5043662D"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44B3AD61" w14:textId="77777777" w:rsidR="00B26CF0" w:rsidRPr="00B677C1" w:rsidRDefault="00B26CF0" w:rsidP="00E169C1">
            <w:pPr>
              <w:rPr>
                <w:rFonts w:eastAsiaTheme="minorHAnsi"/>
                <w:lang w:val="en-GB"/>
              </w:rPr>
            </w:pPr>
            <w:r w:rsidRPr="00B677C1">
              <w:rPr>
                <w:rFonts w:eastAsiaTheme="minorHAnsi"/>
                <w:lang w:val="en-GB"/>
              </w:rPr>
              <w:t xml:space="preserve">               &lt;CBFA&gt;5000&lt;/CBFA&gt;</w:t>
            </w:r>
          </w:p>
          <w:p w14:paraId="3C0F44B2" w14:textId="77777777" w:rsidR="00B26CF0" w:rsidRPr="00B677C1" w:rsidRDefault="00B26CF0" w:rsidP="00E169C1">
            <w:pPr>
              <w:rPr>
                <w:rFonts w:eastAsiaTheme="minorHAnsi"/>
                <w:lang w:val="en-GB"/>
              </w:rPr>
            </w:pPr>
            <w:r w:rsidRPr="00B677C1">
              <w:rPr>
                <w:rFonts w:eastAsiaTheme="minorHAnsi"/>
                <w:lang w:val="en-GB"/>
              </w:rPr>
              <w:t xml:space="preserve">               &lt;SGUID&gt;sguid_1&lt;/SGUID&gt;</w:t>
            </w:r>
          </w:p>
          <w:p w14:paraId="30CB2E11" w14:textId="77777777" w:rsidR="00B26CF0" w:rsidRPr="00B677C1" w:rsidRDefault="00B26CF0" w:rsidP="00E169C1">
            <w:pPr>
              <w:rPr>
                <w:rFonts w:eastAsiaTheme="minorHAnsi"/>
                <w:lang w:val="en-GB"/>
              </w:rPr>
            </w:pPr>
            <w:r w:rsidRPr="00B677C1">
              <w:rPr>
                <w:rFonts w:eastAsiaTheme="minorHAnsi"/>
                <w:lang w:val="en-GB"/>
              </w:rPr>
              <w:t xml:space="preserve">               &lt;BvacDocumentId&gt;document_1&lt;/BvacDocumentId&gt;</w:t>
            </w:r>
          </w:p>
          <w:p w14:paraId="7DB30E00" w14:textId="77777777" w:rsidR="00B26CF0" w:rsidRPr="00B677C1" w:rsidRDefault="00B26CF0" w:rsidP="00E169C1">
            <w:pPr>
              <w:rPr>
                <w:rFonts w:eastAsiaTheme="minorHAnsi"/>
                <w:lang w:val="en-GB"/>
              </w:rPr>
            </w:pPr>
            <w:r w:rsidRPr="00B677C1">
              <w:rPr>
                <w:rFonts w:eastAsiaTheme="minorHAnsi"/>
                <w:lang w:val="en-GB"/>
              </w:rPr>
              <w:t xml:space="preserve">               &lt;EncryptedSymmetricKey&gt;VGhpcyBpcyBhbiBlbmNyeXB0aW9uIGtleQ==&lt;/EncryptedSymmetricKey&gt;</w:t>
            </w:r>
          </w:p>
          <w:p w14:paraId="592D0F4F" w14:textId="77777777" w:rsidR="00B26CF0" w:rsidRPr="00B677C1" w:rsidRDefault="00B26CF0" w:rsidP="00E169C1">
            <w:pPr>
              <w:rPr>
                <w:rFonts w:eastAsiaTheme="minorHAnsi"/>
                <w:lang w:val="en-GB"/>
              </w:rPr>
            </w:pPr>
            <w:r w:rsidRPr="00B677C1">
              <w:rPr>
                <w:rFonts w:eastAsiaTheme="minorHAnsi"/>
                <w:lang w:val="en-GB"/>
              </w:rPr>
              <w:t xml:space="preserve">               &lt;SingleMessageSealed&gt;VGhpcyBpcyBhbiBub3QgZW5jb2RlZCBidmFjIG1lc3NhZ2U=&lt;/SingleMessageSealed&gt;</w:t>
            </w:r>
          </w:p>
          <w:p w14:paraId="30B12689"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172031A2" w14:textId="77777777" w:rsidR="00B26CF0" w:rsidRDefault="00B26CF0" w:rsidP="00E169C1">
            <w:pPr>
              <w:rPr>
                <w:rFonts w:eastAsiaTheme="minorHAnsi"/>
                <w:lang w:val="en-GB"/>
              </w:rPr>
            </w:pPr>
            <w:r w:rsidRPr="00B677C1">
              <w:rPr>
                <w:rFonts w:eastAsiaTheme="minorHAnsi"/>
                <w:lang w:val="en-GB"/>
              </w:rPr>
              <w:t xml:space="preserve">         &lt;/BvacList&gt;</w:t>
            </w:r>
          </w:p>
        </w:tc>
      </w:tr>
    </w:tbl>
    <w:p w14:paraId="74114567" w14:textId="77777777" w:rsidR="00B26CF0" w:rsidRDefault="00B26CF0" w:rsidP="00E169C1">
      <w:pPr>
        <w:rPr>
          <w:rFonts w:eastAsiaTheme="minorHAnsi"/>
          <w:lang w:val="en-GB"/>
        </w:rPr>
      </w:pPr>
    </w:p>
    <w:p w14:paraId="55A07F1F" w14:textId="36517FE7" w:rsidR="00B26CF0" w:rsidRDefault="00B26CF0" w:rsidP="00E169C1">
      <w:pPr>
        <w:rPr>
          <w:rFonts w:eastAsiaTheme="minorHAnsi"/>
          <w:lang w:val="en-GB"/>
        </w:rPr>
      </w:pPr>
      <w:r>
        <w:rPr>
          <w:rFonts w:eastAsiaTheme="minorHAnsi"/>
          <w:lang w:val="en-GB"/>
        </w:rPr>
        <w:t>Please mind that</w:t>
      </w:r>
      <w:r w:rsidR="00C00CB6">
        <w:rPr>
          <w:rFonts w:eastAsiaTheme="minorHAnsi"/>
          <w:lang w:val="en-GB"/>
        </w:rPr>
        <w:t>:</w:t>
      </w:r>
    </w:p>
    <w:p w14:paraId="0939A819" w14:textId="77777777" w:rsidR="00B26CF0" w:rsidRPr="00C00CB6" w:rsidRDefault="00B26CF0" w:rsidP="00C00CB6">
      <w:pPr>
        <w:pStyle w:val="Lijstalinea"/>
        <w:numPr>
          <w:ilvl w:val="0"/>
          <w:numId w:val="52"/>
        </w:numPr>
        <w:rPr>
          <w:rFonts w:eastAsiaTheme="minorHAnsi"/>
          <w:lang w:val="en-GB"/>
        </w:rPr>
      </w:pPr>
      <w:r w:rsidRPr="00C00CB6">
        <w:rPr>
          <w:rFonts w:eastAsiaTheme="minorHAnsi"/>
          <w:lang w:val="en-GB"/>
        </w:rPr>
        <w:t>This structure is exactly the same as the inner structure returned via the web service (also see the xsd’s provided in the chapter on webservice)</w:t>
      </w:r>
    </w:p>
    <w:p w14:paraId="03F286C6" w14:textId="77777777" w:rsidR="00B26CF0" w:rsidRPr="00C00CB6" w:rsidRDefault="00B26CF0" w:rsidP="00C00CB6">
      <w:pPr>
        <w:pStyle w:val="Lijstalinea"/>
        <w:numPr>
          <w:ilvl w:val="0"/>
          <w:numId w:val="52"/>
        </w:numPr>
        <w:rPr>
          <w:rFonts w:eastAsiaTheme="minorHAnsi"/>
          <w:lang w:val="en-GB"/>
        </w:rPr>
      </w:pPr>
      <w:r w:rsidRPr="00C00CB6">
        <w:rPr>
          <w:rFonts w:eastAsiaTheme="minorHAnsi"/>
          <w:lang w:val="en-GB"/>
        </w:rPr>
        <w:t>This file contains multiple ‘Single Messages’, namely one per BVAC document.</w:t>
      </w:r>
    </w:p>
    <w:p w14:paraId="0A291C8B" w14:textId="77777777" w:rsidR="00B26CF0" w:rsidRPr="00C00CB6" w:rsidRDefault="00B26CF0" w:rsidP="00C00CB6">
      <w:pPr>
        <w:pStyle w:val="Lijstalinea"/>
        <w:numPr>
          <w:ilvl w:val="0"/>
          <w:numId w:val="52"/>
        </w:numPr>
        <w:rPr>
          <w:rFonts w:eastAsiaTheme="minorHAnsi"/>
          <w:lang w:val="en-GB"/>
        </w:rPr>
      </w:pPr>
      <w:r w:rsidRPr="00C00CB6">
        <w:rPr>
          <w:rFonts w:eastAsiaTheme="minorHAnsi"/>
          <w:lang w:val="en-GB"/>
        </w:rPr>
        <w:t>The S-GUID and Document ID are present in the file for easy reference</w:t>
      </w:r>
    </w:p>
    <w:p w14:paraId="6DE713DA" w14:textId="77777777" w:rsidR="00B26CF0" w:rsidRPr="00B26CF0" w:rsidRDefault="00B26CF0" w:rsidP="00E169C1">
      <w:pPr>
        <w:rPr>
          <w:lang w:val="en-GB"/>
        </w:rPr>
      </w:pPr>
    </w:p>
    <w:p w14:paraId="49017067" w14:textId="4DEF4DEF" w:rsidR="00D25A74" w:rsidRDefault="00D25A74" w:rsidP="00E169C1">
      <w:pPr>
        <w:pStyle w:val="Kop1"/>
      </w:pPr>
      <w:bookmarkStart w:id="154" w:name="_Toc398582610"/>
      <w:bookmarkStart w:id="155" w:name="_Toc36121709"/>
      <w:bookmarkEnd w:id="154"/>
      <w:r>
        <w:lastRenderedPageBreak/>
        <w:t>Integration guidelines for the ISV application</w:t>
      </w:r>
      <w:bookmarkEnd w:id="155"/>
    </w:p>
    <w:p w14:paraId="2C1EEA37" w14:textId="3F0465D1" w:rsidR="000F72F0" w:rsidRPr="005544E8" w:rsidRDefault="000F72F0" w:rsidP="000F72F0">
      <w:pPr>
        <w:jc w:val="center"/>
        <w:rPr>
          <w:lang w:val="en-GB"/>
        </w:rPr>
      </w:pPr>
    </w:p>
    <w:p w14:paraId="390BF94D" w14:textId="68310EE3" w:rsidR="000F72F0" w:rsidRPr="008C48A5" w:rsidRDefault="008C48A5" w:rsidP="000F72F0">
      <w:pPr>
        <w:pStyle w:val="Kop2"/>
        <w:rPr>
          <w:lang w:val="en-US"/>
        </w:rPr>
      </w:pPr>
      <w:bookmarkStart w:id="156" w:name="_Toc36121710"/>
      <w:r w:rsidRPr="008C48A5">
        <w:rPr>
          <w:lang w:val="en-US"/>
        </w:rPr>
        <w:t>Th</w:t>
      </w:r>
      <w:r>
        <w:rPr>
          <w:lang w:val="en-US"/>
        </w:rPr>
        <w:t>e identification of the patient with regards to the private insurer</w:t>
      </w:r>
      <w:bookmarkEnd w:id="156"/>
    </w:p>
    <w:p w14:paraId="6CCFCA53" w14:textId="11FDB56F" w:rsidR="008C48A5" w:rsidRDefault="008C48A5" w:rsidP="000F72F0">
      <w:pPr>
        <w:pStyle w:val="Textbody"/>
        <w:rPr>
          <w:lang w:val="en-US"/>
        </w:rPr>
      </w:pPr>
      <w:r w:rsidRPr="008C48A5">
        <w:rPr>
          <w:lang w:val="en-US"/>
        </w:rPr>
        <w:t>The use of the N</w:t>
      </w:r>
      <w:r>
        <w:rPr>
          <w:lang w:val="en-US"/>
        </w:rPr>
        <w:t>ISS number is not authorized for private insurers. Hence the identification</w:t>
      </w:r>
      <w:r w:rsidR="00C07556">
        <w:rPr>
          <w:lang w:val="en-US"/>
        </w:rPr>
        <w:t xml:space="preserve"> </w:t>
      </w:r>
      <w:r w:rsidR="00486BD5">
        <w:rPr>
          <w:lang w:val="en-US"/>
        </w:rPr>
        <w:t xml:space="preserve">of patient with regards to the </w:t>
      </w:r>
      <w:r w:rsidR="00C07556">
        <w:rPr>
          <w:lang w:val="en-US"/>
        </w:rPr>
        <w:t>AssurPharma project</w:t>
      </w:r>
      <w:r>
        <w:rPr>
          <w:lang w:val="en-US"/>
        </w:rPr>
        <w:t xml:space="preserve"> is based on the following:</w:t>
      </w:r>
    </w:p>
    <w:p w14:paraId="5BC6C2B0" w14:textId="54EABB2C" w:rsidR="008C48A5" w:rsidRPr="00C07556" w:rsidRDefault="00C07556" w:rsidP="008C48A5">
      <w:pPr>
        <w:pStyle w:val="Lijst"/>
        <w:rPr>
          <w:lang w:val="en-US"/>
        </w:rPr>
      </w:pPr>
      <w:r w:rsidRPr="00C07556">
        <w:rPr>
          <w:lang w:val="en-US"/>
        </w:rPr>
        <w:t>Identification based on an assigned</w:t>
      </w:r>
      <w:r w:rsidR="008C48A5" w:rsidRPr="00C07556">
        <w:rPr>
          <w:lang w:val="en-US"/>
        </w:rPr>
        <w:t xml:space="preserve"> [</w:t>
      </w:r>
      <w:r>
        <w:rPr>
          <w:b/>
          <w:i/>
          <w:lang w:val="en-US"/>
        </w:rPr>
        <w:t>casenumber</w:t>
      </w:r>
      <w:r w:rsidR="008C48A5" w:rsidRPr="00C07556">
        <w:rPr>
          <w:b/>
          <w:lang w:val="en-US"/>
        </w:rPr>
        <w:t>]</w:t>
      </w:r>
    </w:p>
    <w:p w14:paraId="2E31225D" w14:textId="3139492C" w:rsidR="008C48A5" w:rsidRPr="008C48A5" w:rsidRDefault="008C48A5" w:rsidP="008C48A5">
      <w:pPr>
        <w:pStyle w:val="Lijst"/>
      </w:pPr>
      <w:r>
        <w:t xml:space="preserve">Identificatie op basis van een aansluiting bij een privé-verzekeraar </w:t>
      </w:r>
      <w:r w:rsidR="0057631E">
        <w:t>[Affiliation Number] (aansluitingsnummer, numéro d’affiliation)</w:t>
      </w:r>
    </w:p>
    <w:p w14:paraId="3B10FFE6" w14:textId="5B9A37DE" w:rsidR="000F72F0" w:rsidRDefault="00C07556" w:rsidP="000F72F0">
      <w:pPr>
        <w:pStyle w:val="Lijst"/>
        <w:numPr>
          <w:ilvl w:val="0"/>
          <w:numId w:val="0"/>
        </w:numPr>
        <w:rPr>
          <w:lang w:val="en-US"/>
        </w:rPr>
      </w:pPr>
      <w:r w:rsidRPr="00C07556">
        <w:rPr>
          <w:lang w:val="en-US"/>
        </w:rPr>
        <w:t>If the patient does n</w:t>
      </w:r>
      <w:r>
        <w:rPr>
          <w:lang w:val="en-US"/>
        </w:rPr>
        <w:t>ot posse</w:t>
      </w:r>
      <w:r w:rsidR="005D6A5A">
        <w:rPr>
          <w:lang w:val="en-US"/>
        </w:rPr>
        <w:t>s</w:t>
      </w:r>
      <w:r>
        <w:rPr>
          <w:lang w:val="en-US"/>
        </w:rPr>
        <w:t>s any of the above numbers, no electronic BVAC will be sent.</w:t>
      </w:r>
    </w:p>
    <w:p w14:paraId="465E3729" w14:textId="4EB56E25" w:rsidR="00486BD5" w:rsidRPr="00486BD5" w:rsidRDefault="00486BD5" w:rsidP="000F72F0">
      <w:pPr>
        <w:pStyle w:val="Lijst"/>
        <w:numPr>
          <w:ilvl w:val="0"/>
          <w:numId w:val="0"/>
        </w:numPr>
        <w:rPr>
          <w:lang w:val="en-US"/>
        </w:rPr>
      </w:pPr>
      <w:r w:rsidRPr="00486BD5">
        <w:rPr>
          <w:lang w:val="en-US"/>
        </w:rPr>
        <w:t>The software will be c</w:t>
      </w:r>
      <w:r>
        <w:rPr>
          <w:lang w:val="en-US"/>
        </w:rPr>
        <w:t>apable of capturing this number (via manual input or through reading of the barcode) and to split it up in the CBFA number (first 4 numbers) and patient ID (last 10 numbers)</w:t>
      </w:r>
    </w:p>
    <w:p w14:paraId="69B5AA26" w14:textId="557CE201" w:rsidR="000F72F0" w:rsidRPr="00C07556" w:rsidRDefault="00C07556" w:rsidP="000F72F0">
      <w:pPr>
        <w:pStyle w:val="Lijst"/>
        <w:numPr>
          <w:ilvl w:val="0"/>
          <w:numId w:val="0"/>
        </w:numPr>
        <w:rPr>
          <w:b/>
          <w:lang w:val="en-US"/>
        </w:rPr>
      </w:pPr>
      <w:r w:rsidRPr="00C07556">
        <w:rPr>
          <w:b/>
          <w:lang w:val="en-US"/>
        </w:rPr>
        <w:t>This number will not b</w:t>
      </w:r>
      <w:r>
        <w:rPr>
          <w:b/>
          <w:lang w:val="en-US"/>
        </w:rPr>
        <w:t>e stored persistently.</w:t>
      </w:r>
    </w:p>
    <w:p w14:paraId="212FECA6" w14:textId="14B92B03" w:rsidR="000F72F0" w:rsidRPr="00C07556" w:rsidRDefault="000F72F0" w:rsidP="000F72F0">
      <w:pPr>
        <w:pStyle w:val="Lijst"/>
        <w:numPr>
          <w:ilvl w:val="0"/>
          <w:numId w:val="0"/>
        </w:numPr>
        <w:rPr>
          <w:lang w:val="en-US"/>
        </w:rPr>
      </w:pPr>
      <w:r w:rsidRPr="00C07556">
        <w:rPr>
          <w:lang w:val="en-US"/>
        </w:rPr>
        <w:t xml:space="preserve"> </w:t>
      </w:r>
    </w:p>
    <w:p w14:paraId="4FE22FD9" w14:textId="3B304E0C" w:rsidR="000F72F0" w:rsidRDefault="00C07556" w:rsidP="00AC63A2">
      <w:pPr>
        <w:pStyle w:val="Kop2"/>
      </w:pPr>
      <w:bookmarkStart w:id="157" w:name="_Toc36121711"/>
      <w:r>
        <w:t>Creation of the BVAC attestation</w:t>
      </w:r>
      <w:bookmarkEnd w:id="157"/>
    </w:p>
    <w:p w14:paraId="3EBFA3F0" w14:textId="77777777" w:rsidR="00F65E93" w:rsidRPr="00F65E93" w:rsidRDefault="00F65E93" w:rsidP="00F65E93">
      <w:pPr>
        <w:pStyle w:val="Textbody"/>
        <w:rPr>
          <w:lang w:val="en-US"/>
        </w:rPr>
      </w:pPr>
      <w:r w:rsidRPr="00F65E93">
        <w:rPr>
          <w:lang w:val="en-US"/>
        </w:rPr>
        <w:t>On demand of the patient the pharmacist will be responsible for issueing a BVAC attestation.</w:t>
      </w:r>
    </w:p>
    <w:p w14:paraId="33527438" w14:textId="590108C6" w:rsidR="000F72F0" w:rsidRPr="00F65E93" w:rsidRDefault="00F65E93" w:rsidP="00F65E93">
      <w:pPr>
        <w:pStyle w:val="Textbody"/>
        <w:rPr>
          <w:lang w:val="en-US"/>
        </w:rPr>
      </w:pPr>
      <w:r w:rsidRPr="00F65E93">
        <w:rPr>
          <w:lang w:val="en-US"/>
        </w:rPr>
        <w:t>This question triggers the following actions in the pharmacy</w:t>
      </w:r>
      <w:r w:rsidR="000F72F0" w:rsidRPr="00F65E93">
        <w:rPr>
          <w:lang w:val="en-US"/>
        </w:rPr>
        <w:t>:</w:t>
      </w:r>
    </w:p>
    <w:p w14:paraId="6AC39329" w14:textId="70E6ED70" w:rsidR="00EB5CB1" w:rsidRPr="008C48A5" w:rsidRDefault="008C48A5" w:rsidP="00A47ED1">
      <w:pPr>
        <w:pStyle w:val="Textbody"/>
        <w:numPr>
          <w:ilvl w:val="0"/>
          <w:numId w:val="44"/>
        </w:numPr>
        <w:rPr>
          <w:u w:val="single"/>
          <w:lang w:val="en-US"/>
        </w:rPr>
      </w:pPr>
      <w:r w:rsidRPr="008C48A5">
        <w:rPr>
          <w:u w:val="single"/>
          <w:lang w:val="en-US"/>
        </w:rPr>
        <w:t xml:space="preserve">The software collects the </w:t>
      </w:r>
      <w:r>
        <w:rPr>
          <w:u w:val="single"/>
          <w:lang w:val="en-US"/>
        </w:rPr>
        <w:t>necessary data</w:t>
      </w:r>
    </w:p>
    <w:p w14:paraId="6A7784CD" w14:textId="77777777" w:rsidR="008C48A5" w:rsidRPr="008C48A5" w:rsidRDefault="008C48A5" w:rsidP="008C48A5">
      <w:pPr>
        <w:pStyle w:val="Textbody"/>
        <w:numPr>
          <w:ilvl w:val="0"/>
          <w:numId w:val="44"/>
        </w:numPr>
        <w:rPr>
          <w:lang w:val="en-US"/>
        </w:rPr>
      </w:pPr>
      <w:r w:rsidRPr="008C48A5">
        <w:rPr>
          <w:u w:val="single"/>
          <w:lang w:val="en-US"/>
        </w:rPr>
        <w:t>The software processes the encoded data in a Single Message (BVAC-event) and executes a RegisterData using the Multi-Business Connector</w:t>
      </w:r>
    </w:p>
    <w:p w14:paraId="6AB1AA71" w14:textId="44757E35" w:rsidR="00B967AA" w:rsidRPr="008C48A5" w:rsidRDefault="008C48A5" w:rsidP="008C48A5">
      <w:pPr>
        <w:pStyle w:val="Textbody"/>
        <w:ind w:left="720"/>
        <w:rPr>
          <w:lang w:val="en-US"/>
        </w:rPr>
      </w:pPr>
      <w:r w:rsidRPr="008C48A5">
        <w:rPr>
          <w:lang w:val="en-US"/>
        </w:rPr>
        <w:t>Attention</w:t>
      </w:r>
      <w:r w:rsidR="00B967AA" w:rsidRPr="008C48A5">
        <w:rPr>
          <w:lang w:val="en-US"/>
        </w:rPr>
        <w:t xml:space="preserve">:  </w:t>
      </w:r>
      <w:r w:rsidRPr="008C48A5">
        <w:rPr>
          <w:lang w:val="en-US"/>
        </w:rPr>
        <w:t>only</w:t>
      </w:r>
      <w:r w:rsidR="00B967AA" w:rsidRPr="008C48A5">
        <w:rPr>
          <w:lang w:val="en-US"/>
        </w:rPr>
        <w:t xml:space="preserve"> 1 BVAC document per single message!</w:t>
      </w:r>
    </w:p>
    <w:p w14:paraId="76B3D8C5" w14:textId="77777777" w:rsidR="00C07556" w:rsidRPr="008E0256" w:rsidRDefault="00C07556" w:rsidP="008E0256">
      <w:pPr>
        <w:pStyle w:val="Textbody"/>
        <w:numPr>
          <w:ilvl w:val="0"/>
          <w:numId w:val="44"/>
        </w:numPr>
        <w:rPr>
          <w:u w:val="single"/>
          <w:lang w:val="en-US"/>
        </w:rPr>
      </w:pPr>
      <w:r w:rsidRPr="00C07556">
        <w:rPr>
          <w:lang w:val="en-US"/>
        </w:rPr>
        <w:t>When the event has successfully been sent to the TIP, an unique document id (UUID) will be generated by the Multi-Business Connector. The software provides a time-out: if no answer is received from the TIP in a predefined time period then the software package will continue handling the BVAC event on paper.</w:t>
      </w:r>
      <w:r>
        <w:rPr>
          <w:lang w:val="en-US"/>
        </w:rPr>
        <w:t xml:space="preserve"> </w:t>
      </w:r>
      <w:r w:rsidRPr="008E0256">
        <w:rPr>
          <w:lang w:val="en-US"/>
        </w:rPr>
        <w:t>If this is the case, the pharmacist will be notified.</w:t>
      </w:r>
    </w:p>
    <w:p w14:paraId="0AAE5210" w14:textId="46C74A21" w:rsidR="00CD11A0" w:rsidRPr="00C07556" w:rsidRDefault="00C07556" w:rsidP="00A47ED1">
      <w:pPr>
        <w:pStyle w:val="Textbody"/>
        <w:numPr>
          <w:ilvl w:val="0"/>
          <w:numId w:val="44"/>
        </w:numPr>
        <w:rPr>
          <w:u w:val="single"/>
          <w:lang w:val="en-US"/>
        </w:rPr>
      </w:pPr>
      <w:r w:rsidRPr="00C07556">
        <w:rPr>
          <w:u w:val="single"/>
          <w:lang w:val="en-US"/>
        </w:rPr>
        <w:t>Only the confirmation of the treatment by the back-end system will be printed out and handed to the patient.</w:t>
      </w:r>
      <w:r w:rsidR="00CD11A0" w:rsidRPr="00C07556">
        <w:rPr>
          <w:u w:val="single"/>
          <w:lang w:val="en-US"/>
        </w:rPr>
        <w:t xml:space="preserve"> </w:t>
      </w:r>
      <w:r w:rsidR="00CD11A0" w:rsidRPr="00C07556">
        <w:rPr>
          <w:u w:val="single"/>
          <w:lang w:val="en-US"/>
        </w:rPr>
        <w:br/>
      </w:r>
    </w:p>
    <w:p w14:paraId="74B6DBBE" w14:textId="2D11DCE3" w:rsidR="00C07556" w:rsidRPr="00C07556" w:rsidRDefault="00C07556" w:rsidP="008E0256">
      <w:pPr>
        <w:pStyle w:val="Textbody"/>
        <w:numPr>
          <w:ilvl w:val="0"/>
          <w:numId w:val="44"/>
        </w:numPr>
        <w:rPr>
          <w:u w:val="single"/>
          <w:lang w:val="en-US"/>
        </w:rPr>
      </w:pPr>
      <w:r w:rsidRPr="00C07556">
        <w:rPr>
          <w:u w:val="single"/>
          <w:lang w:val="en-US"/>
        </w:rPr>
        <w:t>If the patient desires a duplicat</w:t>
      </w:r>
      <w:r>
        <w:rPr>
          <w:u w:val="single"/>
          <w:lang w:val="en-US"/>
        </w:rPr>
        <w:t>e</w:t>
      </w:r>
      <w:r w:rsidRPr="00C07556">
        <w:rPr>
          <w:u w:val="single"/>
          <w:lang w:val="en-US"/>
        </w:rPr>
        <w:t xml:space="preserve"> then, as</w:t>
      </w:r>
      <w:r>
        <w:rPr>
          <w:u w:val="single"/>
          <w:lang w:val="en-US"/>
        </w:rPr>
        <w:t xml:space="preserve"> </w:t>
      </w:r>
      <w:r w:rsidRPr="00C07556">
        <w:rPr>
          <w:u w:val="single"/>
          <w:lang w:val="en-US"/>
        </w:rPr>
        <w:t>initialy foreseen, a BVAC attestation with the supplementary information is printed out and handed to the patient.</w:t>
      </w:r>
      <w:r>
        <w:rPr>
          <w:u w:val="single"/>
          <w:lang w:val="en-US"/>
        </w:rPr>
        <w:t xml:space="preserve"> </w:t>
      </w:r>
      <w:r w:rsidRPr="00C07556">
        <w:rPr>
          <w:u w:val="single"/>
          <w:lang w:val="en-US"/>
        </w:rPr>
        <w:t>This duplicate will clearly mention "DUPLICATA" on top.</w:t>
      </w:r>
    </w:p>
    <w:p w14:paraId="345B01FD" w14:textId="17335A76" w:rsidR="00CD11A0" w:rsidRPr="00C07556" w:rsidRDefault="00CD11A0" w:rsidP="00CD11A0">
      <w:pPr>
        <w:pStyle w:val="Textbody"/>
        <w:ind w:left="720"/>
        <w:rPr>
          <w:u w:val="single"/>
          <w:lang w:val="en-US"/>
        </w:rPr>
      </w:pPr>
    </w:p>
    <w:p w14:paraId="5F797386" w14:textId="67193ABD" w:rsidR="00D25A74" w:rsidRDefault="00D25A74" w:rsidP="00E169C1">
      <w:pPr>
        <w:pStyle w:val="Kop1"/>
      </w:pPr>
      <w:bookmarkStart w:id="158" w:name="_Toc36121712"/>
      <w:r>
        <w:lastRenderedPageBreak/>
        <w:t>Integration guidelines for integrating the multi-business connector</w:t>
      </w:r>
      <w:bookmarkEnd w:id="158"/>
    </w:p>
    <w:p w14:paraId="06E9C063" w14:textId="6E104B99" w:rsidR="00EA4AFD" w:rsidRPr="00EA4AFD" w:rsidRDefault="008D5ACA" w:rsidP="00E169C1">
      <w:pPr>
        <w:rPr>
          <w:lang w:val="en-GB"/>
        </w:rPr>
      </w:pPr>
      <w:r>
        <w:rPr>
          <w:lang w:val="en-GB"/>
        </w:rPr>
        <w:t xml:space="preserve">Assumed as common expertise at the ISV.  </w:t>
      </w:r>
    </w:p>
    <w:p w14:paraId="45D491CA" w14:textId="5E78B999" w:rsidR="00EA4AFD" w:rsidRDefault="00EA4AFD" w:rsidP="00E169C1">
      <w:pPr>
        <w:pStyle w:val="Kop1"/>
      </w:pPr>
      <w:bookmarkStart w:id="159" w:name="_Toc36121713"/>
      <w:r w:rsidRPr="00657F8D">
        <w:lastRenderedPageBreak/>
        <w:t xml:space="preserve">TIP </w:t>
      </w:r>
      <w:r>
        <w:t>configuration guidelines.</w:t>
      </w:r>
      <w:bookmarkEnd w:id="159"/>
    </w:p>
    <w:p w14:paraId="4F27DFC6" w14:textId="77777777" w:rsidR="006D3CE1" w:rsidRDefault="006D3CE1" w:rsidP="00E169C1">
      <w:pPr>
        <w:pStyle w:val="Kop2"/>
      </w:pPr>
      <w:bookmarkStart w:id="160" w:name="_Toc36121714"/>
      <w:r>
        <w:t>SFTP Server configuration</w:t>
      </w:r>
      <w:bookmarkEnd w:id="160"/>
    </w:p>
    <w:p w14:paraId="47C0A0E5" w14:textId="77777777" w:rsidR="006D3CE1" w:rsidRDefault="006D3CE1" w:rsidP="00E169C1">
      <w:pPr>
        <w:pStyle w:val="NormalWithSpacing"/>
        <w:rPr>
          <w:lang w:val="en-GB"/>
        </w:rPr>
      </w:pPr>
      <w:r>
        <w:rPr>
          <w:lang w:val="en-GB"/>
        </w:rPr>
        <w:t xml:space="preserve">Besides the general configuration, there is also a specific setup needed to be able to use SFTP. </w:t>
      </w:r>
    </w:p>
    <w:p w14:paraId="43E95598" w14:textId="77777777" w:rsidR="006D3CE1" w:rsidRDefault="006D3CE1" w:rsidP="00A80FFF">
      <w:pPr>
        <w:pStyle w:val="NormalWithSpacing"/>
        <w:numPr>
          <w:ilvl w:val="0"/>
          <w:numId w:val="25"/>
        </w:numPr>
        <w:rPr>
          <w:lang w:val="en-GB"/>
        </w:rPr>
      </w:pPr>
      <w:r>
        <w:rPr>
          <w:lang w:val="en-GB"/>
        </w:rPr>
        <w:t>Credentials for parties willing to connect to the SFTP server (transporters) need to be configured</w:t>
      </w:r>
    </w:p>
    <w:p w14:paraId="69859157" w14:textId="77777777" w:rsidR="006D3CE1" w:rsidRPr="001D5D0B" w:rsidRDefault="006D3CE1" w:rsidP="00A80FFF">
      <w:pPr>
        <w:pStyle w:val="NormalWithSpacing"/>
        <w:numPr>
          <w:ilvl w:val="0"/>
          <w:numId w:val="25"/>
        </w:numPr>
        <w:rPr>
          <w:lang w:val="en-GB"/>
        </w:rPr>
      </w:pPr>
      <w:r>
        <w:rPr>
          <w:lang w:val="en-GB"/>
        </w:rPr>
        <w:t>The correct link directory – authenticated party needs to be made</w:t>
      </w:r>
    </w:p>
    <w:p w14:paraId="5FE043DE" w14:textId="765A0AC9" w:rsidR="006D3CE1" w:rsidRDefault="006D3CE1" w:rsidP="00E169C1">
      <w:pPr>
        <w:pStyle w:val="Kop3"/>
      </w:pPr>
      <w:bookmarkStart w:id="161" w:name="_Toc36121715"/>
      <w:r>
        <w:t>Authentication</w:t>
      </w:r>
      <w:bookmarkEnd w:id="161"/>
      <w:r>
        <w:t xml:space="preserve">  </w:t>
      </w:r>
    </w:p>
    <w:p w14:paraId="4425B0BD" w14:textId="39988E70" w:rsidR="006D3CE1" w:rsidRDefault="006D3CE1" w:rsidP="00E169C1">
      <w:pPr>
        <w:pStyle w:val="NormalWithSpacing"/>
        <w:rPr>
          <w:lang w:val="en-GB"/>
        </w:rPr>
      </w:pPr>
      <w:r w:rsidRPr="00866D47">
        <w:rPr>
          <w:lang w:val="en-GB"/>
        </w:rPr>
        <w:t>The party (insurer or other company) willing to connect to the TIP system using SFTP is required to create a ssh certificate (RSA 2048 bits) and needs to provide the public part to th</w:t>
      </w:r>
      <w:r>
        <w:rPr>
          <w:lang w:val="en-GB"/>
        </w:rPr>
        <w:t>e TIP System at configuration. This SSH certificate is used for s</w:t>
      </w:r>
      <w:r w:rsidRPr="00866D47">
        <w:rPr>
          <w:lang w:val="en-GB"/>
        </w:rPr>
        <w:t>etting up the SSH session with the file server uses the SSH  certif</w:t>
      </w:r>
      <w:r>
        <w:rPr>
          <w:lang w:val="en-GB"/>
        </w:rPr>
        <w:t>icate (so not username/password). The public part of the certificate needs to be provided to the hosting partner (or APB) who will make the necessary configurations in the SFTP server.</w:t>
      </w:r>
    </w:p>
    <w:p w14:paraId="2C9D4305" w14:textId="6B1B04E2" w:rsidR="006D3CE1" w:rsidRDefault="006D3CE1" w:rsidP="00E169C1">
      <w:pPr>
        <w:pStyle w:val="Kop3"/>
      </w:pPr>
      <w:bookmarkStart w:id="162" w:name="_Toc36121716"/>
      <w:r w:rsidRPr="006D3CE1">
        <w:rPr>
          <w:rStyle w:val="Kop3Char"/>
        </w:rPr>
        <w:t>Authorization</w:t>
      </w:r>
      <w:bookmarkEnd w:id="162"/>
      <w:r>
        <w:t xml:space="preserve"> </w:t>
      </w:r>
    </w:p>
    <w:p w14:paraId="74FA1F58" w14:textId="2820D29C" w:rsidR="006D3CE1" w:rsidRPr="00216468" w:rsidRDefault="006D3CE1" w:rsidP="00E169C1">
      <w:pPr>
        <w:pStyle w:val="NormalWithSpacing"/>
      </w:pPr>
      <w:r>
        <w:t>The correct directory needs to be associated to the correct user on the filesystem (see section on authentication). Specifically, each transporter needs to have access (read and write on files in that directory) to the directories of the parties for which he can transport BVAC messages, and cannot have access to any other files or directories. This needs to be configured by the hosting partner (or APB) depending on the setup of the SFTP and filesystem.</w:t>
      </w:r>
    </w:p>
    <w:p w14:paraId="775CC4E4" w14:textId="77777777" w:rsidR="006D3CE1" w:rsidRDefault="006D3CE1" w:rsidP="00E169C1">
      <w:pPr>
        <w:pStyle w:val="Kop3"/>
      </w:pPr>
      <w:bookmarkStart w:id="163" w:name="_Toc36121717"/>
      <w:r w:rsidRPr="006D3CE1">
        <w:t>Authentication &amp; secure message transfer</w:t>
      </w:r>
      <w:bookmarkEnd w:id="163"/>
    </w:p>
    <w:p w14:paraId="26EB55BF" w14:textId="337BA035" w:rsidR="006D3CE1" w:rsidRPr="006D3CE1" w:rsidRDefault="006D3CE1" w:rsidP="00E169C1">
      <w:pPr>
        <w:rPr>
          <w:b/>
          <w:u w:val="single"/>
        </w:rPr>
      </w:pP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r>
        <w:rPr>
          <w:lang w:val="en-GB"/>
        </w:rPr>
        <w:t>Username</w:t>
      </w:r>
      <w:r w:rsidRPr="00127990">
        <w:rPr>
          <w:lang w:val="en-GB"/>
        </w:rPr>
        <w:t xml:space="preserve"> of the insurer with the SSH Key. The data is transferred from TIP to Insurer through a secure channel (SSH-2) with data encryption based on a temporary agreed symmetric session key based on AES algorithm. </w:t>
      </w:r>
    </w:p>
    <w:p w14:paraId="58583365" w14:textId="340A098E" w:rsidR="00D25A74" w:rsidRDefault="00CF6223" w:rsidP="00E169C1">
      <w:pPr>
        <w:pStyle w:val="Kop3"/>
      </w:pPr>
      <w:bookmarkStart w:id="164" w:name="_Toc36121718"/>
      <w:r>
        <w:t>Connection Parameters</w:t>
      </w:r>
      <w:bookmarkEnd w:id="164"/>
    </w:p>
    <w:p w14:paraId="43DD444F" w14:textId="77777777" w:rsidR="00CF6223" w:rsidRDefault="00CF6223" w:rsidP="00E169C1">
      <w:pPr>
        <w:rPr>
          <w:lang w:val="en-GB"/>
        </w:rPr>
      </w:pPr>
      <w:r>
        <w:rPr>
          <w:lang w:val="en-GB"/>
        </w:rPr>
        <w:t>The IP addresses to connect to the SFTP for each environment:</w:t>
      </w:r>
    </w:p>
    <w:p w14:paraId="1A925927" w14:textId="77777777" w:rsidR="00CF6223" w:rsidRPr="00CF6223" w:rsidRDefault="00CF6223" w:rsidP="00A47ED1">
      <w:pPr>
        <w:pStyle w:val="Lijstalinea"/>
        <w:numPr>
          <w:ilvl w:val="0"/>
          <w:numId w:val="37"/>
        </w:numPr>
      </w:pPr>
      <w:r>
        <w:t xml:space="preserve">Acceptance: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81.247.254.229</w:t>
      </w:r>
      <w:r>
        <w:rPr>
          <w:lang w:val="en-GB"/>
        </w:rPr>
        <w:t xml:space="preserve"> - </w:t>
      </w:r>
      <w:r w:rsidRPr="00CF6223">
        <w:rPr>
          <w:lang w:val="en-GB"/>
        </w:rPr>
        <w:t>Port: 22</w:t>
      </w:r>
    </w:p>
    <w:p w14:paraId="7B72E775" w14:textId="77777777" w:rsidR="00CF6223" w:rsidRPr="00CF6223" w:rsidRDefault="00CF6223" w:rsidP="00A47ED1">
      <w:pPr>
        <w:pStyle w:val="Lijstalinea"/>
        <w:numPr>
          <w:ilvl w:val="0"/>
          <w:numId w:val="37"/>
        </w:numPr>
      </w:pPr>
      <w:r>
        <w:t xml:space="preserve">Production: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81.247.254.84</w:t>
      </w:r>
      <w:r>
        <w:rPr>
          <w:lang w:val="en-GB"/>
        </w:rPr>
        <w:t xml:space="preserve"> - </w:t>
      </w:r>
      <w:r w:rsidRPr="00CF6223">
        <w:rPr>
          <w:lang w:val="en-GB"/>
        </w:rPr>
        <w:t>Port: 22</w:t>
      </w:r>
    </w:p>
    <w:p w14:paraId="03B0E33B" w14:textId="77777777" w:rsidR="00CF6223" w:rsidRDefault="00CF6223" w:rsidP="00E169C1"/>
    <w:p w14:paraId="4CFA3306" w14:textId="77777777" w:rsidR="00012BAD" w:rsidRPr="00434D58" w:rsidRDefault="00012BAD" w:rsidP="00E169C1">
      <w:pPr>
        <w:pStyle w:val="Kop3"/>
      </w:pPr>
      <w:bookmarkStart w:id="165" w:name="_Toc370160376"/>
      <w:bookmarkStart w:id="166" w:name="_Toc397433336"/>
      <w:bookmarkStart w:id="167" w:name="_Toc36121719"/>
      <w:r>
        <w:t>Technical Registration</w:t>
      </w:r>
      <w:bookmarkEnd w:id="165"/>
      <w:bookmarkEnd w:id="166"/>
      <w:bookmarkEnd w:id="167"/>
    </w:p>
    <w:p w14:paraId="35844D77" w14:textId="77777777" w:rsidR="00012BAD" w:rsidRDefault="00012BAD" w:rsidP="00E169C1">
      <w:pPr>
        <w:pStyle w:val="Kop4"/>
      </w:pPr>
      <w:bookmarkStart w:id="168" w:name="_Toc370160377"/>
      <w:r>
        <w:t>Insurer information</w:t>
      </w:r>
      <w:bookmarkEnd w:id="168"/>
    </w:p>
    <w:p w14:paraId="2F9C915E" w14:textId="77777777" w:rsidR="00012BAD" w:rsidRDefault="00012BAD" w:rsidP="00E169C1">
      <w:r w:rsidRPr="00A646D7">
        <w:t>In or</w:t>
      </w:r>
      <w:r>
        <w:t>der to allow access to the TIP system to retrieve BVAC messages, the insurer or party retrieving messages for an insurer, needs to provide a number of technical configuration parameters:</w:t>
      </w:r>
    </w:p>
    <w:p w14:paraId="24819366" w14:textId="77777777" w:rsidR="00012BAD" w:rsidRPr="00A646D7" w:rsidRDefault="00012BAD" w:rsidP="00E169C1">
      <w:pPr>
        <w:pStyle w:val="BulletList"/>
      </w:pPr>
      <w:r>
        <w:t>Name</w:t>
      </w:r>
    </w:p>
    <w:p w14:paraId="1A007823" w14:textId="77777777" w:rsidR="00012BAD" w:rsidRPr="00A646D7" w:rsidRDefault="00012BAD" w:rsidP="00E169C1">
      <w:pPr>
        <w:pStyle w:val="BulletList"/>
      </w:pPr>
      <w:r w:rsidRPr="00A646D7">
        <w:t>CBFA number</w:t>
      </w:r>
      <w:r>
        <w:t xml:space="preserve"> (if insurer)</w:t>
      </w:r>
    </w:p>
    <w:p w14:paraId="1F0DA684" w14:textId="77777777" w:rsidR="00012BAD" w:rsidRPr="00A646D7" w:rsidRDefault="00012BAD" w:rsidP="00E169C1">
      <w:pPr>
        <w:pStyle w:val="BulletList"/>
      </w:pPr>
      <w:r w:rsidRPr="00A646D7">
        <w:t xml:space="preserve">End-point-type: SFTP or </w:t>
      </w:r>
      <w:r>
        <w:t>HTTPS (i.e. web service)</w:t>
      </w:r>
    </w:p>
    <w:p w14:paraId="69B9DA96" w14:textId="77777777" w:rsidR="00012BAD" w:rsidRDefault="00012BAD" w:rsidP="00E169C1">
      <w:pPr>
        <w:pStyle w:val="BulletList"/>
      </w:pPr>
      <w:r>
        <w:t>SSH key or X.509 Certificate used for transport (public part)</w:t>
      </w:r>
    </w:p>
    <w:p w14:paraId="1A039505" w14:textId="77777777" w:rsidR="00012BAD" w:rsidRPr="00B06B87" w:rsidRDefault="00012BAD" w:rsidP="00E169C1">
      <w:pPr>
        <w:pStyle w:val="BulletList"/>
      </w:pPr>
      <w:r>
        <w:lastRenderedPageBreak/>
        <w:t>X.509 Certificate used for encryption (public part)</w:t>
      </w:r>
    </w:p>
    <w:p w14:paraId="1678A335" w14:textId="77777777" w:rsidR="00012BAD" w:rsidRDefault="00012BAD" w:rsidP="00E169C1">
      <w:pPr>
        <w:pStyle w:val="BulletList"/>
      </w:pPr>
      <w:r w:rsidRPr="00A646D7">
        <w:t>A</w:t>
      </w:r>
      <w:r>
        <w:t xml:space="preserve"> delegation list of parties </w:t>
      </w:r>
      <w:r w:rsidRPr="00A646D7">
        <w:t>that may retrieve BVAC messages for this insurer</w:t>
      </w:r>
    </w:p>
    <w:p w14:paraId="2D19D92F" w14:textId="77777777" w:rsidR="00012BAD" w:rsidRPr="00A646D7" w:rsidRDefault="00012BAD" w:rsidP="00E169C1">
      <w:pPr>
        <w:pStyle w:val="BulletList"/>
      </w:pPr>
      <w:r>
        <w:t xml:space="preserve">For SFTP: the IP addresses of the servers going to access the SFTP </w:t>
      </w:r>
    </w:p>
    <w:p w14:paraId="53ADAB00" w14:textId="77777777" w:rsidR="00012BAD" w:rsidRDefault="00012BAD" w:rsidP="00E169C1">
      <w:pPr>
        <w:pStyle w:val="BulletList"/>
      </w:pPr>
    </w:p>
    <w:p w14:paraId="4886116A" w14:textId="77777777" w:rsidR="00012BAD" w:rsidRDefault="00012BAD" w:rsidP="00E169C1">
      <w:pPr>
        <w:pStyle w:val="BulletList"/>
      </w:pPr>
      <w:r>
        <w:t>Depending on the setup one of both the certificates need to be provided</w:t>
      </w:r>
    </w:p>
    <w:p w14:paraId="5A56F75B" w14:textId="77777777" w:rsidR="00012BAD" w:rsidRDefault="00012BAD" w:rsidP="00A80FFF">
      <w:pPr>
        <w:pStyle w:val="BulletList"/>
        <w:numPr>
          <w:ilvl w:val="0"/>
          <w:numId w:val="7"/>
        </w:numPr>
      </w:pPr>
      <w:r>
        <w:t>An insurer retrieving its own messages needs to provide both certificates</w:t>
      </w:r>
    </w:p>
    <w:p w14:paraId="555C54D2" w14:textId="77777777" w:rsidR="00012BAD" w:rsidRDefault="00012BAD" w:rsidP="00A80FFF">
      <w:pPr>
        <w:pStyle w:val="BulletList"/>
        <w:numPr>
          <w:ilvl w:val="0"/>
          <w:numId w:val="7"/>
        </w:numPr>
      </w:pPr>
      <w:r>
        <w:t>An insurer which has another party retrieving its messages (delegator) only needs to provide the encryption certificate</w:t>
      </w:r>
    </w:p>
    <w:p w14:paraId="522ED24E" w14:textId="77777777" w:rsidR="00012BAD" w:rsidRDefault="00012BAD" w:rsidP="00A80FFF">
      <w:pPr>
        <w:pStyle w:val="BulletList"/>
        <w:numPr>
          <w:ilvl w:val="0"/>
          <w:numId w:val="7"/>
        </w:numPr>
      </w:pPr>
      <w:r>
        <w:t>A party retrieving messages for insurers (delegate), only needs to provide the transport certificate</w:t>
      </w:r>
    </w:p>
    <w:p w14:paraId="6946E841" w14:textId="77777777" w:rsidR="00012BAD" w:rsidRDefault="00012BAD" w:rsidP="00E169C1">
      <w:pPr>
        <w:pStyle w:val="BulletList"/>
      </w:pPr>
    </w:p>
    <w:p w14:paraId="6048F15C" w14:textId="77777777" w:rsidR="00012BAD" w:rsidRDefault="00012BAD" w:rsidP="00E169C1">
      <w:pPr>
        <w:pStyle w:val="BulletList"/>
      </w:pPr>
      <w:r>
        <w:t>Please note that it can take 2-3 days to activate a new party, so do not delay in requesting the different certificates from your CA of choice.</w:t>
      </w:r>
    </w:p>
    <w:p w14:paraId="696037E7" w14:textId="77777777" w:rsidR="00012BAD" w:rsidRDefault="00012BAD" w:rsidP="00E169C1">
      <w:pPr>
        <w:pStyle w:val="BulletList"/>
      </w:pPr>
      <w:r>
        <w:t>Please note that for the Acceptance and Production environment other certificates have to be used to maximise security.</w:t>
      </w:r>
    </w:p>
    <w:p w14:paraId="2B4D7ED2" w14:textId="77777777" w:rsidR="00012BAD" w:rsidRDefault="00012BAD" w:rsidP="00E169C1">
      <w:pPr>
        <w:pStyle w:val="BulletList"/>
      </w:pPr>
    </w:p>
    <w:p w14:paraId="57071953" w14:textId="77777777" w:rsidR="00012BAD" w:rsidRPr="007517DA" w:rsidRDefault="00012BAD" w:rsidP="00E169C1">
      <w:pPr>
        <w:pStyle w:val="BulletList"/>
      </w:pPr>
      <w:r w:rsidRPr="007517DA">
        <w:t>Note on switching from SFTP to web service</w:t>
      </w:r>
    </w:p>
    <w:p w14:paraId="46637997" w14:textId="77777777" w:rsidR="00012BAD" w:rsidRPr="007517DA" w:rsidRDefault="00012BAD" w:rsidP="00E169C1">
      <w:pPr>
        <w:pStyle w:val="BulletList"/>
      </w:pPr>
      <w:r w:rsidRPr="007517DA">
        <w:t>An insurer is expected to choose or SFTP or Web service. In the case where an insurer wishes to switch from SFTP to Web service, please mind that</w:t>
      </w:r>
    </w:p>
    <w:p w14:paraId="713C7A08" w14:textId="77777777" w:rsidR="00012BAD" w:rsidRPr="007517DA" w:rsidRDefault="00012BAD" w:rsidP="00E169C1">
      <w:pPr>
        <w:pStyle w:val="BulletList"/>
      </w:pPr>
      <w:r w:rsidRPr="007517DA">
        <w:t xml:space="preserve">An insurer can only start calling the Get BVAC web service when the insurer configuration is adapted in the TIP System by </w:t>
      </w:r>
      <w:r>
        <w:t>Farmaflux</w:t>
      </w:r>
      <w:r w:rsidRPr="007517DA">
        <w:t xml:space="preserve">. As long as </w:t>
      </w:r>
      <w:r>
        <w:t>Farmaflux</w:t>
      </w:r>
      <w:r w:rsidRPr="007517DA">
        <w:t xml:space="preserve"> does not confirm the configuration change, the insurer will need to keep doing SFTP.</w:t>
      </w:r>
    </w:p>
    <w:p w14:paraId="38227F7D" w14:textId="09911DD9" w:rsidR="00012BAD" w:rsidRDefault="00012BAD" w:rsidP="00E169C1">
      <w:pPr>
        <w:pStyle w:val="BulletList"/>
      </w:pPr>
      <w:r w:rsidRPr="007517DA">
        <w:t xml:space="preserve">Once a file has been created for SFTP, it is no longer possible to retrieve the contained BVAC records by web service so when an insurer switches from SFTP to Web Service, it can occur that there are still files present in the SFTP directory of the insurer. In this case it’s up to the insurer to retrieve these files before they are deleted by </w:t>
      </w:r>
      <w:r>
        <w:t xml:space="preserve">the nightly deletion batch which deletes </w:t>
      </w:r>
      <w:r w:rsidRPr="007517DA">
        <w:t xml:space="preserve"> </w:t>
      </w:r>
      <w:r>
        <w:t xml:space="preserve">files if they are older than a certain number of days (see section </w:t>
      </w:r>
      <w:r>
        <w:fldChar w:fldCharType="begin"/>
      </w:r>
      <w:r>
        <w:instrText xml:space="preserve"> REF _Ref365648326 \r \h </w:instrText>
      </w:r>
      <w:r>
        <w:fldChar w:fldCharType="separate"/>
      </w:r>
      <w:r w:rsidR="00660E35">
        <w:t>0</w:t>
      </w:r>
      <w:r>
        <w:fldChar w:fldCharType="end"/>
      </w:r>
      <w:r>
        <w:t xml:space="preserve"> </w:t>
      </w:r>
      <w:r w:rsidRPr="002376ED">
        <w:fldChar w:fldCharType="begin"/>
      </w:r>
      <w:r w:rsidRPr="002376ED">
        <w:instrText xml:space="preserve"> REF _Ref365648326 \h  \* MERGEFORMAT </w:instrText>
      </w:r>
      <w:r w:rsidRPr="002376ED">
        <w:fldChar w:fldCharType="separate"/>
      </w:r>
      <w:r w:rsidR="00660E35" w:rsidRPr="00660E35">
        <w:t>Retention period</w:t>
      </w:r>
      <w:r w:rsidRPr="002376ED">
        <w:fldChar w:fldCharType="end"/>
      </w:r>
      <w:r w:rsidRPr="002376ED">
        <w:t>)</w:t>
      </w:r>
    </w:p>
    <w:p w14:paraId="1E81BE8C" w14:textId="77777777" w:rsidR="00012BAD" w:rsidRPr="00D76B9E" w:rsidRDefault="00012BAD" w:rsidP="00C42999">
      <w:pPr>
        <w:pStyle w:val="BulletList"/>
        <w:numPr>
          <w:ilvl w:val="0"/>
          <w:numId w:val="0"/>
        </w:numPr>
        <w:ind w:left="644"/>
      </w:pPr>
    </w:p>
    <w:p w14:paraId="7277B60E" w14:textId="77777777" w:rsidR="00012BAD" w:rsidRDefault="00012BAD" w:rsidP="00E169C1">
      <w:pPr>
        <w:pStyle w:val="Kop4"/>
      </w:pPr>
      <w:bookmarkStart w:id="169" w:name="_Toc370160378"/>
      <w:r>
        <w:t>Delegation of retrieval of BVAC messages</w:t>
      </w:r>
      <w:bookmarkEnd w:id="169"/>
    </w:p>
    <w:p w14:paraId="759035F0" w14:textId="77777777" w:rsidR="00012BAD" w:rsidRDefault="00012BAD" w:rsidP="00E169C1">
      <w:pPr>
        <w:rPr>
          <w:lang w:val="en-GB"/>
        </w:rPr>
      </w:pPr>
      <w:r>
        <w:rPr>
          <w:lang w:val="en-GB"/>
        </w:rPr>
        <w:t xml:space="preserve">An insurer can delegate the retrieval of its BVAC messages to one or more insurers, or in general other parties having a CBFA number. E.g. Assurcard has a number of Insurers for which it can retrieve BVAC messages. </w:t>
      </w:r>
    </w:p>
    <w:p w14:paraId="387225F5" w14:textId="77777777" w:rsidR="00012BAD" w:rsidRDefault="00012BAD" w:rsidP="00E169C1">
      <w:pPr>
        <w:rPr>
          <w:lang w:val="en-GB"/>
        </w:rPr>
      </w:pPr>
      <w:r>
        <w:rPr>
          <w:lang w:val="en-GB"/>
        </w:rPr>
        <w:t>Both parties (delegator and delegate) need to have passed the technical registration, and for both parties the respective public keys need to be known (for the delegator this is the encryption key, for the delegate this is the transport key).</w:t>
      </w:r>
    </w:p>
    <w:p w14:paraId="0E2705E4" w14:textId="77777777" w:rsidR="00012BAD" w:rsidRPr="002B6102" w:rsidRDefault="00012BAD" w:rsidP="00E169C1">
      <w:pPr>
        <w:rPr>
          <w:lang w:val="en-GB"/>
        </w:rPr>
      </w:pPr>
      <w:r>
        <w:rPr>
          <w:lang w:val="en-GB"/>
        </w:rPr>
        <w:t>This list of parties to which it delegates, is communicated by the delegator (i.e. the end-insurer) at the time of technical registration.</w:t>
      </w:r>
    </w:p>
    <w:p w14:paraId="0A19C629" w14:textId="77777777" w:rsidR="00012BAD" w:rsidRDefault="00012BAD" w:rsidP="00E169C1">
      <w:pPr>
        <w:rPr>
          <w:lang w:val="en-GB"/>
        </w:rPr>
      </w:pPr>
      <w:r>
        <w:rPr>
          <w:lang w:val="en-GB"/>
        </w:rPr>
        <w:t xml:space="preserve">Retrieval of the BVAC messages is transparent for a non-delegated party as for a delegated party: </w:t>
      </w:r>
    </w:p>
    <w:p w14:paraId="19D3CD91" w14:textId="75677AA6" w:rsidR="00012BAD" w:rsidRDefault="00012BAD" w:rsidP="00E169C1">
      <w:pPr>
        <w:rPr>
          <w:lang w:val="en-GB"/>
        </w:rPr>
      </w:pPr>
      <w:r>
        <w:rPr>
          <w:lang w:val="en-GB"/>
        </w:rPr>
        <w:t>Authentication and authorization of the requestor is done on the basis of the transport public/private key-pair of the requestor</w:t>
      </w:r>
      <w:r w:rsidR="00486BD5">
        <w:rPr>
          <w:lang w:val="en-GB"/>
        </w:rPr>
        <w:t>.</w:t>
      </w:r>
    </w:p>
    <w:p w14:paraId="6D81EFC4" w14:textId="7DD4BD8D" w:rsidR="00012BAD" w:rsidRDefault="00012BAD" w:rsidP="00E169C1">
      <w:pPr>
        <w:rPr>
          <w:lang w:val="en-GB"/>
        </w:rPr>
      </w:pPr>
      <w:r>
        <w:rPr>
          <w:lang w:val="en-GB"/>
        </w:rPr>
        <w:t>In the request it is specified for which end-insurer the BVAC messages are meant</w:t>
      </w:r>
      <w:r w:rsidR="00486BD5">
        <w:rPr>
          <w:lang w:val="en-GB"/>
        </w:rPr>
        <w:t>.</w:t>
      </w:r>
    </w:p>
    <w:p w14:paraId="2CD825F8" w14:textId="77777777" w:rsidR="00012BAD" w:rsidRDefault="00012BAD" w:rsidP="00E169C1">
      <w:pPr>
        <w:rPr>
          <w:lang w:val="en-GB"/>
        </w:rPr>
      </w:pPr>
      <w:r>
        <w:rPr>
          <w:lang w:val="en-GB"/>
        </w:rPr>
        <w:t>The distinct BVAC messages are encrypted (message by message) by the encryption public key of the end-insurer</w:t>
      </w:r>
    </w:p>
    <w:p w14:paraId="7B3566FE" w14:textId="77777777" w:rsidR="00012BAD" w:rsidRDefault="00012BAD" w:rsidP="00E169C1">
      <w:pPr>
        <w:rPr>
          <w:lang w:val="en-GB"/>
        </w:rPr>
      </w:pPr>
      <w:r>
        <w:rPr>
          <w:lang w:val="en-GB"/>
        </w:rPr>
        <w:t xml:space="preserve">Important for this setup is also that it is possible (in theory) that multiple parties are allowed to retrieve BVAC messages for one end-insurer. This retrieval happens on a first-come-first-served basis. If one party with access </w:t>
      </w:r>
      <w:r>
        <w:rPr>
          <w:lang w:val="en-GB"/>
        </w:rPr>
        <w:lastRenderedPageBreak/>
        <w:t>to the messages has retrieved them, then a second party which also has access to these messages will no longer find them on the TIP System.</w:t>
      </w:r>
    </w:p>
    <w:p w14:paraId="4ABD1E8D" w14:textId="77777777" w:rsidR="00012BAD" w:rsidRDefault="00012BAD" w:rsidP="00E169C1">
      <w:pPr>
        <w:rPr>
          <w:lang w:val="en-GB"/>
        </w:rPr>
      </w:pPr>
    </w:p>
    <w:p w14:paraId="5449DFDD" w14:textId="77777777" w:rsidR="00012BAD" w:rsidRPr="00110CB2" w:rsidRDefault="00012BAD" w:rsidP="00E169C1">
      <w:pPr>
        <w:pStyle w:val="Kop4"/>
      </w:pPr>
      <w:bookmarkStart w:id="170" w:name="_Toc370160379"/>
      <w:r>
        <w:t>An example to clarify</w:t>
      </w:r>
      <w:bookmarkEnd w:id="170"/>
    </w:p>
    <w:p w14:paraId="311DF68E" w14:textId="77777777" w:rsidR="00012BAD" w:rsidRPr="00044278" w:rsidRDefault="00012BAD" w:rsidP="00E169C1">
      <w:pPr>
        <w:rPr>
          <w:lang w:val="en-GB"/>
        </w:rPr>
      </w:pPr>
      <w:r>
        <w:rPr>
          <w:lang w:val="en-GB"/>
        </w:rPr>
        <w:t>Assume we have a party A which retrieves BVAC messages for parties x and y. For completeness sake, we also have insurers S and T retrieving their own messages.</w:t>
      </w:r>
    </w:p>
    <w:p w14:paraId="6588742F" w14:textId="77777777" w:rsidR="00012BAD" w:rsidRDefault="00012BAD" w:rsidP="00E169C1">
      <w:pPr>
        <w:rPr>
          <w:lang w:val="en-GB"/>
        </w:rPr>
      </w:pPr>
      <w:r>
        <w:rPr>
          <w:lang w:val="en-GB"/>
        </w:rPr>
        <w:t>During the technical setup, we will have following information</w:t>
      </w:r>
    </w:p>
    <w:tbl>
      <w:tblPr>
        <w:tblStyle w:val="Tabelraster"/>
        <w:tblW w:w="9840" w:type="dxa"/>
        <w:jc w:val="center"/>
        <w:tblLook w:val="04A0" w:firstRow="1" w:lastRow="0" w:firstColumn="1" w:lastColumn="0" w:noHBand="0" w:noVBand="1"/>
      </w:tblPr>
      <w:tblGrid>
        <w:gridCol w:w="1233"/>
        <w:gridCol w:w="737"/>
        <w:gridCol w:w="1537"/>
        <w:gridCol w:w="2235"/>
        <w:gridCol w:w="2350"/>
        <w:gridCol w:w="1748"/>
      </w:tblGrid>
      <w:tr w:rsidR="00012BAD" w14:paraId="7DC5F1F4" w14:textId="77777777" w:rsidTr="00FE03B6">
        <w:trPr>
          <w:jc w:val="center"/>
        </w:trPr>
        <w:tc>
          <w:tcPr>
            <w:tcW w:w="1233" w:type="dxa"/>
          </w:tcPr>
          <w:p w14:paraId="3EDE1DAB" w14:textId="77777777" w:rsidR="00012BAD" w:rsidRPr="0038354D" w:rsidRDefault="00012BAD" w:rsidP="00E169C1">
            <w:pPr>
              <w:rPr>
                <w:lang w:val="en-GB"/>
              </w:rPr>
            </w:pPr>
            <w:r w:rsidRPr="0038354D">
              <w:rPr>
                <w:lang w:val="en-GB"/>
              </w:rPr>
              <w:t>Name</w:t>
            </w:r>
          </w:p>
        </w:tc>
        <w:tc>
          <w:tcPr>
            <w:tcW w:w="737" w:type="dxa"/>
          </w:tcPr>
          <w:p w14:paraId="6A2506DB" w14:textId="77777777" w:rsidR="00012BAD" w:rsidRPr="0038354D" w:rsidRDefault="00012BAD" w:rsidP="00E169C1">
            <w:pPr>
              <w:rPr>
                <w:lang w:val="en-GB"/>
              </w:rPr>
            </w:pPr>
            <w:r w:rsidRPr="0038354D">
              <w:rPr>
                <w:lang w:val="en-GB"/>
              </w:rPr>
              <w:t>CBFA</w:t>
            </w:r>
          </w:p>
        </w:tc>
        <w:tc>
          <w:tcPr>
            <w:tcW w:w="1537" w:type="dxa"/>
          </w:tcPr>
          <w:p w14:paraId="2984E251" w14:textId="77777777" w:rsidR="00012BAD" w:rsidRPr="0038354D" w:rsidRDefault="00012BAD" w:rsidP="00E169C1">
            <w:pPr>
              <w:rPr>
                <w:lang w:val="en-GB"/>
              </w:rPr>
            </w:pPr>
            <w:r w:rsidRPr="0038354D">
              <w:rPr>
                <w:lang w:val="en-GB"/>
              </w:rPr>
              <w:t>End-point-type</w:t>
            </w:r>
          </w:p>
        </w:tc>
        <w:tc>
          <w:tcPr>
            <w:tcW w:w="2235" w:type="dxa"/>
          </w:tcPr>
          <w:p w14:paraId="69EB0056" w14:textId="77777777" w:rsidR="00012BAD" w:rsidRPr="0038354D" w:rsidRDefault="00012BAD" w:rsidP="00E169C1">
            <w:pPr>
              <w:rPr>
                <w:lang w:val="en-GB"/>
              </w:rPr>
            </w:pPr>
            <w:r w:rsidRPr="0038354D">
              <w:rPr>
                <w:lang w:val="en-GB"/>
              </w:rPr>
              <w:t>Public Key for transport</w:t>
            </w:r>
          </w:p>
        </w:tc>
        <w:tc>
          <w:tcPr>
            <w:tcW w:w="2350" w:type="dxa"/>
          </w:tcPr>
          <w:p w14:paraId="7778C4F2" w14:textId="77777777" w:rsidR="00012BAD" w:rsidRPr="0038354D" w:rsidRDefault="00012BAD" w:rsidP="00E169C1">
            <w:pPr>
              <w:rPr>
                <w:lang w:val="en-GB"/>
              </w:rPr>
            </w:pPr>
            <w:r w:rsidRPr="0038354D">
              <w:rPr>
                <w:lang w:val="en-GB"/>
              </w:rPr>
              <w:t>Public Key for encryption</w:t>
            </w:r>
          </w:p>
        </w:tc>
        <w:tc>
          <w:tcPr>
            <w:tcW w:w="1748" w:type="dxa"/>
          </w:tcPr>
          <w:p w14:paraId="6F2872B8" w14:textId="77777777" w:rsidR="00012BAD" w:rsidRPr="0038354D" w:rsidRDefault="00012BAD" w:rsidP="00E169C1">
            <w:pPr>
              <w:rPr>
                <w:lang w:val="en-GB"/>
              </w:rPr>
            </w:pPr>
            <w:r w:rsidRPr="0038354D">
              <w:rPr>
                <w:lang w:val="en-GB"/>
              </w:rPr>
              <w:t>Accessible by</w:t>
            </w:r>
          </w:p>
        </w:tc>
      </w:tr>
      <w:tr w:rsidR="00012BAD" w14:paraId="14AFADE9" w14:textId="77777777" w:rsidTr="00FE03B6">
        <w:trPr>
          <w:jc w:val="center"/>
        </w:trPr>
        <w:tc>
          <w:tcPr>
            <w:tcW w:w="1233" w:type="dxa"/>
          </w:tcPr>
          <w:p w14:paraId="2DE01A3F" w14:textId="77777777" w:rsidR="00012BAD" w:rsidRDefault="00012BAD" w:rsidP="00E169C1">
            <w:pPr>
              <w:rPr>
                <w:lang w:val="en-GB"/>
              </w:rPr>
            </w:pPr>
            <w:r>
              <w:rPr>
                <w:lang w:val="en-GB"/>
              </w:rPr>
              <w:t>A</w:t>
            </w:r>
          </w:p>
        </w:tc>
        <w:tc>
          <w:tcPr>
            <w:tcW w:w="737" w:type="dxa"/>
          </w:tcPr>
          <w:p w14:paraId="095BBF6D" w14:textId="77777777" w:rsidR="00012BAD" w:rsidRDefault="00012BAD" w:rsidP="00E169C1">
            <w:pPr>
              <w:rPr>
                <w:lang w:val="en-GB"/>
              </w:rPr>
            </w:pPr>
            <w:r>
              <w:rPr>
                <w:lang w:val="en-GB"/>
              </w:rPr>
              <w:t>-</w:t>
            </w:r>
          </w:p>
        </w:tc>
        <w:tc>
          <w:tcPr>
            <w:tcW w:w="1537" w:type="dxa"/>
          </w:tcPr>
          <w:p w14:paraId="1FCB7897" w14:textId="77777777" w:rsidR="00012BAD" w:rsidRDefault="00012BAD" w:rsidP="00E169C1">
            <w:pPr>
              <w:rPr>
                <w:lang w:val="en-GB"/>
              </w:rPr>
            </w:pPr>
            <w:r>
              <w:rPr>
                <w:lang w:val="en-GB"/>
              </w:rPr>
              <w:t>HTTPS</w:t>
            </w:r>
          </w:p>
        </w:tc>
        <w:tc>
          <w:tcPr>
            <w:tcW w:w="2235" w:type="dxa"/>
          </w:tcPr>
          <w:p w14:paraId="5BDDF0FA" w14:textId="77777777" w:rsidR="00012BAD" w:rsidRDefault="00012BAD" w:rsidP="00E169C1">
            <w:pPr>
              <w:rPr>
                <w:lang w:val="en-GB"/>
              </w:rPr>
            </w:pPr>
            <w:r>
              <w:rPr>
                <w:lang w:val="en-GB"/>
              </w:rPr>
              <w:t>@transport key A@</w:t>
            </w:r>
          </w:p>
        </w:tc>
        <w:tc>
          <w:tcPr>
            <w:tcW w:w="2350" w:type="dxa"/>
          </w:tcPr>
          <w:p w14:paraId="6C728288" w14:textId="77777777" w:rsidR="00012BAD" w:rsidRDefault="00012BAD" w:rsidP="00E169C1">
            <w:pPr>
              <w:rPr>
                <w:lang w:val="en-GB"/>
              </w:rPr>
            </w:pPr>
            <w:r>
              <w:rPr>
                <w:lang w:val="en-GB"/>
              </w:rPr>
              <w:t>-</w:t>
            </w:r>
          </w:p>
        </w:tc>
        <w:tc>
          <w:tcPr>
            <w:tcW w:w="1748" w:type="dxa"/>
          </w:tcPr>
          <w:p w14:paraId="000681D6" w14:textId="77777777" w:rsidR="00012BAD" w:rsidRDefault="00012BAD" w:rsidP="00E169C1">
            <w:pPr>
              <w:rPr>
                <w:lang w:val="en-GB"/>
              </w:rPr>
            </w:pPr>
            <w:r>
              <w:rPr>
                <w:lang w:val="en-GB"/>
              </w:rPr>
              <w:t>-</w:t>
            </w:r>
          </w:p>
        </w:tc>
      </w:tr>
      <w:tr w:rsidR="00012BAD" w14:paraId="548DB07D" w14:textId="77777777" w:rsidTr="00FE03B6">
        <w:trPr>
          <w:jc w:val="center"/>
        </w:trPr>
        <w:tc>
          <w:tcPr>
            <w:tcW w:w="1233" w:type="dxa"/>
          </w:tcPr>
          <w:p w14:paraId="32AF7BD8" w14:textId="77777777" w:rsidR="00012BAD" w:rsidRDefault="00012BAD" w:rsidP="00E169C1">
            <w:pPr>
              <w:rPr>
                <w:lang w:val="en-GB"/>
              </w:rPr>
            </w:pPr>
            <w:r>
              <w:rPr>
                <w:lang w:val="en-GB"/>
              </w:rPr>
              <w:t>X</w:t>
            </w:r>
          </w:p>
        </w:tc>
        <w:tc>
          <w:tcPr>
            <w:tcW w:w="737" w:type="dxa"/>
          </w:tcPr>
          <w:p w14:paraId="112ED772" w14:textId="77777777" w:rsidR="00012BAD" w:rsidRDefault="00012BAD" w:rsidP="00E169C1">
            <w:pPr>
              <w:rPr>
                <w:lang w:val="en-GB"/>
              </w:rPr>
            </w:pPr>
            <w:r>
              <w:rPr>
                <w:lang w:val="en-GB"/>
              </w:rPr>
              <w:t>0001</w:t>
            </w:r>
          </w:p>
        </w:tc>
        <w:tc>
          <w:tcPr>
            <w:tcW w:w="1537" w:type="dxa"/>
          </w:tcPr>
          <w:p w14:paraId="4D0BE6C6" w14:textId="77777777" w:rsidR="00012BAD" w:rsidRDefault="00012BAD" w:rsidP="00E169C1">
            <w:pPr>
              <w:rPr>
                <w:lang w:val="en-GB"/>
              </w:rPr>
            </w:pPr>
            <w:r>
              <w:rPr>
                <w:lang w:val="en-GB"/>
              </w:rPr>
              <w:t>HTTPS</w:t>
            </w:r>
          </w:p>
        </w:tc>
        <w:tc>
          <w:tcPr>
            <w:tcW w:w="2235" w:type="dxa"/>
          </w:tcPr>
          <w:p w14:paraId="5CA11E85" w14:textId="77777777" w:rsidR="00012BAD" w:rsidRDefault="00012BAD" w:rsidP="00E169C1">
            <w:pPr>
              <w:rPr>
                <w:lang w:val="en-GB"/>
              </w:rPr>
            </w:pPr>
            <w:r>
              <w:rPr>
                <w:lang w:val="en-GB"/>
              </w:rPr>
              <w:t>-</w:t>
            </w:r>
          </w:p>
        </w:tc>
        <w:tc>
          <w:tcPr>
            <w:tcW w:w="2350" w:type="dxa"/>
          </w:tcPr>
          <w:p w14:paraId="2C1CBBB8" w14:textId="77777777" w:rsidR="00012BAD" w:rsidRDefault="00012BAD" w:rsidP="00E169C1">
            <w:pPr>
              <w:rPr>
                <w:lang w:val="en-GB"/>
              </w:rPr>
            </w:pPr>
            <w:r>
              <w:rPr>
                <w:lang w:val="en-GB"/>
              </w:rPr>
              <w:t>@encryption key x@</w:t>
            </w:r>
          </w:p>
        </w:tc>
        <w:tc>
          <w:tcPr>
            <w:tcW w:w="1748" w:type="dxa"/>
          </w:tcPr>
          <w:p w14:paraId="655A4ECB" w14:textId="77777777" w:rsidR="00012BAD" w:rsidRDefault="00012BAD" w:rsidP="00E169C1">
            <w:pPr>
              <w:rPr>
                <w:lang w:val="en-GB"/>
              </w:rPr>
            </w:pPr>
            <w:r>
              <w:rPr>
                <w:lang w:val="en-GB"/>
              </w:rPr>
              <w:t>A</w:t>
            </w:r>
          </w:p>
        </w:tc>
      </w:tr>
      <w:tr w:rsidR="00012BAD" w14:paraId="0D396A5A" w14:textId="77777777" w:rsidTr="00FE03B6">
        <w:trPr>
          <w:jc w:val="center"/>
        </w:trPr>
        <w:tc>
          <w:tcPr>
            <w:tcW w:w="1233" w:type="dxa"/>
          </w:tcPr>
          <w:p w14:paraId="5AB89715" w14:textId="77777777" w:rsidR="00012BAD" w:rsidRDefault="00012BAD" w:rsidP="00E169C1">
            <w:pPr>
              <w:rPr>
                <w:lang w:val="en-GB"/>
              </w:rPr>
            </w:pPr>
            <w:r>
              <w:rPr>
                <w:lang w:val="en-GB"/>
              </w:rPr>
              <w:t>Y</w:t>
            </w:r>
          </w:p>
        </w:tc>
        <w:tc>
          <w:tcPr>
            <w:tcW w:w="737" w:type="dxa"/>
          </w:tcPr>
          <w:p w14:paraId="7688DB24" w14:textId="77777777" w:rsidR="00012BAD" w:rsidRDefault="00012BAD" w:rsidP="00E169C1">
            <w:pPr>
              <w:rPr>
                <w:lang w:val="en-GB"/>
              </w:rPr>
            </w:pPr>
            <w:r>
              <w:rPr>
                <w:lang w:val="en-GB"/>
              </w:rPr>
              <w:t>0002</w:t>
            </w:r>
          </w:p>
        </w:tc>
        <w:tc>
          <w:tcPr>
            <w:tcW w:w="1537" w:type="dxa"/>
          </w:tcPr>
          <w:p w14:paraId="7B4BDE19" w14:textId="77777777" w:rsidR="00012BAD" w:rsidRDefault="00012BAD" w:rsidP="00E169C1">
            <w:pPr>
              <w:rPr>
                <w:lang w:val="en-GB"/>
              </w:rPr>
            </w:pPr>
            <w:r>
              <w:rPr>
                <w:lang w:val="en-GB"/>
              </w:rPr>
              <w:t>HTTPS</w:t>
            </w:r>
          </w:p>
        </w:tc>
        <w:tc>
          <w:tcPr>
            <w:tcW w:w="2235" w:type="dxa"/>
          </w:tcPr>
          <w:p w14:paraId="2894662F" w14:textId="77777777" w:rsidR="00012BAD" w:rsidRDefault="00012BAD" w:rsidP="00E169C1">
            <w:pPr>
              <w:rPr>
                <w:lang w:val="en-GB"/>
              </w:rPr>
            </w:pPr>
            <w:r>
              <w:rPr>
                <w:lang w:val="en-GB"/>
              </w:rPr>
              <w:t>-</w:t>
            </w:r>
          </w:p>
        </w:tc>
        <w:tc>
          <w:tcPr>
            <w:tcW w:w="2350" w:type="dxa"/>
          </w:tcPr>
          <w:p w14:paraId="6020F1B6" w14:textId="77777777" w:rsidR="00012BAD" w:rsidRDefault="00012BAD" w:rsidP="00E169C1">
            <w:pPr>
              <w:rPr>
                <w:lang w:val="en-GB"/>
              </w:rPr>
            </w:pPr>
            <w:r>
              <w:rPr>
                <w:lang w:val="en-GB"/>
              </w:rPr>
              <w:t>@encryption key y@</w:t>
            </w:r>
          </w:p>
        </w:tc>
        <w:tc>
          <w:tcPr>
            <w:tcW w:w="1748" w:type="dxa"/>
          </w:tcPr>
          <w:p w14:paraId="6AE5CEBF" w14:textId="77777777" w:rsidR="00012BAD" w:rsidRDefault="00012BAD" w:rsidP="00E169C1">
            <w:pPr>
              <w:rPr>
                <w:lang w:val="en-GB"/>
              </w:rPr>
            </w:pPr>
            <w:r>
              <w:rPr>
                <w:lang w:val="en-GB"/>
              </w:rPr>
              <w:t>A</w:t>
            </w:r>
          </w:p>
        </w:tc>
      </w:tr>
      <w:tr w:rsidR="00012BAD" w14:paraId="2555D97C" w14:textId="77777777" w:rsidTr="00FE03B6">
        <w:trPr>
          <w:jc w:val="center"/>
        </w:trPr>
        <w:tc>
          <w:tcPr>
            <w:tcW w:w="1233" w:type="dxa"/>
          </w:tcPr>
          <w:p w14:paraId="6EB1C700" w14:textId="77777777" w:rsidR="00012BAD" w:rsidRDefault="00012BAD" w:rsidP="00E169C1">
            <w:pPr>
              <w:rPr>
                <w:lang w:val="en-GB"/>
              </w:rPr>
            </w:pPr>
            <w:r>
              <w:rPr>
                <w:lang w:val="en-GB"/>
              </w:rPr>
              <w:t>S</w:t>
            </w:r>
          </w:p>
        </w:tc>
        <w:tc>
          <w:tcPr>
            <w:tcW w:w="737" w:type="dxa"/>
          </w:tcPr>
          <w:p w14:paraId="352C2FB4" w14:textId="77777777" w:rsidR="00012BAD" w:rsidRDefault="00012BAD" w:rsidP="00E169C1">
            <w:pPr>
              <w:rPr>
                <w:lang w:val="en-GB"/>
              </w:rPr>
            </w:pPr>
            <w:r>
              <w:rPr>
                <w:lang w:val="en-GB"/>
              </w:rPr>
              <w:t>0003</w:t>
            </w:r>
          </w:p>
        </w:tc>
        <w:tc>
          <w:tcPr>
            <w:tcW w:w="1537" w:type="dxa"/>
          </w:tcPr>
          <w:p w14:paraId="7B2EEB06" w14:textId="77777777" w:rsidR="00012BAD" w:rsidRDefault="00012BAD" w:rsidP="00E169C1">
            <w:pPr>
              <w:rPr>
                <w:lang w:val="en-GB"/>
              </w:rPr>
            </w:pPr>
            <w:r>
              <w:rPr>
                <w:lang w:val="en-GB"/>
              </w:rPr>
              <w:t>HTTPS</w:t>
            </w:r>
          </w:p>
        </w:tc>
        <w:tc>
          <w:tcPr>
            <w:tcW w:w="2235" w:type="dxa"/>
          </w:tcPr>
          <w:p w14:paraId="51FB2ED4" w14:textId="77777777" w:rsidR="00012BAD" w:rsidRDefault="00012BAD" w:rsidP="00E169C1">
            <w:pPr>
              <w:rPr>
                <w:lang w:val="en-GB"/>
              </w:rPr>
            </w:pPr>
            <w:r>
              <w:rPr>
                <w:lang w:val="en-GB"/>
              </w:rPr>
              <w:t>@transport key S@</w:t>
            </w:r>
          </w:p>
        </w:tc>
        <w:tc>
          <w:tcPr>
            <w:tcW w:w="2350" w:type="dxa"/>
          </w:tcPr>
          <w:p w14:paraId="2C405934" w14:textId="77777777" w:rsidR="00012BAD" w:rsidRDefault="00012BAD" w:rsidP="00E169C1">
            <w:pPr>
              <w:rPr>
                <w:lang w:val="en-GB"/>
              </w:rPr>
            </w:pPr>
            <w:r>
              <w:rPr>
                <w:lang w:val="en-GB"/>
              </w:rPr>
              <w:t>@encryption key S@</w:t>
            </w:r>
          </w:p>
        </w:tc>
        <w:tc>
          <w:tcPr>
            <w:tcW w:w="1748" w:type="dxa"/>
          </w:tcPr>
          <w:p w14:paraId="3BAADFBB" w14:textId="77777777" w:rsidR="00012BAD" w:rsidRDefault="00012BAD" w:rsidP="00E169C1">
            <w:pPr>
              <w:rPr>
                <w:lang w:val="en-GB"/>
              </w:rPr>
            </w:pPr>
            <w:r>
              <w:rPr>
                <w:lang w:val="en-GB"/>
              </w:rPr>
              <w:t>S</w:t>
            </w:r>
          </w:p>
        </w:tc>
      </w:tr>
      <w:tr w:rsidR="00012BAD" w14:paraId="285F1F2F" w14:textId="77777777" w:rsidTr="00FE03B6">
        <w:trPr>
          <w:jc w:val="center"/>
        </w:trPr>
        <w:tc>
          <w:tcPr>
            <w:tcW w:w="1233" w:type="dxa"/>
          </w:tcPr>
          <w:p w14:paraId="698527A3" w14:textId="77777777" w:rsidR="00012BAD" w:rsidRDefault="00012BAD" w:rsidP="00E169C1">
            <w:pPr>
              <w:rPr>
                <w:lang w:val="en-GB"/>
              </w:rPr>
            </w:pPr>
            <w:r>
              <w:rPr>
                <w:lang w:val="en-GB"/>
              </w:rPr>
              <w:t>T</w:t>
            </w:r>
          </w:p>
        </w:tc>
        <w:tc>
          <w:tcPr>
            <w:tcW w:w="737" w:type="dxa"/>
          </w:tcPr>
          <w:p w14:paraId="344E7DE5" w14:textId="77777777" w:rsidR="00012BAD" w:rsidRDefault="00012BAD" w:rsidP="00E169C1">
            <w:pPr>
              <w:rPr>
                <w:lang w:val="en-GB"/>
              </w:rPr>
            </w:pPr>
            <w:r>
              <w:rPr>
                <w:lang w:val="en-GB"/>
              </w:rPr>
              <w:t>0004</w:t>
            </w:r>
          </w:p>
        </w:tc>
        <w:tc>
          <w:tcPr>
            <w:tcW w:w="1537" w:type="dxa"/>
          </w:tcPr>
          <w:p w14:paraId="42408053" w14:textId="77777777" w:rsidR="00012BAD" w:rsidRDefault="00012BAD" w:rsidP="00E169C1">
            <w:pPr>
              <w:rPr>
                <w:lang w:val="en-GB"/>
              </w:rPr>
            </w:pPr>
            <w:r>
              <w:rPr>
                <w:lang w:val="en-GB"/>
              </w:rPr>
              <w:t>SFTP</w:t>
            </w:r>
          </w:p>
        </w:tc>
        <w:tc>
          <w:tcPr>
            <w:tcW w:w="2235" w:type="dxa"/>
          </w:tcPr>
          <w:p w14:paraId="3F87CA97" w14:textId="77777777" w:rsidR="00012BAD" w:rsidRDefault="00012BAD" w:rsidP="00E169C1">
            <w:pPr>
              <w:rPr>
                <w:lang w:val="en-GB"/>
              </w:rPr>
            </w:pPr>
            <w:r>
              <w:rPr>
                <w:lang w:val="en-GB"/>
              </w:rPr>
              <w:t>@transport key T@</w:t>
            </w:r>
          </w:p>
        </w:tc>
        <w:tc>
          <w:tcPr>
            <w:tcW w:w="2350" w:type="dxa"/>
          </w:tcPr>
          <w:p w14:paraId="5773E5E9" w14:textId="77777777" w:rsidR="00012BAD" w:rsidRDefault="00012BAD" w:rsidP="00E169C1">
            <w:pPr>
              <w:rPr>
                <w:lang w:val="en-GB"/>
              </w:rPr>
            </w:pPr>
            <w:r>
              <w:rPr>
                <w:lang w:val="en-GB"/>
              </w:rPr>
              <w:t>@encryption key T@</w:t>
            </w:r>
          </w:p>
        </w:tc>
        <w:tc>
          <w:tcPr>
            <w:tcW w:w="1748" w:type="dxa"/>
          </w:tcPr>
          <w:p w14:paraId="1447FA6F" w14:textId="77777777" w:rsidR="00012BAD" w:rsidRDefault="00012BAD" w:rsidP="00E169C1">
            <w:pPr>
              <w:rPr>
                <w:lang w:val="en-GB"/>
              </w:rPr>
            </w:pPr>
            <w:r>
              <w:rPr>
                <w:lang w:val="en-GB"/>
              </w:rPr>
              <w:t>T</w:t>
            </w:r>
          </w:p>
        </w:tc>
      </w:tr>
    </w:tbl>
    <w:p w14:paraId="643C2404" w14:textId="5226355A" w:rsidR="00012BAD" w:rsidRPr="00E6149C" w:rsidRDefault="00012BAD" w:rsidP="00E169C1">
      <w:pPr>
        <w:pStyle w:val="Bijschrift"/>
      </w:pPr>
      <w:bookmarkStart w:id="171" w:name="_Toc398582658"/>
      <w:r>
        <w:t xml:space="preserve">Table </w:t>
      </w:r>
      <w:r>
        <w:fldChar w:fldCharType="begin"/>
      </w:r>
      <w:r>
        <w:instrText>SEQ Table \* ARABIC</w:instrText>
      </w:r>
      <w:r>
        <w:fldChar w:fldCharType="separate"/>
      </w:r>
      <w:r w:rsidR="00660E35">
        <w:rPr>
          <w:noProof/>
        </w:rPr>
        <w:t>1</w:t>
      </w:r>
      <w:r>
        <w:fldChar w:fldCharType="end"/>
      </w:r>
      <w:r>
        <w:t xml:space="preserve"> - Example technical registration parameters</w:t>
      </w:r>
      <w:bookmarkEnd w:id="171"/>
    </w:p>
    <w:p w14:paraId="723E9467" w14:textId="77777777" w:rsidR="00012BAD" w:rsidRDefault="00012BAD" w:rsidP="00E169C1">
      <w:pPr>
        <w:rPr>
          <w:lang w:val="en-GB"/>
        </w:rPr>
      </w:pPr>
    </w:p>
    <w:p w14:paraId="7CE688B3" w14:textId="1498CBE9" w:rsidR="00012BAD" w:rsidRDefault="00012BAD" w:rsidP="00E169C1">
      <w:pPr>
        <w:rPr>
          <w:lang w:val="en-GB"/>
        </w:rPr>
      </w:pPr>
      <w:r>
        <w:rPr>
          <w:lang w:val="en-GB"/>
        </w:rPr>
        <w:t xml:space="preserve">When party A wants to retrieve the BVAC messages for both x and y, he </w:t>
      </w:r>
      <w:r w:rsidR="00486BD5">
        <w:rPr>
          <w:lang w:val="en-GB"/>
        </w:rPr>
        <w:t>s</w:t>
      </w:r>
      <w:r>
        <w:rPr>
          <w:lang w:val="en-GB"/>
        </w:rPr>
        <w:t>ets up a</w:t>
      </w:r>
      <w:r w:rsidR="00486BD5">
        <w:rPr>
          <w:lang w:val="en-GB"/>
        </w:rPr>
        <w:t>n</w:t>
      </w:r>
      <w:r>
        <w:rPr>
          <w:lang w:val="en-GB"/>
        </w:rPr>
        <w:t xml:space="preserve"> HTTPS session with the TIP system checking the connection against the SSL certificate of the TIP system</w:t>
      </w:r>
    </w:p>
    <w:p w14:paraId="33172B6C" w14:textId="77777777" w:rsidR="00012BAD" w:rsidRDefault="00012BAD" w:rsidP="00E169C1">
      <w:pPr>
        <w:rPr>
          <w:lang w:val="en-GB"/>
        </w:rPr>
      </w:pPr>
      <w:r>
        <w:rPr>
          <w:lang w:val="en-GB"/>
        </w:rPr>
        <w:t>Sends two requests (i.e. 2 webservice calls), one for CBFA 0001 and one for CBFA 0002. Each request is signed with its private key (@transport key A@)</w:t>
      </w:r>
    </w:p>
    <w:p w14:paraId="1AE99365" w14:textId="77777777" w:rsidR="00012BAD" w:rsidRDefault="00012BAD" w:rsidP="00E169C1">
      <w:pPr>
        <w:rPr>
          <w:lang w:val="en-GB"/>
        </w:rPr>
      </w:pPr>
      <w:r w:rsidRPr="00543DF0">
        <w:rPr>
          <w:lang w:val="en-GB"/>
        </w:rPr>
        <w:t xml:space="preserve">Two return messages are </w:t>
      </w:r>
      <w:r>
        <w:rPr>
          <w:lang w:val="en-GB"/>
        </w:rPr>
        <w:t>returned,</w:t>
      </w:r>
      <w:r w:rsidRPr="00543DF0">
        <w:rPr>
          <w:lang w:val="en-GB"/>
        </w:rPr>
        <w:t xml:space="preserve"> each containing</w:t>
      </w:r>
      <w:r>
        <w:rPr>
          <w:lang w:val="en-GB"/>
        </w:rPr>
        <w:t xml:space="preserve"> a number of BVAC messages, with each BVAC message</w:t>
      </w:r>
      <w:r w:rsidRPr="00543DF0">
        <w:rPr>
          <w:lang w:val="en-GB"/>
        </w:rPr>
        <w:t xml:space="preserve"> encrypted with the public keys of the end-insu</w:t>
      </w:r>
      <w:r>
        <w:rPr>
          <w:lang w:val="en-GB"/>
        </w:rPr>
        <w:t>r</w:t>
      </w:r>
      <w:r w:rsidRPr="00543DF0">
        <w:rPr>
          <w:lang w:val="en-GB"/>
        </w:rPr>
        <w:t>ers (@</w:t>
      </w:r>
      <w:r>
        <w:rPr>
          <w:lang w:val="en-GB"/>
        </w:rPr>
        <w:t>encryption</w:t>
      </w:r>
      <w:r w:rsidRPr="00543DF0">
        <w:rPr>
          <w:lang w:val="en-GB"/>
        </w:rPr>
        <w:t xml:space="preserve"> key x@ &amp; </w:t>
      </w:r>
      <w:r>
        <w:rPr>
          <w:lang w:val="en-GB"/>
        </w:rPr>
        <w:t>@encryption key y@)</w:t>
      </w:r>
    </w:p>
    <w:p w14:paraId="0DC85646" w14:textId="77777777" w:rsidR="00012BAD" w:rsidRDefault="00012BAD" w:rsidP="00E169C1">
      <w:pPr>
        <w:rPr>
          <w:lang w:val="en-GB"/>
        </w:rPr>
      </w:pPr>
    </w:p>
    <w:p w14:paraId="59A260F8" w14:textId="77777777" w:rsidR="00012BAD" w:rsidRDefault="00012BAD" w:rsidP="00E169C1">
      <w:pPr>
        <w:rPr>
          <w:lang w:val="en-GB"/>
        </w:rPr>
      </w:pPr>
      <w:r w:rsidRPr="00F26F8E">
        <w:rPr>
          <w:noProof/>
          <w:lang w:val="fr-BE" w:eastAsia="zh-CN"/>
        </w:rPr>
        <w:drawing>
          <wp:inline distT="0" distB="0" distL="0" distR="0" wp14:anchorId="60C4606A" wp14:editId="68B3B778">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Pr>
          <w:lang w:val="en-GB"/>
        </w:rPr>
        <w:tab/>
      </w:r>
      <w:r w:rsidRPr="00F26F8E">
        <w:rPr>
          <w:noProof/>
          <w:lang w:val="fr-BE" w:eastAsia="zh-CN"/>
        </w:rPr>
        <w:drawing>
          <wp:inline distT="0" distB="0" distL="0" distR="0" wp14:anchorId="51926530" wp14:editId="7840C02B">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456EE402" w14:textId="5E6A0B19" w:rsidR="00012BAD" w:rsidRDefault="00012BAD" w:rsidP="00E169C1">
      <w:pPr>
        <w:pStyle w:val="Bijschrift"/>
      </w:pPr>
      <w:bookmarkStart w:id="172" w:name="_Toc398582657"/>
      <w:r>
        <w:t xml:space="preserve">Figure </w:t>
      </w:r>
      <w:r>
        <w:fldChar w:fldCharType="begin"/>
      </w:r>
      <w:r>
        <w:instrText>SEQ Figure \* ARABIC</w:instrText>
      </w:r>
      <w:r>
        <w:fldChar w:fldCharType="separate"/>
      </w:r>
      <w:r w:rsidR="00660E35">
        <w:rPr>
          <w:noProof/>
        </w:rPr>
        <w:t>8</w:t>
      </w:r>
      <w:r>
        <w:fldChar w:fldCharType="end"/>
      </w:r>
      <w:r>
        <w:t xml:space="preserve"> - Example encryption in context of delegation</w:t>
      </w:r>
      <w:bookmarkEnd w:id="172"/>
    </w:p>
    <w:p w14:paraId="4A2DF95E" w14:textId="77777777" w:rsidR="00012BAD" w:rsidRDefault="00012BAD" w:rsidP="00E169C1">
      <w:pPr>
        <w:rPr>
          <w:lang w:val="en-GB"/>
        </w:rPr>
      </w:pPr>
    </w:p>
    <w:p w14:paraId="16657305" w14:textId="77777777" w:rsidR="00012BAD" w:rsidRPr="00012BAD" w:rsidRDefault="00012BAD" w:rsidP="00E169C1">
      <w:pPr>
        <w:rPr>
          <w:lang w:val="en-GB"/>
        </w:rPr>
      </w:pPr>
    </w:p>
    <w:p w14:paraId="199DCE0F" w14:textId="587510E0" w:rsidR="00D25A74" w:rsidRPr="00D25A74" w:rsidRDefault="00D25A74" w:rsidP="00E169C1">
      <w:pPr>
        <w:pStyle w:val="Kop1"/>
      </w:pPr>
      <w:bookmarkStart w:id="173" w:name="_Toc36121720"/>
      <w:r>
        <w:lastRenderedPageBreak/>
        <w:t>Integration guidelines for the BVAC retieval</w:t>
      </w:r>
      <w:bookmarkEnd w:id="173"/>
    </w:p>
    <w:p w14:paraId="12F23D8A" w14:textId="0A3FECA7" w:rsidR="00CF515C" w:rsidRDefault="00505957" w:rsidP="00E169C1">
      <w:pPr>
        <w:pStyle w:val="BulletList"/>
      </w:pPr>
      <w:r>
        <w:t xml:space="preserve">The “Get BVAC DATA” service will allow  to retrieve BVAC messages sent by pharmacies from the TIP system. </w:t>
      </w:r>
    </w:p>
    <w:p w14:paraId="76C22BFE" w14:textId="4B92492B" w:rsidR="00505957" w:rsidRDefault="00505957" w:rsidP="00E169C1">
      <w:pPr>
        <w:pStyle w:val="BulletList"/>
      </w:pPr>
      <w:r>
        <w:t>The TIP System allows 2 mechanisms:</w:t>
      </w:r>
    </w:p>
    <w:p w14:paraId="7CFD3011" w14:textId="77777777" w:rsidR="00095374" w:rsidRDefault="00095374" w:rsidP="00A80FFF">
      <w:pPr>
        <w:pStyle w:val="Lijstalinea"/>
        <w:numPr>
          <w:ilvl w:val="0"/>
          <w:numId w:val="21"/>
        </w:numPr>
      </w:pPr>
      <w:r w:rsidRPr="00320BA7">
        <w:rPr>
          <w:b/>
        </w:rPr>
        <w:t>SFTP</w:t>
      </w:r>
      <w:r>
        <w:t>: The TIP Sytem provides file access to the BVAC messages by means of SFTP over SSH.</w:t>
      </w:r>
    </w:p>
    <w:p w14:paraId="7FC328B2" w14:textId="70C8F72C" w:rsidR="00095374" w:rsidRDefault="00095374" w:rsidP="00A80FFF">
      <w:pPr>
        <w:pStyle w:val="Lijstalinea"/>
        <w:numPr>
          <w:ilvl w:val="0"/>
          <w:numId w:val="21"/>
        </w:numPr>
      </w:pPr>
      <w:r w:rsidRPr="00320BA7">
        <w:rPr>
          <w:b/>
        </w:rPr>
        <w:t>Webservice</w:t>
      </w:r>
      <w:r>
        <w:t xml:space="preserve">: The TIP System </w:t>
      </w:r>
      <w:r w:rsidRPr="00693DFA">
        <w:t>exposes a standard web service that allow</w:t>
      </w:r>
      <w:r>
        <w:t>s access of the BVAC messages for a particular Assuralia member.</w:t>
      </w:r>
      <w:r w:rsidRPr="00693DFA">
        <w:t xml:space="preserve"> </w:t>
      </w:r>
    </w:p>
    <w:p w14:paraId="03739A2F" w14:textId="68BF342A" w:rsidR="00505957" w:rsidRDefault="00095374" w:rsidP="00E169C1">
      <w:r>
        <w:t>Both options imply</w:t>
      </w:r>
      <w:r w:rsidRPr="00693DFA">
        <w:t xml:space="preserve"> that some technical processing must be performed on client side (such as encryption</w:t>
      </w:r>
      <w:r>
        <w:t>/decryption, setting up a SSH connection for SFTP, …</w:t>
      </w:r>
      <w:r w:rsidRPr="00693DFA">
        <w:t>). This technical processing must be imp</w:t>
      </w:r>
      <w:r>
        <w:t xml:space="preserve">lemented by the </w:t>
      </w:r>
      <w:r w:rsidR="00505957">
        <w:t>insurers.</w:t>
      </w:r>
    </w:p>
    <w:p w14:paraId="4E7FA4FF" w14:textId="15D0FED7" w:rsidR="00434D58" w:rsidRDefault="00434D58" w:rsidP="00E169C1">
      <w:pPr>
        <w:pStyle w:val="Kop2"/>
      </w:pPr>
      <w:bookmarkStart w:id="174" w:name="_Toc370160370"/>
      <w:bookmarkStart w:id="175" w:name="_Toc397433335"/>
      <w:bookmarkStart w:id="176" w:name="_Toc36121721"/>
      <w:r>
        <w:t>Authentication &amp; encryption</w:t>
      </w:r>
      <w:bookmarkEnd w:id="174"/>
      <w:bookmarkEnd w:id="175"/>
      <w:r w:rsidR="00440950">
        <w:t xml:space="preserve"> – securing the transport</w:t>
      </w:r>
      <w:bookmarkEnd w:id="176"/>
    </w:p>
    <w:p w14:paraId="17A22F6C" w14:textId="37334902" w:rsidR="004139D1" w:rsidRPr="004139D1" w:rsidRDefault="00D25A74" w:rsidP="00E169C1">
      <w:pPr>
        <w:pStyle w:val="Kop3"/>
      </w:pPr>
      <w:bookmarkStart w:id="177" w:name="_Toc370160371"/>
      <w:bookmarkStart w:id="178" w:name="_Toc36121722"/>
      <w:r>
        <w:t xml:space="preserve">[Web-Service] </w:t>
      </w:r>
      <w:r w:rsidR="000A3A1E">
        <w:t xml:space="preserve">Insurer </w:t>
      </w:r>
      <w:r w:rsidR="004139D1">
        <w:t>X.509 Certificate</w:t>
      </w:r>
      <w:r w:rsidR="00334A87">
        <w:t xml:space="preserve"> </w:t>
      </w:r>
      <w:r w:rsidR="00004058">
        <w:t>for transport</w:t>
      </w:r>
      <w:bookmarkEnd w:id="177"/>
      <w:bookmarkEnd w:id="178"/>
    </w:p>
    <w:p w14:paraId="4B093628" w14:textId="2FB74807" w:rsidR="00570193" w:rsidRPr="00127990" w:rsidRDefault="00570193" w:rsidP="00E169C1">
      <w:pPr>
        <w:pStyle w:val="Kop4"/>
      </w:pPr>
      <w:r>
        <w:t>Context</w:t>
      </w:r>
    </w:p>
    <w:p w14:paraId="5C9ABF6E" w14:textId="67C7F68B" w:rsidR="00E06297" w:rsidRDefault="002D08E3" w:rsidP="00E169C1">
      <w:r>
        <w:t xml:space="preserve">The party (insurer or </w:t>
      </w:r>
      <w:r w:rsidR="00D25A74">
        <w:t>delegated</w:t>
      </w:r>
      <w:r>
        <w:t xml:space="preserve"> company) </w:t>
      </w:r>
      <w:r w:rsidR="00004058">
        <w:t xml:space="preserve">willing to connect </w:t>
      </w:r>
      <w:r w:rsidR="004139D1">
        <w:t xml:space="preserve">to </w:t>
      </w:r>
      <w:r w:rsidR="00004058">
        <w:t xml:space="preserve">the TIP system using </w:t>
      </w:r>
      <w:r w:rsidR="004139D1">
        <w:t xml:space="preserve">web service is required to request an X.509 </w:t>
      </w:r>
      <w:r w:rsidR="00434D58">
        <w:t>certificate from a valid certificate authority with a linked public /</w:t>
      </w:r>
      <w:r w:rsidR="004950D6">
        <w:t xml:space="preserve"> </w:t>
      </w:r>
      <w:r w:rsidR="00434D58">
        <w:t>private key pair (</w:t>
      </w:r>
      <w:r w:rsidR="00434D58" w:rsidRPr="00127990">
        <w:t>2048 bits)</w:t>
      </w:r>
      <w:r w:rsidR="000A3A1E">
        <w:t xml:space="preserve"> and needs to provide the public part to the TIP System </w:t>
      </w:r>
      <w:r w:rsidR="004950D6">
        <w:t xml:space="preserve">for </w:t>
      </w:r>
      <w:r w:rsidR="000A3A1E">
        <w:t>configuration.</w:t>
      </w:r>
      <w:r w:rsidR="00434D58">
        <w:t xml:space="preserve"> </w:t>
      </w:r>
    </w:p>
    <w:p w14:paraId="259546F5" w14:textId="4518E9A3" w:rsidR="00434D58" w:rsidRDefault="00434D58" w:rsidP="00E169C1">
      <w:r w:rsidRPr="00127990">
        <w:t xml:space="preserve">The </w:t>
      </w:r>
      <w:r>
        <w:t xml:space="preserve">certificate + </w:t>
      </w:r>
      <w:r w:rsidRPr="00127990">
        <w:t xml:space="preserve">public/private key pair </w:t>
      </w:r>
      <w:r>
        <w:t xml:space="preserve">is expected </w:t>
      </w:r>
      <w:r w:rsidRPr="00127990">
        <w:t>to be renewed every 3 years between TIP and Insurer through manual agreement between APB (Farmaflux) and Insurer (or AssurCard).</w:t>
      </w:r>
      <w:r w:rsidR="00DE32A3">
        <w:t xml:space="preserve"> Preferably the certificate is organisational.</w:t>
      </w:r>
    </w:p>
    <w:p w14:paraId="6B149EF7" w14:textId="614592AD" w:rsidR="00EA4AFD" w:rsidRDefault="00434D58" w:rsidP="00E169C1">
      <w:r>
        <w:t xml:space="preserve">This </w:t>
      </w:r>
      <w:r w:rsidR="00004058">
        <w:t xml:space="preserve">Transport </w:t>
      </w:r>
      <w:r w:rsidR="004139D1">
        <w:t>X.509 certificate</w:t>
      </w:r>
      <w:r w:rsidR="00373EFC">
        <w:t xml:space="preserve"> is used</w:t>
      </w:r>
      <w:r w:rsidR="00E06297">
        <w:t xml:space="preserve"> by the “</w:t>
      </w:r>
      <w:r w:rsidR="00681567" w:rsidRPr="004950D6">
        <w:rPr>
          <w:i/>
        </w:rPr>
        <w:t>get BVAC data</w:t>
      </w:r>
      <w:r w:rsidR="00681567">
        <w:t xml:space="preserve"> </w:t>
      </w:r>
      <w:r>
        <w:t>request</w:t>
      </w:r>
      <w:r w:rsidR="00E06297">
        <w:t xml:space="preserve">”.  The </w:t>
      </w:r>
      <w:r>
        <w:t xml:space="preserve">message is signed with the </w:t>
      </w:r>
      <w:r w:rsidR="00681567">
        <w:t>X.509 certificate</w:t>
      </w:r>
      <w:r w:rsidR="00BD7244">
        <w:t xml:space="preserve"> of the requestor</w:t>
      </w:r>
      <w:r w:rsidR="00756721">
        <w:t>, whi</w:t>
      </w:r>
      <w:r w:rsidR="00681567">
        <w:t>ch is checked by the TIP System</w:t>
      </w:r>
      <w:r w:rsidR="00E06297">
        <w:t>.</w:t>
      </w:r>
    </w:p>
    <w:p w14:paraId="0E9F695D" w14:textId="38599F6B" w:rsidR="00EA4AFD" w:rsidRDefault="00EA4AFD" w:rsidP="00E169C1">
      <w:r>
        <w:t>The insurer willing to use the web service, should have the TIP System public key on its server. This is provided by Farmaflux at time of configuration and is valid for a period of 3 years. 3 months before the end of the 3 year period, the insurer will be provided with a new public key.</w:t>
      </w:r>
    </w:p>
    <w:p w14:paraId="01E9DE43" w14:textId="1828C05D" w:rsidR="00543C21" w:rsidRDefault="00EA4AFD" w:rsidP="00E169C1">
      <w:r>
        <w:t xml:space="preserve">It is used for the </w:t>
      </w:r>
      <w:r w:rsidRPr="00A97D92">
        <w:rPr>
          <w:i/>
        </w:rPr>
        <w:t>get bvac data</w:t>
      </w:r>
      <w:r>
        <w:t xml:space="preserve"> web service request message which needs to be</w:t>
      </w:r>
      <w:r w:rsidR="00543C21">
        <w:t xml:space="preserve"> encrypted with</w:t>
      </w:r>
      <w:r>
        <w:t xml:space="preserve"> the public key of the TIP System</w:t>
      </w:r>
    </w:p>
    <w:p w14:paraId="3918821B" w14:textId="5C38B907" w:rsidR="00543C21" w:rsidRPr="00127990" w:rsidRDefault="00570193" w:rsidP="00E169C1">
      <w:pPr>
        <w:pStyle w:val="Kop4"/>
      </w:pPr>
      <w:bookmarkStart w:id="179" w:name="_Ref364868206"/>
      <w:bookmarkStart w:id="180" w:name="_Ref364868216"/>
      <w:r>
        <w:t>Usage</w:t>
      </w:r>
    </w:p>
    <w:p w14:paraId="7C441993" w14:textId="1698340A" w:rsidR="00543C21" w:rsidRDefault="00543C21" w:rsidP="00E169C1">
      <w:pPr>
        <w:rPr>
          <w:lang w:val="en-GB"/>
        </w:rPr>
      </w:pPr>
      <w:r>
        <w:rPr>
          <w:lang w:val="en-GB"/>
        </w:rPr>
        <w:t xml:space="preserve">A HTTPS session is setup by the insurer using the TIP systems SSL certificate. </w:t>
      </w:r>
    </w:p>
    <w:p w14:paraId="5B961F73" w14:textId="6E687996" w:rsidR="00543C21" w:rsidRPr="00F91BA2" w:rsidRDefault="00543C21" w:rsidP="00E169C1">
      <w:pPr>
        <w:rPr>
          <w:lang w:val="en-GB"/>
        </w:rPr>
      </w:pPr>
      <w:r>
        <w:rPr>
          <w:lang w:val="en-GB"/>
        </w:rPr>
        <w:t xml:space="preserve">Further authentication is done by signing of request messages with the own private key to allow the TIP System  to validate the originator of the message. </w:t>
      </w:r>
    </w:p>
    <w:bookmarkEnd w:id="179"/>
    <w:bookmarkEnd w:id="180"/>
    <w:p w14:paraId="29D0343A" w14:textId="5169F941" w:rsidR="00543C21" w:rsidRPr="00A54E11" w:rsidRDefault="00543C21" w:rsidP="00E169C1">
      <w:r>
        <w:t xml:space="preserve">The BVAC messages are </w:t>
      </w:r>
      <w:r w:rsidRPr="00A54E11">
        <w:t>reachable through HTTPS fo</w:t>
      </w:r>
      <w:r w:rsidR="00570193">
        <w:t xml:space="preserve">r all authenticated insurers.  </w:t>
      </w:r>
    </w:p>
    <w:p w14:paraId="33704E77" w14:textId="77777777" w:rsidR="00543C21" w:rsidRDefault="00543C21" w:rsidP="00E169C1">
      <w:pPr>
        <w:pStyle w:val="BulletList"/>
        <w:numPr>
          <w:ilvl w:val="0"/>
          <w:numId w:val="5"/>
        </w:numPr>
      </w:pPr>
      <w:r>
        <w:t>Calling party sets up a HTTPS connection to the TIP System using the TIP system SSL certificate</w:t>
      </w:r>
    </w:p>
    <w:p w14:paraId="767F0A50" w14:textId="77777777" w:rsidR="00543C21" w:rsidRDefault="00543C21" w:rsidP="00E169C1">
      <w:pPr>
        <w:pStyle w:val="BulletList"/>
        <w:numPr>
          <w:ilvl w:val="0"/>
          <w:numId w:val="5"/>
        </w:numPr>
      </w:pPr>
      <w:r>
        <w:lastRenderedPageBreak/>
        <w:t>Calling party creates and sends a request message, containing</w:t>
      </w:r>
    </w:p>
    <w:p w14:paraId="02BB8C2A" w14:textId="77777777" w:rsidR="00543C21" w:rsidRDefault="00543C21" w:rsidP="00E169C1">
      <w:pPr>
        <w:pStyle w:val="BulletList"/>
        <w:numPr>
          <w:ilvl w:val="1"/>
          <w:numId w:val="5"/>
        </w:numPr>
      </w:pPr>
      <w:r>
        <w:t xml:space="preserve">An AES-256 symmetric key, encrypted with the public key of the TIP system (Algorithm: </w:t>
      </w:r>
      <w:r w:rsidRPr="009359B6">
        <w:t>RSA/ECB/PKCS1Padding</w:t>
      </w:r>
      <w:r>
        <w:t>)</w:t>
      </w:r>
    </w:p>
    <w:p w14:paraId="6FFCC65A" w14:textId="77777777" w:rsidR="00543C21" w:rsidRDefault="00543C21" w:rsidP="00E169C1">
      <w:pPr>
        <w:pStyle w:val="BulletList"/>
        <w:numPr>
          <w:ilvl w:val="1"/>
          <w:numId w:val="5"/>
        </w:numPr>
      </w:pPr>
      <w:r>
        <w:t>Request parameters encrypted with said symmetric key, and containing</w:t>
      </w:r>
    </w:p>
    <w:p w14:paraId="4F525326" w14:textId="77777777" w:rsidR="00543C21" w:rsidRDefault="00543C21" w:rsidP="00E169C1">
      <w:pPr>
        <w:pStyle w:val="BulletList"/>
        <w:numPr>
          <w:ilvl w:val="2"/>
          <w:numId w:val="5"/>
        </w:numPr>
      </w:pPr>
      <w:r>
        <w:t>CBFA number for which the BVAC messages need to be retrieved</w:t>
      </w:r>
    </w:p>
    <w:p w14:paraId="244CAB27" w14:textId="77777777" w:rsidR="00543C21" w:rsidRDefault="00543C21" w:rsidP="00E169C1">
      <w:pPr>
        <w:pStyle w:val="BulletList"/>
        <w:numPr>
          <w:ilvl w:val="2"/>
          <w:numId w:val="5"/>
        </w:numPr>
      </w:pPr>
      <w:r>
        <w:t>REQUESTOR_ID of the party doing the transport (i.e. the CBFA number of simply “ASSURCARD” for Assurcard)</w:t>
      </w:r>
    </w:p>
    <w:p w14:paraId="2C4EC28C" w14:textId="57FD250F" w:rsidR="00543C21" w:rsidRDefault="00543C21" w:rsidP="00E169C1">
      <w:pPr>
        <w:pStyle w:val="BulletList"/>
        <w:numPr>
          <w:ilvl w:val="2"/>
          <w:numId w:val="5"/>
        </w:numPr>
      </w:pPr>
      <w:r>
        <w:t xml:space="preserve">Date-time in format </w:t>
      </w:r>
      <w:r w:rsidRPr="00E355D7">
        <w:t>yyyy-MM-ddTHH:mm:ss.fffzzz</w:t>
      </w:r>
      <w:r>
        <w:rPr>
          <w:rFonts w:ascii="Consolas" w:hAnsi="Consolas" w:cs="Consolas"/>
          <w:color w:val="A31515"/>
          <w:sz w:val="19"/>
          <w:szCs w:val="19"/>
          <w14:textFill>
            <w14:solidFill>
              <w14:srgbClr w14:val="A31515">
                <w14:lumMod w14:val="75000"/>
                <w14:lumOff w14:val="25000"/>
              </w14:srgbClr>
            </w14:solidFill>
          </w14:textFill>
        </w:rPr>
        <w:t xml:space="preserve"> </w:t>
      </w:r>
      <w:r w:rsidR="00D45A92">
        <w:t>(UTC TimeZone)</w:t>
      </w:r>
    </w:p>
    <w:p w14:paraId="648A445B" w14:textId="521E3CE4" w:rsidR="00543C21" w:rsidRDefault="00D45A92" w:rsidP="00E169C1">
      <w:pPr>
        <w:pStyle w:val="BulletList"/>
        <w:numPr>
          <w:ilvl w:val="2"/>
          <w:numId w:val="5"/>
        </w:numPr>
      </w:pPr>
      <w:r>
        <w:t>Signature: concatenation of the CBFA number  “;” and the date-time (in format ddMMyyyyHHmmss. UTC (E.g. 17102013110341) ), signed with the private key of the calling party (e.g. 5000;17102013110341</w:t>
      </w:r>
      <w:r w:rsidR="00543C21">
        <w:t>)</w:t>
      </w:r>
    </w:p>
    <w:p w14:paraId="276D4C8C" w14:textId="77777777" w:rsidR="00543C21" w:rsidRDefault="00543C21" w:rsidP="00E169C1">
      <w:pPr>
        <w:pStyle w:val="BulletList"/>
        <w:numPr>
          <w:ilvl w:val="0"/>
          <w:numId w:val="5"/>
        </w:numPr>
      </w:pPr>
      <w:r>
        <w:t>TIP System checks the request message</w:t>
      </w:r>
    </w:p>
    <w:p w14:paraId="271E6982" w14:textId="77777777" w:rsidR="00543C21" w:rsidRDefault="00543C21" w:rsidP="00E169C1">
      <w:pPr>
        <w:pStyle w:val="BulletList"/>
        <w:numPr>
          <w:ilvl w:val="1"/>
          <w:numId w:val="5"/>
        </w:numPr>
      </w:pPr>
      <w:r>
        <w:t xml:space="preserve">Decrypts the symmetric key with the private key of the TIP system  (Algorithm: </w:t>
      </w:r>
      <w:r w:rsidRPr="009359B6">
        <w:t>RSA/ECB/PKCS1Padding</w:t>
      </w:r>
      <w:r>
        <w:t>)</w:t>
      </w:r>
    </w:p>
    <w:p w14:paraId="54C2611D" w14:textId="77777777" w:rsidR="00543C21" w:rsidRDefault="00543C21" w:rsidP="00E169C1">
      <w:pPr>
        <w:pStyle w:val="BulletList"/>
        <w:numPr>
          <w:ilvl w:val="1"/>
          <w:numId w:val="5"/>
        </w:numPr>
      </w:pPr>
      <w:r>
        <w:t>Decrypts the request parameters with said symmetric AES key</w:t>
      </w:r>
    </w:p>
    <w:p w14:paraId="40147AEA" w14:textId="77777777" w:rsidR="00543C21" w:rsidRDefault="00543C21" w:rsidP="00E169C1">
      <w:pPr>
        <w:pStyle w:val="BulletList"/>
        <w:numPr>
          <w:ilvl w:val="1"/>
          <w:numId w:val="5"/>
        </w:numPr>
      </w:pPr>
      <w:r>
        <w:t>Checks the signature against the transport public key of the calling party</w:t>
      </w:r>
    </w:p>
    <w:p w14:paraId="6CBC33A1" w14:textId="77777777" w:rsidR="00543C21" w:rsidRDefault="00543C21" w:rsidP="00E169C1">
      <w:pPr>
        <w:pStyle w:val="BulletList"/>
        <w:numPr>
          <w:ilvl w:val="1"/>
          <w:numId w:val="5"/>
        </w:numPr>
      </w:pPr>
      <w:r>
        <w:t>Checks if the calling party has access to the BVAC messages of the CBFA indicated in the request message (using the parameters provided during technical registration)</w:t>
      </w:r>
    </w:p>
    <w:p w14:paraId="0B15926A" w14:textId="77777777" w:rsidR="00543C21" w:rsidRDefault="00543C21" w:rsidP="00E169C1">
      <w:pPr>
        <w:pStyle w:val="BulletList"/>
        <w:numPr>
          <w:ilvl w:val="0"/>
          <w:numId w:val="5"/>
        </w:numPr>
      </w:pPr>
      <w:r>
        <w:t>TIP System creates a return message</w:t>
      </w:r>
    </w:p>
    <w:p w14:paraId="559EA7C6" w14:textId="77777777" w:rsidR="00543C21" w:rsidRDefault="00543C21" w:rsidP="00E169C1">
      <w:pPr>
        <w:pStyle w:val="BulletList"/>
        <w:numPr>
          <w:ilvl w:val="1"/>
          <w:numId w:val="5"/>
        </w:numPr>
      </w:pPr>
      <w:r>
        <w:t>Retrieves the BVAC messages for the CBFA indicated. These are each in its turn already encrypted with the encryption public key  of the insurer to which the CBFA number belongs</w:t>
      </w:r>
    </w:p>
    <w:p w14:paraId="42974AC5" w14:textId="77777777" w:rsidR="00543C21" w:rsidRDefault="00543C21" w:rsidP="00E169C1">
      <w:pPr>
        <w:pStyle w:val="BulletList"/>
        <w:numPr>
          <w:ilvl w:val="1"/>
          <w:numId w:val="5"/>
        </w:numPr>
      </w:pPr>
      <w:r>
        <w:t>Puts these BVAC messages  (single message format) together in an aggregated BVAC List</w:t>
      </w:r>
    </w:p>
    <w:p w14:paraId="411C3A5D" w14:textId="77777777" w:rsidR="00543C21" w:rsidRDefault="00543C21" w:rsidP="00E169C1">
      <w:pPr>
        <w:pStyle w:val="BulletList"/>
        <w:numPr>
          <w:ilvl w:val="1"/>
          <w:numId w:val="5"/>
        </w:numPr>
      </w:pPr>
      <w:r>
        <w:t>Encrypts the BVAC list with a generated AES-256 symmetric key</w:t>
      </w:r>
    </w:p>
    <w:p w14:paraId="72F7D09B" w14:textId="77777777" w:rsidR="00543C21" w:rsidRDefault="00543C21" w:rsidP="00E169C1">
      <w:pPr>
        <w:pStyle w:val="BulletList"/>
        <w:numPr>
          <w:ilvl w:val="1"/>
          <w:numId w:val="5"/>
        </w:numPr>
      </w:pPr>
      <w:r>
        <w:t>Encrypts the symmetric key with the transport public key of the calling party and adds it to the BVAC</w:t>
      </w:r>
    </w:p>
    <w:p w14:paraId="280ACDCF" w14:textId="77777777" w:rsidR="00543C21" w:rsidRDefault="00543C21" w:rsidP="00E169C1">
      <w:pPr>
        <w:pStyle w:val="BulletList"/>
        <w:numPr>
          <w:ilvl w:val="1"/>
          <w:numId w:val="5"/>
        </w:numPr>
      </w:pPr>
      <w:r>
        <w:t>Returns the BVAC list</w:t>
      </w:r>
    </w:p>
    <w:p w14:paraId="58AA57CA" w14:textId="373E5290" w:rsidR="00543C21" w:rsidRDefault="00543C21" w:rsidP="00E169C1">
      <w:pPr>
        <w:pStyle w:val="BulletList"/>
        <w:numPr>
          <w:ilvl w:val="0"/>
          <w:numId w:val="5"/>
        </w:numPr>
      </w:pPr>
      <w:r>
        <w:t>Calling party treats the return message.  Depending on the setup:</w:t>
      </w:r>
    </w:p>
    <w:p w14:paraId="19F6BAF9" w14:textId="77777777" w:rsidR="00543C21" w:rsidRDefault="00543C21" w:rsidP="00E169C1">
      <w:pPr>
        <w:pStyle w:val="BulletList"/>
        <w:numPr>
          <w:ilvl w:val="2"/>
          <w:numId w:val="5"/>
        </w:numPr>
      </w:pPr>
      <w:r>
        <w:t>In the case where the decryption private key of the delegator is kept at the delegate: Decrypts the individual BVAC messages with the decryption private key linked to the insurer for which the messages were requested</w:t>
      </w:r>
    </w:p>
    <w:p w14:paraId="296FAD16" w14:textId="77777777" w:rsidR="00543C21" w:rsidRDefault="00543C21" w:rsidP="00E169C1">
      <w:pPr>
        <w:pStyle w:val="BulletList"/>
        <w:numPr>
          <w:ilvl w:val="2"/>
          <w:numId w:val="5"/>
        </w:numPr>
      </w:pPr>
      <w:r>
        <w:t>In the case where the decryption private key of the delegator is not kept at the delegate: Passes along the BVAC messages to the delegator for which it retrieved the message. This delegator party is then responsible for decrypting the individual BVAC messages with its decryption private key.</w:t>
      </w:r>
    </w:p>
    <w:p w14:paraId="3C4FFB89" w14:textId="77777777" w:rsidR="00543C21" w:rsidRDefault="00543C21" w:rsidP="00E169C1">
      <w:pPr>
        <w:pStyle w:val="BulletList"/>
      </w:pPr>
    </w:p>
    <w:p w14:paraId="56C68D59" w14:textId="38C07102" w:rsidR="00543C21" w:rsidRPr="003B10A3" w:rsidRDefault="00543C21" w:rsidP="00E169C1">
      <w:pPr>
        <w:pStyle w:val="BulletList"/>
      </w:pPr>
      <w:r>
        <w:t xml:space="preserve">Refer to paragraph </w:t>
      </w:r>
      <w:r>
        <w:fldChar w:fldCharType="begin"/>
      </w:r>
      <w:r>
        <w:instrText xml:space="preserve"> REF _Ref397592130 \r \h </w:instrText>
      </w:r>
      <w:r>
        <w:fldChar w:fldCharType="separate"/>
      </w:r>
      <w:r w:rsidR="00660E35">
        <w:t>5.4</w:t>
      </w:r>
      <w:r>
        <w:fldChar w:fldCharType="end"/>
      </w:r>
      <w:r>
        <w:t xml:space="preserve"> </w:t>
      </w:r>
      <w:r w:rsidRPr="00570193">
        <w:fldChar w:fldCharType="begin"/>
      </w:r>
      <w:r w:rsidRPr="00570193">
        <w:instrText xml:space="preserve"> REF _Ref397592130 \h </w:instrText>
      </w:r>
      <w:r w:rsidR="00570193" w:rsidRPr="00570193">
        <w:instrText xml:space="preserve"> \* MERGEFORMAT </w:instrText>
      </w:r>
      <w:r w:rsidRPr="00570193">
        <w:fldChar w:fldCharType="separate"/>
      </w:r>
      <w:r w:rsidR="00660E35">
        <w:t>Webservice “get BVAC” and response Message</w:t>
      </w:r>
      <w:r w:rsidRPr="00570193">
        <w:fldChar w:fldCharType="end"/>
      </w:r>
      <w:r>
        <w:t xml:space="preserve"> on page </w:t>
      </w:r>
      <w:r>
        <w:fldChar w:fldCharType="begin"/>
      </w:r>
      <w:r>
        <w:instrText xml:space="preserve"> PAGEREF _Ref397592130 \h </w:instrText>
      </w:r>
      <w:r>
        <w:fldChar w:fldCharType="separate"/>
      </w:r>
      <w:r w:rsidR="00660E35">
        <w:rPr>
          <w:noProof/>
        </w:rPr>
        <w:t>29</w:t>
      </w:r>
      <w:r>
        <w:fldChar w:fldCharType="end"/>
      </w:r>
      <w:r w:rsidR="006C755A">
        <w:t xml:space="preserve"> for details on the message itself.</w:t>
      </w:r>
    </w:p>
    <w:p w14:paraId="7DF6BA64" w14:textId="77777777" w:rsidR="00701030" w:rsidRDefault="00701030" w:rsidP="00E169C1">
      <w:pPr>
        <w:pStyle w:val="Kop4"/>
      </w:pPr>
      <w:bookmarkStart w:id="181" w:name="_Toc331166992"/>
      <w:bookmarkStart w:id="182" w:name="_Toc370160385"/>
      <w:bookmarkStart w:id="183" w:name="_Toc370160384"/>
      <w:bookmarkEnd w:id="181"/>
      <w:r>
        <w:t>WSDL and XSD</w:t>
      </w:r>
      <w:bookmarkEnd w:id="182"/>
    </w:p>
    <w:p w14:paraId="00ADF57D" w14:textId="77777777" w:rsidR="00701030" w:rsidRDefault="00701030" w:rsidP="00E169C1">
      <w:pPr>
        <w:rPr>
          <w:rFonts w:eastAsiaTheme="minorHAnsi"/>
        </w:rPr>
      </w:pPr>
      <w:r>
        <w:rPr>
          <w:rFonts w:eastAsiaTheme="minorHAnsi"/>
        </w:rPr>
        <w:t>Format of WSDL and corresponding XSD’s for the get bvac data web service:</w:t>
      </w:r>
    </w:p>
    <w:p w14:paraId="3B0BF006" w14:textId="0CE3805C" w:rsidR="00701030" w:rsidRPr="00701030" w:rsidRDefault="00701030" w:rsidP="00A47ED1">
      <w:pPr>
        <w:pStyle w:val="Lijstalinea"/>
        <w:numPr>
          <w:ilvl w:val="0"/>
          <w:numId w:val="36"/>
        </w:numPr>
        <w:rPr>
          <w:rFonts w:ascii="Segoe UI" w:hAnsi="Segoe UI" w:cs="Segoe UI"/>
          <w:color w:val="FF8119"/>
          <w:u w:val="single"/>
          <w14:textFill>
            <w14:solidFill>
              <w14:srgbClr w14:val="FF8119">
                <w14:lumMod w14:val="75000"/>
                <w14:lumOff w14:val="25000"/>
              </w14:srgbClr>
            </w14:solidFill>
          </w14:textFill>
        </w:rPr>
      </w:pPr>
      <w:r w:rsidRPr="00701030">
        <w:rPr>
          <w:rFonts w:eastAsiaTheme="minorHAnsi"/>
        </w:rPr>
        <w:t>WSDL of the get bvac data web service</w:t>
      </w:r>
      <w:r>
        <w:rPr>
          <w:rFonts w:eastAsiaTheme="minorHAnsi"/>
        </w:rPr>
        <w:t xml:space="preserve"> can be found at: </w:t>
      </w:r>
      <w:r>
        <w:rPr>
          <w:rFonts w:eastAsiaTheme="minorHAnsi"/>
        </w:rPr>
        <w:tab/>
      </w:r>
      <w:r w:rsidRPr="00701030">
        <w:rPr>
          <w:rFonts w:eastAsiaTheme="minorHAnsi"/>
        </w:rPr>
        <w:br/>
      </w:r>
      <w:hyperlink r:id="rId31" w:history="1">
        <w:r w:rsidRPr="00701030">
          <w:rPr>
            <w:rStyle w:val="Hyperlink"/>
            <w:rFonts w:ascii="Segoe UI" w:hAnsi="Segoe UI" w:cs="Segoe UI"/>
          </w:rPr>
          <w:t>https://acc-tip.gfd-dpp.be/be-apb-gfddpp-services-TIPSystem/</w:t>
        </w:r>
        <w:r w:rsidRPr="00701030">
          <w:rPr>
            <w:rStyle w:val="Hyperlink"/>
            <w:rFonts w:ascii="Segoe UI" w:hAnsi="Segoe UI" w:cs="Segoe UI"/>
            <w:smallCaps/>
          </w:rPr>
          <w:t>AssurPharma</w:t>
        </w:r>
        <w:r w:rsidRPr="00701030">
          <w:rPr>
            <w:rStyle w:val="Hyperlink"/>
            <w:rFonts w:ascii="Segoe UI" w:hAnsi="Segoe UI" w:cs="Segoe UI"/>
          </w:rPr>
          <w:t>TIPSystemServices?wsdl</w:t>
        </w:r>
      </w:hyperlink>
      <w:r>
        <w:rPr>
          <w:rStyle w:val="Hyperlink"/>
          <w:rFonts w:ascii="Segoe UI" w:hAnsi="Segoe UI" w:cs="Segoe UI"/>
        </w:rPr>
        <w:t xml:space="preserve"> </w:t>
      </w:r>
      <w:r w:rsidRPr="005C3417">
        <w:t xml:space="preserve">Do refer </w:t>
      </w:r>
      <w:r>
        <w:t xml:space="preserve">to paragraph </w:t>
      </w:r>
      <w:r>
        <w:fldChar w:fldCharType="begin"/>
      </w:r>
      <w:r>
        <w:instrText xml:space="preserve"> REF _Ref397427746 \r \h </w:instrText>
      </w:r>
      <w:r>
        <w:fldChar w:fldCharType="separate"/>
      </w:r>
      <w:r w:rsidR="00660E35">
        <w:rPr>
          <w:b/>
          <w:bCs/>
          <w:lang w:val="nl-NL"/>
        </w:rPr>
        <w:t>Fout! Verwijzingsbron niet gevonden.</w:t>
      </w:r>
      <w:r>
        <w:fldChar w:fldCharType="end"/>
      </w:r>
      <w:r>
        <w:t xml:space="preserve"> </w:t>
      </w:r>
      <w:r>
        <w:fldChar w:fldCharType="begin"/>
      </w:r>
      <w:r>
        <w:instrText xml:space="preserve"> REF _Ref397427746 \h </w:instrText>
      </w:r>
      <w:r>
        <w:fldChar w:fldCharType="separate"/>
      </w:r>
      <w:r w:rsidR="00660E35">
        <w:rPr>
          <w:b/>
          <w:bCs/>
          <w:lang w:val="nl-NL"/>
        </w:rPr>
        <w:t>Fout! Verwijzingsbron niet gevonden.</w:t>
      </w:r>
      <w:r>
        <w:fldChar w:fldCharType="end"/>
      </w:r>
      <w:r>
        <w:t xml:space="preserve"> on page </w:t>
      </w:r>
      <w:r>
        <w:fldChar w:fldCharType="begin"/>
      </w:r>
      <w:r>
        <w:instrText xml:space="preserve"> PAGEREF _Ref397427746 \h </w:instrText>
      </w:r>
      <w:r>
        <w:fldChar w:fldCharType="separate"/>
      </w:r>
      <w:r w:rsidR="00660E35">
        <w:rPr>
          <w:b/>
          <w:bCs/>
          <w:noProof/>
          <w:lang w:val="nl-NL"/>
        </w:rPr>
        <w:t>Fout! Bladwijzer niet gedefinieerd.</w:t>
      </w:r>
      <w:r>
        <w:fldChar w:fldCharType="end"/>
      </w:r>
      <w:r>
        <w:t xml:space="preserve"> for the applicable revisions.</w:t>
      </w:r>
    </w:p>
    <w:p w14:paraId="62F35DBB" w14:textId="4BB3C1C3" w:rsidR="00701030" w:rsidRDefault="00701030" w:rsidP="00A47ED1">
      <w:pPr>
        <w:pStyle w:val="Lijstalinea"/>
        <w:numPr>
          <w:ilvl w:val="0"/>
          <w:numId w:val="35"/>
        </w:numPr>
        <w:rPr>
          <w:rFonts w:eastAsiaTheme="minorHAnsi"/>
        </w:rPr>
      </w:pPr>
      <w:r>
        <w:rPr>
          <w:rFonts w:eastAsiaTheme="minorHAnsi"/>
        </w:rPr>
        <w:t>Xsd of</w:t>
      </w:r>
      <w:r w:rsidRPr="00701030">
        <w:rPr>
          <w:rFonts w:eastAsiaTheme="minorHAnsi"/>
        </w:rPr>
        <w:t xml:space="preserve"> the webservice</w:t>
      </w:r>
      <w:r>
        <w:rPr>
          <w:rFonts w:eastAsiaTheme="minorHAnsi"/>
        </w:rPr>
        <w:t xml:space="preserve"> </w:t>
      </w:r>
      <w:r w:rsidRPr="00701030">
        <w:rPr>
          <w:rFonts w:eastAsiaTheme="minorHAnsi"/>
        </w:rPr>
        <w:t>(</w:t>
      </w:r>
      <w:hyperlink r:id="rId32" w:history="1">
        <w:r w:rsidRPr="00701030">
          <w:rPr>
            <w:rStyle w:val="Hyperlink"/>
            <w:rFonts w:eastAsiaTheme="minorHAnsi"/>
          </w:rPr>
          <w:t>..\ASSURPHARMA - xsd\PanoramixTIPSystemServices_protocol-1_0.xsd</w:t>
        </w:r>
      </w:hyperlink>
      <w:r>
        <w:rPr>
          <w:rFonts w:eastAsiaTheme="minorHAnsi"/>
        </w:rPr>
        <w:t>)</w:t>
      </w:r>
    </w:p>
    <w:p w14:paraId="7D5999EB" w14:textId="3D5CCD21" w:rsidR="00701030" w:rsidRPr="00701030" w:rsidRDefault="00701030" w:rsidP="00A47ED1">
      <w:pPr>
        <w:pStyle w:val="Lijstalinea"/>
        <w:numPr>
          <w:ilvl w:val="0"/>
          <w:numId w:val="35"/>
        </w:numPr>
        <w:rPr>
          <w:rFonts w:eastAsiaTheme="minorHAnsi"/>
        </w:rPr>
      </w:pPr>
      <w:r>
        <w:rPr>
          <w:rFonts w:eastAsiaTheme="minorHAnsi"/>
        </w:rPr>
        <w:t>Xsd of</w:t>
      </w:r>
      <w:r w:rsidRPr="00701030">
        <w:rPr>
          <w:rFonts w:eastAsiaTheme="minorHAnsi"/>
        </w:rPr>
        <w:t xml:space="preserve"> the encrypted part of the request parameters.</w:t>
      </w:r>
      <w:r>
        <w:rPr>
          <w:rFonts w:eastAsiaTheme="minorHAnsi"/>
        </w:rPr>
        <w:t xml:space="preserve"> (</w:t>
      </w:r>
      <w:hyperlink r:id="rId33" w:history="1">
        <w:r w:rsidR="006E1FDA">
          <w:rPr>
            <w:rStyle w:val="Hyperlink"/>
            <w:rFonts w:eastAsiaTheme="minorHAnsi"/>
          </w:rPr>
          <w:t>..\ASSURPHARMA - xsd\assuralia-request-parameters-v20130916.xsd</w:t>
        </w:r>
      </w:hyperlink>
    </w:p>
    <w:p w14:paraId="4D70648A" w14:textId="77777777" w:rsidR="00543C21" w:rsidRDefault="00543C21" w:rsidP="00E169C1">
      <w:pPr>
        <w:pStyle w:val="Kop4"/>
      </w:pPr>
      <w:r>
        <w:lastRenderedPageBreak/>
        <w:t>Sample input and output message</w:t>
      </w:r>
      <w:bookmarkEnd w:id="183"/>
    </w:p>
    <w:p w14:paraId="6BCDD108" w14:textId="01557E90" w:rsidR="00543C21" w:rsidRPr="00570193" w:rsidRDefault="00543C21" w:rsidP="00E169C1">
      <w:pPr>
        <w:rPr>
          <w:rFonts w:eastAsiaTheme="minorHAnsi"/>
        </w:rPr>
      </w:pPr>
      <w:r w:rsidRPr="00570193">
        <w:rPr>
          <w:rFonts w:eastAsiaTheme="minorHAnsi"/>
        </w:rPr>
        <w:t xml:space="preserve">The input message contains request parameter, which are sealed with a symmetric key, after which the symmetric key is also sealed on its turn by the public key of the TIP System. </w:t>
      </w:r>
      <w:r w:rsidR="00570193" w:rsidRPr="00570193">
        <w:rPr>
          <w:rFonts w:eastAsiaTheme="minorHAnsi"/>
        </w:rPr>
        <w:t xml:space="preserve">Some samples are provided:  </w:t>
      </w:r>
    </w:p>
    <w:p w14:paraId="51D91B03" w14:textId="2C36426E" w:rsidR="00543C21" w:rsidRDefault="00543C21" w:rsidP="00A47ED1">
      <w:pPr>
        <w:pStyle w:val="Lijstalinea"/>
        <w:numPr>
          <w:ilvl w:val="0"/>
          <w:numId w:val="34"/>
        </w:numPr>
        <w:rPr>
          <w:rFonts w:eastAsiaTheme="minorHAnsi"/>
        </w:rPr>
      </w:pPr>
      <w:r w:rsidRPr="00570193">
        <w:rPr>
          <w:rFonts w:eastAsiaTheme="minorHAnsi"/>
        </w:rPr>
        <w:t>A sample xml of the request parameters before sealing with the symmetric key</w:t>
      </w:r>
      <w:r w:rsidR="00570193">
        <w:rPr>
          <w:rFonts w:eastAsiaTheme="minorHAnsi"/>
        </w:rPr>
        <w:t xml:space="preserve"> (</w:t>
      </w:r>
      <w:hyperlink r:id="rId34" w:history="1">
        <w:r w:rsidR="00570193" w:rsidRPr="00570193">
          <w:rPr>
            <w:rStyle w:val="Hyperlink"/>
            <w:rFonts w:eastAsiaTheme="minorHAnsi"/>
          </w:rPr>
          <w:t xml:space="preserve">..\ASSURPHARMA </w:t>
        </w:r>
        <w:r w:rsidR="00570193">
          <w:rPr>
            <w:rStyle w:val="Hyperlink"/>
            <w:rFonts w:eastAsiaTheme="minorHAnsi"/>
          </w:rPr>
          <w:t>–</w:t>
        </w:r>
        <w:r w:rsidR="00570193" w:rsidRPr="00570193">
          <w:rPr>
            <w:rStyle w:val="Hyperlink"/>
            <w:rFonts w:eastAsiaTheme="minorHAnsi"/>
          </w:rPr>
          <w:t xml:space="preserve"> xsd\GetBvacData-request-not-encrypted-parameters-example.xml</w:t>
        </w:r>
      </w:hyperlink>
      <w:r w:rsidR="00570193">
        <w:rPr>
          <w:rFonts w:eastAsiaTheme="minorHAnsi"/>
        </w:rPr>
        <w:t>)</w:t>
      </w:r>
    </w:p>
    <w:p w14:paraId="5211FB06" w14:textId="389F4ED4" w:rsidR="00570193" w:rsidRDefault="00543C21" w:rsidP="00A47ED1">
      <w:pPr>
        <w:pStyle w:val="Lijstalinea"/>
        <w:numPr>
          <w:ilvl w:val="0"/>
          <w:numId w:val="34"/>
        </w:numPr>
        <w:rPr>
          <w:rFonts w:eastAsiaTheme="minorHAnsi"/>
        </w:rPr>
      </w:pPr>
      <w:r w:rsidRPr="00570193">
        <w:rPr>
          <w:rFonts w:eastAsiaTheme="minorHAnsi"/>
        </w:rPr>
        <w:t>A sample xml of the total input message, after sealing the request parameters. We also included the optional routing parameters.</w:t>
      </w:r>
      <w:r w:rsidR="00570193">
        <w:rPr>
          <w:rFonts w:eastAsiaTheme="minorHAnsi"/>
        </w:rPr>
        <w:t xml:space="preserve"> (</w:t>
      </w:r>
      <w:hyperlink r:id="rId35" w:history="1">
        <w:r w:rsidR="00570193" w:rsidRPr="00570193">
          <w:rPr>
            <w:rStyle w:val="Hyperlink"/>
            <w:rFonts w:eastAsiaTheme="minorHAnsi"/>
          </w:rPr>
          <w:t>..\ASSURPHARMA - xsd\GetBvacData-request-example.xml</w:t>
        </w:r>
      </w:hyperlink>
      <w:r w:rsidR="00570193">
        <w:rPr>
          <w:rFonts w:eastAsiaTheme="minorHAnsi"/>
        </w:rPr>
        <w:t>)</w:t>
      </w:r>
    </w:p>
    <w:p w14:paraId="517250A8" w14:textId="529FDED3" w:rsidR="00543C21" w:rsidRPr="00701030" w:rsidRDefault="00543C21" w:rsidP="00A47ED1">
      <w:pPr>
        <w:pStyle w:val="Lijstalinea"/>
        <w:numPr>
          <w:ilvl w:val="0"/>
          <w:numId w:val="34"/>
        </w:numPr>
        <w:rPr>
          <w:rFonts w:eastAsiaTheme="minorHAnsi"/>
        </w:rPr>
      </w:pPr>
      <w:r w:rsidRPr="00570193">
        <w:rPr>
          <w:rFonts w:eastAsiaTheme="minorHAnsi"/>
        </w:rPr>
        <w:t>A sample xml of the output message</w:t>
      </w:r>
      <w:r w:rsidR="00570193">
        <w:rPr>
          <w:rFonts w:eastAsiaTheme="minorHAnsi"/>
        </w:rPr>
        <w:t xml:space="preserve"> (</w:t>
      </w:r>
      <w:hyperlink r:id="rId36" w:history="1">
        <w:r w:rsidR="00701030" w:rsidRPr="00701030">
          <w:rPr>
            <w:rStyle w:val="Hyperlink"/>
            <w:rFonts w:eastAsiaTheme="minorHAnsi"/>
          </w:rPr>
          <w:t>..\ASSURPHARMA - xsd\GetBvacData-response-example.xml</w:t>
        </w:r>
      </w:hyperlink>
      <w:r w:rsidR="00701030">
        <w:rPr>
          <w:rFonts w:eastAsiaTheme="minorHAnsi"/>
        </w:rPr>
        <w:t>)</w:t>
      </w:r>
    </w:p>
    <w:p w14:paraId="7ACE38B3" w14:textId="470E0B31" w:rsidR="00543C21" w:rsidRDefault="00543C21" w:rsidP="00E169C1">
      <w:pPr>
        <w:rPr>
          <w:rFonts w:eastAsiaTheme="minorHAnsi"/>
        </w:rPr>
      </w:pPr>
      <w:r>
        <w:rPr>
          <w:rFonts w:eastAsiaTheme="minorHAnsi"/>
        </w:rPr>
        <w:tab/>
      </w:r>
      <w:r>
        <w:rPr>
          <w:rFonts w:eastAsiaTheme="minorHAnsi"/>
        </w:rPr>
        <w:tab/>
      </w:r>
    </w:p>
    <w:p w14:paraId="340B1535" w14:textId="58C30ADC" w:rsidR="00CF6223" w:rsidRPr="00CF6223" w:rsidRDefault="00D25A74" w:rsidP="00E169C1">
      <w:pPr>
        <w:pStyle w:val="Kop3"/>
      </w:pPr>
      <w:bookmarkStart w:id="184" w:name="_Toc370160372"/>
      <w:bookmarkStart w:id="185" w:name="_Toc36121723"/>
      <w:r>
        <w:t xml:space="preserve">[SFTP] </w:t>
      </w:r>
      <w:r w:rsidR="00A161C7">
        <w:t xml:space="preserve">Insurer SSH </w:t>
      </w:r>
      <w:r w:rsidR="00992C42">
        <w:t>key</w:t>
      </w:r>
      <w:r w:rsidR="00A161C7">
        <w:t xml:space="preserve"> for transport (for SFTP)</w:t>
      </w:r>
      <w:bookmarkEnd w:id="184"/>
      <w:bookmarkEnd w:id="185"/>
    </w:p>
    <w:p w14:paraId="49CE4F35" w14:textId="77777777" w:rsidR="00B44CB1" w:rsidRDefault="00B44CB1" w:rsidP="00E169C1">
      <w:pPr>
        <w:pStyle w:val="Kop4"/>
      </w:pPr>
      <w:r>
        <w:t>Context</w:t>
      </w:r>
    </w:p>
    <w:p w14:paraId="708DCA9B" w14:textId="6C01B4BF" w:rsidR="00A161C7" w:rsidRDefault="00A161C7" w:rsidP="00E169C1">
      <w:r>
        <w:t xml:space="preserve">The party (insurer or other company) willing to connect to the TIP system using SFTP is required to create a ssh </w:t>
      </w:r>
      <w:r w:rsidR="00992C42">
        <w:t>key</w:t>
      </w:r>
      <w:r>
        <w:t xml:space="preserve"> (RSA </w:t>
      </w:r>
      <w:r w:rsidRPr="00127990">
        <w:t>2048 bits)</w:t>
      </w:r>
      <w:r>
        <w:t xml:space="preserve"> and needs to provide the public part to </w:t>
      </w:r>
      <w:r w:rsidR="00A97D92">
        <w:t>Farmaflux for configuration</w:t>
      </w:r>
      <w:r>
        <w:t xml:space="preserve">. </w:t>
      </w:r>
      <w:r w:rsidR="00DE32A3">
        <w:t xml:space="preserve"> </w:t>
      </w:r>
    </w:p>
    <w:p w14:paraId="7237FF3E" w14:textId="45A70C09" w:rsidR="00A161C7" w:rsidRDefault="00A161C7" w:rsidP="00E169C1">
      <w:r>
        <w:t xml:space="preserve">This SSH </w:t>
      </w:r>
      <w:r w:rsidR="00992C42">
        <w:t>key</w:t>
      </w:r>
      <w:r w:rsidR="00440950">
        <w:t xml:space="preserve"> is used setting up the </w:t>
      </w:r>
      <w:r>
        <w:t xml:space="preserve">SSH session with the file server </w:t>
      </w:r>
      <w:r w:rsidR="00A97D92">
        <w:t>combined with the Username Farmaflux will provide</w:t>
      </w:r>
      <w:r w:rsidR="00440950">
        <w:t xml:space="preserve">.  The username is referenced in </w:t>
      </w:r>
      <w:r w:rsidR="00440950">
        <w:fldChar w:fldCharType="begin"/>
      </w:r>
      <w:r w:rsidR="00440950">
        <w:instrText xml:space="preserve"> REF _Ref397509857 \r \h </w:instrText>
      </w:r>
      <w:r w:rsidR="00B44CB1">
        <w:instrText xml:space="preserve"> \* MERGEFORMAT </w:instrText>
      </w:r>
      <w:r w:rsidR="00440950">
        <w:fldChar w:fldCharType="separate"/>
      </w:r>
      <w:r w:rsidR="00660E35">
        <w:rPr>
          <w:b/>
          <w:bCs/>
          <w:lang w:val="nl-NL"/>
        </w:rPr>
        <w:t>Fout! Verwijzingsbron niet gevonden.</w:t>
      </w:r>
      <w:r w:rsidR="00440950">
        <w:fldChar w:fldCharType="end"/>
      </w:r>
      <w:r w:rsidR="00440950">
        <w:t xml:space="preserve"> </w:t>
      </w:r>
      <w:r w:rsidR="00440950">
        <w:fldChar w:fldCharType="begin"/>
      </w:r>
      <w:r w:rsidR="00440950">
        <w:instrText xml:space="preserve"> REF _Ref397509857 \h </w:instrText>
      </w:r>
      <w:r w:rsidR="00B44CB1">
        <w:instrText xml:space="preserve"> \* MERGEFORMAT </w:instrText>
      </w:r>
      <w:r w:rsidR="00440950">
        <w:fldChar w:fldCharType="separate"/>
      </w:r>
      <w:r w:rsidR="00660E35">
        <w:rPr>
          <w:b/>
          <w:bCs/>
          <w:lang w:val="nl-NL"/>
        </w:rPr>
        <w:t>Fout! Verwijzingsbron niet gevonden.</w:t>
      </w:r>
      <w:r w:rsidR="00440950">
        <w:fldChar w:fldCharType="end"/>
      </w:r>
      <w:r w:rsidR="00440950">
        <w:t xml:space="preserve"> on page </w:t>
      </w:r>
      <w:r w:rsidR="00440950">
        <w:fldChar w:fldCharType="begin"/>
      </w:r>
      <w:r w:rsidR="00440950">
        <w:instrText xml:space="preserve"> PAGEREF _Ref397509857 \h </w:instrText>
      </w:r>
      <w:r w:rsidR="00440950">
        <w:fldChar w:fldCharType="separate"/>
      </w:r>
      <w:r w:rsidR="00660E35">
        <w:rPr>
          <w:b/>
          <w:bCs/>
          <w:noProof/>
          <w:lang w:val="nl-NL"/>
        </w:rPr>
        <w:t xml:space="preserve">Fout! </w:t>
      </w:r>
      <w:r w:rsidR="00660E35" w:rsidRPr="00660E35">
        <w:rPr>
          <w:b/>
          <w:bCs/>
          <w:noProof/>
        </w:rPr>
        <w:t>Bladwijzer niet gedefinieerd.</w:t>
      </w:r>
      <w:r w:rsidR="00440950">
        <w:fldChar w:fldCharType="end"/>
      </w:r>
      <w:r w:rsidR="00440950">
        <w:t>.</w:t>
      </w:r>
    </w:p>
    <w:p w14:paraId="5CF4399E" w14:textId="77777777" w:rsidR="00EA4AFD" w:rsidRDefault="00EA4AFD" w:rsidP="00E169C1">
      <w:r>
        <w:rPr>
          <w:lang w:val="en-GB"/>
        </w:rPr>
        <w:t xml:space="preserve">The insurer willing to use the web service, </w:t>
      </w:r>
      <w:r>
        <w:t>should have the TIP System SSL certificate installed on its server</w:t>
      </w:r>
      <w:r>
        <w:rPr>
          <w:lang w:val="en-GB"/>
        </w:rPr>
        <w:t xml:space="preserve">. </w:t>
      </w:r>
      <w:r>
        <w:t>This is provided by Farmaflux at time of configuration and is valid for a period of 1 year.  Between a period of 3 to 1 month before the end of the year, the insurer will be provided with a new public key.</w:t>
      </w:r>
    </w:p>
    <w:p w14:paraId="123FD2A4" w14:textId="7F2A03C1" w:rsidR="00004058" w:rsidRDefault="00EA4AFD" w:rsidP="00E169C1">
      <w:pPr>
        <w:rPr>
          <w:lang w:val="en-GB"/>
        </w:rPr>
      </w:pPr>
      <w:r>
        <w:rPr>
          <w:lang w:val="en-GB"/>
        </w:rPr>
        <w:t>This SSL certificate is used to setup the HTTPS session.</w:t>
      </w:r>
    </w:p>
    <w:p w14:paraId="0DDD0B39" w14:textId="77777777" w:rsidR="006D3CE1" w:rsidRDefault="006D3CE1" w:rsidP="00E169C1">
      <w:pPr>
        <w:pStyle w:val="NormalWithSpacing"/>
        <w:rPr>
          <w:lang w:val="en-GB"/>
        </w:rPr>
      </w:pPr>
    </w:p>
    <w:p w14:paraId="17E4802B" w14:textId="77777777" w:rsidR="00B44CB1" w:rsidRDefault="00B44CB1" w:rsidP="00E169C1">
      <w:pPr>
        <w:pStyle w:val="NormalWithSpacing"/>
        <w:rPr>
          <w:lang w:val="en-GB"/>
        </w:rPr>
      </w:pPr>
      <w:r>
        <w:rPr>
          <w:lang w:val="en-GB"/>
        </w:rPr>
        <w:t xml:space="preserve">Besides the general configuration, there is also a specific setup needed to be able to use SFTP. </w:t>
      </w:r>
    </w:p>
    <w:p w14:paraId="3415A2A0" w14:textId="77777777" w:rsidR="00B44CB1" w:rsidRDefault="00B44CB1" w:rsidP="00A80FFF">
      <w:pPr>
        <w:pStyle w:val="NormalWithSpacing"/>
        <w:numPr>
          <w:ilvl w:val="0"/>
          <w:numId w:val="25"/>
        </w:numPr>
        <w:rPr>
          <w:lang w:val="en-GB"/>
        </w:rPr>
      </w:pPr>
      <w:r>
        <w:rPr>
          <w:lang w:val="en-GB"/>
        </w:rPr>
        <w:t>Credentials for parties willing to connect to the SFTP server (transporters) need to be configured</w:t>
      </w:r>
    </w:p>
    <w:p w14:paraId="3D0CA606" w14:textId="77777777" w:rsidR="00B44CB1" w:rsidRPr="001D5D0B" w:rsidRDefault="00B44CB1" w:rsidP="00A80FFF">
      <w:pPr>
        <w:pStyle w:val="NormalWithSpacing"/>
        <w:numPr>
          <w:ilvl w:val="0"/>
          <w:numId w:val="25"/>
        </w:numPr>
        <w:rPr>
          <w:lang w:val="en-GB"/>
        </w:rPr>
      </w:pPr>
      <w:r>
        <w:rPr>
          <w:lang w:val="en-GB"/>
        </w:rPr>
        <w:t>The correct link directory – authenticated party needs to be made</w:t>
      </w:r>
    </w:p>
    <w:p w14:paraId="1659A666" w14:textId="30EA6042" w:rsidR="00B44CB1" w:rsidRDefault="006D3CE1" w:rsidP="00E169C1">
      <w:pPr>
        <w:pStyle w:val="NormalWithSpacing"/>
        <w:rPr>
          <w:lang w:val="en-GB"/>
        </w:rPr>
      </w:pPr>
      <w:r w:rsidRPr="006D3CE1">
        <w:rPr>
          <w:b/>
          <w:u w:val="single"/>
          <w:lang w:val="en-GB"/>
        </w:rPr>
        <w:t>Authentication:</w:t>
      </w:r>
      <w:r>
        <w:rPr>
          <w:lang w:val="en-GB"/>
        </w:rPr>
        <w:t xml:space="preserve">  </w:t>
      </w:r>
      <w:r w:rsidR="00B44CB1" w:rsidRPr="00866D47">
        <w:rPr>
          <w:lang w:val="en-GB"/>
        </w:rPr>
        <w:t>The party (insurer or other company) willing to connect to the TIP system using SFTP is required to create a ssh certificate (RSA 2048 bits) and needs to provide the public part to th</w:t>
      </w:r>
      <w:r w:rsidR="00B44CB1">
        <w:rPr>
          <w:lang w:val="en-GB"/>
        </w:rPr>
        <w:t>e TIP System at configuration. This SSH certificate is used for s</w:t>
      </w:r>
      <w:r w:rsidR="00B44CB1" w:rsidRPr="00866D47">
        <w:rPr>
          <w:lang w:val="en-GB"/>
        </w:rPr>
        <w:t>etting up the SSH session with the file server uses the SSH  certif</w:t>
      </w:r>
      <w:r w:rsidR="00B44CB1">
        <w:rPr>
          <w:lang w:val="en-GB"/>
        </w:rPr>
        <w:t>icate (so not username/password). The public part of the certificate needs to be provided to the hosting partner (or APB) who will make the necessary configurations in the SFTP server.</w:t>
      </w:r>
    </w:p>
    <w:p w14:paraId="3573893D" w14:textId="2A7B8EFB" w:rsidR="00B44CB1" w:rsidRPr="00216468" w:rsidRDefault="006D3CE1" w:rsidP="00E169C1">
      <w:pPr>
        <w:pStyle w:val="NormalWithSpacing"/>
      </w:pPr>
      <w:r w:rsidRPr="006D3CE1">
        <w:rPr>
          <w:b/>
          <w:u w:val="single"/>
        </w:rPr>
        <w:t>Authorization:</w:t>
      </w:r>
      <w:r>
        <w:t xml:space="preserve">  </w:t>
      </w:r>
      <w:r w:rsidR="00B44CB1">
        <w:t>The correct directory needs to be associated to the correct user on the filesystem (see section on authentication). Specifically, each transporter needs to have access (read and write on files in that directory) to the directories of the parties for which he can transport BVAC messages, and cannot have access to any other files or directories. This needs to be configured by the hosting partner (or APB) depending on the setup of the SFTP and filesystem.</w:t>
      </w:r>
    </w:p>
    <w:p w14:paraId="53346E32" w14:textId="62FC64FB" w:rsidR="00B44CB1" w:rsidRDefault="00B44CB1" w:rsidP="00E169C1">
      <w:pPr>
        <w:rPr>
          <w:lang w:val="en-GB"/>
        </w:rPr>
      </w:pPr>
      <w:bookmarkStart w:id="186" w:name="_Toc370160388"/>
      <w:r w:rsidRPr="006D3CE1">
        <w:rPr>
          <w:b/>
          <w:u w:val="single"/>
        </w:rPr>
        <w:t>Authentication &amp; secure message transfer</w:t>
      </w:r>
      <w:bookmarkEnd w:id="186"/>
      <w:r w:rsidR="006D3CE1" w:rsidRPr="006D3CE1">
        <w:t xml:space="preserve">  </w:t>
      </w: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r>
        <w:rPr>
          <w:lang w:val="en-GB"/>
        </w:rPr>
        <w:t>Username</w:t>
      </w:r>
      <w:r w:rsidRPr="00127990">
        <w:rPr>
          <w:lang w:val="en-GB"/>
        </w:rPr>
        <w:t xml:space="preserve"> of the insurer with the SSH Key. The data is transferred from TIP to Insurer through a secure channel (SSH-2) with data encryption based on a temporary agreed symmetric session key based on AES algorithm. </w:t>
      </w:r>
    </w:p>
    <w:p w14:paraId="181D8236" w14:textId="77777777" w:rsidR="00CF6223" w:rsidRDefault="00B26CF0" w:rsidP="00E169C1">
      <w:pPr>
        <w:rPr>
          <w:lang w:val="en-GB"/>
        </w:rPr>
      </w:pPr>
      <w:bookmarkStart w:id="187" w:name="_Ref365648326"/>
      <w:bookmarkStart w:id="188" w:name="_Toc370160391"/>
      <w:bookmarkStart w:id="189" w:name="_Toc397433339"/>
      <w:r w:rsidRPr="00B26CF0">
        <w:rPr>
          <w:b/>
          <w:u w:val="single"/>
        </w:rPr>
        <w:t>Retention period</w:t>
      </w:r>
      <w:bookmarkEnd w:id="187"/>
      <w:bookmarkEnd w:id="188"/>
      <w:bookmarkEnd w:id="189"/>
      <w:r w:rsidRPr="00B26CF0">
        <w:t xml:space="preserve">  </w:t>
      </w:r>
      <w:r>
        <w:rPr>
          <w:lang w:val="en-GB"/>
        </w:rPr>
        <w:t>The messages are kept on the queue / on the file server for a configurable period which is currently set at 14 calendar days. If a message is still on the queue or on the file server after 14 calendar days have passed, they will be deleted by a deletion batch at night.</w:t>
      </w:r>
    </w:p>
    <w:p w14:paraId="1D7443E4" w14:textId="3F1904DE" w:rsidR="00B44CB1" w:rsidRDefault="006D3CE1" w:rsidP="00E169C1">
      <w:pPr>
        <w:pStyle w:val="Kop4"/>
      </w:pPr>
      <w:r>
        <w:lastRenderedPageBreak/>
        <w:t>Usage</w:t>
      </w:r>
    </w:p>
    <w:p w14:paraId="105D3F7F" w14:textId="77777777" w:rsidR="00B44CB1" w:rsidRDefault="00B44CB1" w:rsidP="00E169C1">
      <w:pPr>
        <w:rPr>
          <w:lang w:val="en-GB"/>
        </w:rPr>
      </w:pPr>
      <w:r w:rsidRPr="00204A97">
        <w:rPr>
          <w:lang w:val="en-GB"/>
        </w:rPr>
        <w:t xml:space="preserve">The TIP system will have a </w:t>
      </w:r>
      <w:r>
        <w:rPr>
          <w:lang w:val="en-GB"/>
        </w:rPr>
        <w:t>4-daily</w:t>
      </w:r>
      <w:r w:rsidRPr="00204A97">
        <w:rPr>
          <w:lang w:val="en-GB"/>
        </w:rPr>
        <w:t xml:space="preserve"> “BVAC extract” batch that will extract all BVAC </w:t>
      </w:r>
      <w:r>
        <w:rPr>
          <w:lang w:val="en-GB"/>
        </w:rPr>
        <w:t>messages</w:t>
      </w:r>
      <w:r w:rsidRPr="00204A97">
        <w:rPr>
          <w:lang w:val="en-GB"/>
        </w:rPr>
        <w:t xml:space="preserve"> for every insurer that is configured with end-point-type = SFTP</w:t>
      </w:r>
      <w:r>
        <w:rPr>
          <w:lang w:val="en-GB"/>
        </w:rPr>
        <w:t>. The distinct BVAC messages are encrypted with the encryption public key of the target insurer and grouped into an aggregate file per CBFA</w:t>
      </w:r>
    </w:p>
    <w:p w14:paraId="6459B16B" w14:textId="77777777" w:rsidR="00B44CB1" w:rsidRPr="00541B1A" w:rsidRDefault="00B44CB1" w:rsidP="00E169C1">
      <w:pPr>
        <w:rPr>
          <w:lang w:val="en-GB"/>
        </w:rPr>
      </w:pPr>
      <w:r w:rsidRPr="00541B1A">
        <w:rPr>
          <w:lang w:val="en-GB"/>
        </w:rPr>
        <w:t xml:space="preserve">The </w:t>
      </w:r>
      <w:r>
        <w:rPr>
          <w:lang w:val="en-GB"/>
        </w:rPr>
        <w:t>retrieving party</w:t>
      </w:r>
      <w:r w:rsidRPr="00541B1A">
        <w:rPr>
          <w:lang w:val="en-GB"/>
        </w:rPr>
        <w:t xml:space="preserve"> sets up an SFTP connection to the TIP System file server using its </w:t>
      </w:r>
      <w:r>
        <w:rPr>
          <w:lang w:val="en-GB"/>
        </w:rPr>
        <w:t>SSH key and the Username provided by Farmaflux</w:t>
      </w:r>
    </w:p>
    <w:p w14:paraId="5FF83E3F" w14:textId="77777777" w:rsidR="00B44CB1" w:rsidRPr="00E81C73" w:rsidRDefault="00B44CB1" w:rsidP="00E169C1">
      <w:pPr>
        <w:rPr>
          <w:lang w:val="en-GB"/>
        </w:rPr>
      </w:pPr>
      <w:r w:rsidRPr="00541B1A">
        <w:rPr>
          <w:lang w:val="en-GB"/>
        </w:rPr>
        <w:t xml:space="preserve">The TIP System file server only allows </w:t>
      </w:r>
      <w:r>
        <w:rPr>
          <w:lang w:val="en-GB"/>
        </w:rPr>
        <w:t>access to the directories belonging to the insurers for which the retrieving party has access (</w:t>
      </w:r>
      <w:r w:rsidRPr="00541B1A">
        <w:rPr>
          <w:lang w:val="en-GB"/>
        </w:rPr>
        <w:t>using the parameters provided during technical registration)</w:t>
      </w:r>
    </w:p>
    <w:p w14:paraId="5178D1B3" w14:textId="77777777" w:rsidR="00B44CB1" w:rsidRPr="003533C4" w:rsidRDefault="00B44CB1" w:rsidP="00E169C1">
      <w:pPr>
        <w:rPr>
          <w:lang w:val="en-GB"/>
        </w:rPr>
      </w:pPr>
      <w:r w:rsidRPr="00204A97">
        <w:rPr>
          <w:lang w:val="en-GB"/>
        </w:rPr>
        <w:t xml:space="preserve">The file can then be picked up by </w:t>
      </w:r>
      <w:r>
        <w:rPr>
          <w:lang w:val="en-GB"/>
        </w:rPr>
        <w:t xml:space="preserve">the retrieving party </w:t>
      </w:r>
      <w:r w:rsidRPr="00204A97">
        <w:rPr>
          <w:lang w:val="en-GB"/>
        </w:rPr>
        <w:t>through SFTP connection</w:t>
      </w:r>
    </w:p>
    <w:p w14:paraId="23119F90" w14:textId="77777777" w:rsidR="00B44CB1" w:rsidRDefault="00B44CB1" w:rsidP="00E169C1">
      <w:pPr>
        <w:rPr>
          <w:lang w:val="en-GB"/>
        </w:rPr>
      </w:pPr>
      <w:r>
        <w:rPr>
          <w:lang w:val="en-GB"/>
        </w:rPr>
        <w:t>After successful retrieval of the file, the retrieving party is expected to delete the file. This indicates to the TIP System that the retrieval was a success.</w:t>
      </w:r>
    </w:p>
    <w:p w14:paraId="7623217D" w14:textId="77777777" w:rsidR="00B44CB1" w:rsidRDefault="00B44CB1" w:rsidP="00E169C1">
      <w:pPr>
        <w:pStyle w:val="BulletList"/>
        <w:numPr>
          <w:ilvl w:val="0"/>
          <w:numId w:val="6"/>
        </w:numPr>
      </w:pPr>
      <w:r>
        <w:t xml:space="preserve">Depending on the setup, the calling party </w:t>
      </w:r>
    </w:p>
    <w:p w14:paraId="3CC8B1DF" w14:textId="77777777" w:rsidR="00B44CB1" w:rsidRDefault="00B44CB1" w:rsidP="00E169C1">
      <w:pPr>
        <w:pStyle w:val="BulletList"/>
        <w:numPr>
          <w:ilvl w:val="1"/>
          <w:numId w:val="6"/>
        </w:numPr>
      </w:pPr>
      <w:r>
        <w:t xml:space="preserve">In the case where the decryption private key of the delegator is kept at the delegate: </w:t>
      </w:r>
    </w:p>
    <w:p w14:paraId="7A5C7C6B" w14:textId="77777777" w:rsidR="00B44CB1" w:rsidRDefault="00B44CB1" w:rsidP="00E169C1">
      <w:pPr>
        <w:pStyle w:val="BulletList"/>
        <w:numPr>
          <w:ilvl w:val="2"/>
          <w:numId w:val="6"/>
        </w:numPr>
      </w:pPr>
      <w:r>
        <w:t>Decrypts the symmetric key (AES-256) with the decryption private key linked to the insurer for which the messages were requested</w:t>
      </w:r>
    </w:p>
    <w:p w14:paraId="491E0EDB" w14:textId="77777777" w:rsidR="00B44CB1" w:rsidRDefault="00B44CB1" w:rsidP="00E169C1">
      <w:pPr>
        <w:pStyle w:val="BulletList"/>
        <w:numPr>
          <w:ilvl w:val="2"/>
          <w:numId w:val="6"/>
        </w:numPr>
      </w:pPr>
      <w:r>
        <w:t>Decrypts the individual BVAC messages using the provided the symmetric key</w:t>
      </w:r>
    </w:p>
    <w:p w14:paraId="212CB64F" w14:textId="77777777" w:rsidR="00B44CB1" w:rsidRDefault="00B44CB1" w:rsidP="00E169C1">
      <w:pPr>
        <w:pStyle w:val="BulletList"/>
        <w:numPr>
          <w:ilvl w:val="1"/>
          <w:numId w:val="6"/>
        </w:numPr>
      </w:pPr>
      <w:r>
        <w:t xml:space="preserve">In the case where the decryption private key of the delegator is not kept at the delegate: </w:t>
      </w:r>
    </w:p>
    <w:p w14:paraId="4B5ACADE" w14:textId="77777777" w:rsidR="00B44CB1" w:rsidRPr="00B677C1" w:rsidRDefault="00B44CB1" w:rsidP="00E169C1">
      <w:pPr>
        <w:pStyle w:val="BulletList"/>
        <w:numPr>
          <w:ilvl w:val="2"/>
          <w:numId w:val="6"/>
        </w:numPr>
      </w:pPr>
      <w:r>
        <w:t>Passes along the BVAC messages to the delegator for which it retrieved the message. This delegator party is then responsible for decryption</w:t>
      </w:r>
    </w:p>
    <w:p w14:paraId="75257C24" w14:textId="77777777" w:rsidR="00B44CB1" w:rsidRDefault="00B44CB1" w:rsidP="00E169C1">
      <w:pPr>
        <w:pStyle w:val="BulletList"/>
      </w:pPr>
    </w:p>
    <w:p w14:paraId="3A185495" w14:textId="77777777" w:rsidR="00B44CB1" w:rsidRDefault="00B44CB1" w:rsidP="00E169C1">
      <w:pPr>
        <w:pStyle w:val="BulletList"/>
      </w:pPr>
      <w:r w:rsidRPr="00B677C1">
        <w:t>Please mind that since we do not know which party will be retrieving the file, we cannot encrypt the aggregate message. Only the individual messages out of which the aggregate message is made up, are encrypted.</w:t>
      </w:r>
    </w:p>
    <w:p w14:paraId="474E15C0" w14:textId="77777777" w:rsidR="00CF6223" w:rsidRDefault="00CF6223" w:rsidP="00E169C1">
      <w:pPr>
        <w:pStyle w:val="BulletList"/>
      </w:pPr>
    </w:p>
    <w:p w14:paraId="19A53055" w14:textId="233CFC29" w:rsidR="00CF6223" w:rsidRDefault="00CF6223" w:rsidP="00E169C1">
      <w:pPr>
        <w:pStyle w:val="Kop4"/>
      </w:pPr>
      <w:r>
        <w:t>Connection Parameters</w:t>
      </w:r>
    </w:p>
    <w:p w14:paraId="60BB1D88" w14:textId="4D18BF58" w:rsidR="00CF6223" w:rsidRDefault="00CF6223" w:rsidP="00E169C1">
      <w:pPr>
        <w:rPr>
          <w:lang w:val="en-GB"/>
        </w:rPr>
      </w:pPr>
      <w:r>
        <w:rPr>
          <w:lang w:val="en-GB"/>
        </w:rPr>
        <w:t>The IP addresses to connect to the SFTP for each environment:</w:t>
      </w:r>
      <w:r w:rsidR="0062180F">
        <w:rPr>
          <w:lang w:val="en-GB"/>
        </w:rPr>
        <w:t xml:space="preserve">  (NSLOOKUP </w:t>
      </w:r>
      <w:r w:rsidR="0062180F" w:rsidRPr="0062180F">
        <w:rPr>
          <w:lang w:val="en-GB"/>
        </w:rPr>
        <w:t>tip.gfd-dpp.be</w:t>
      </w:r>
      <w:r w:rsidR="0062180F">
        <w:rPr>
          <w:lang w:val="en-GB"/>
        </w:rPr>
        <w:t xml:space="preserve"> )</w:t>
      </w:r>
    </w:p>
    <w:p w14:paraId="0F529177" w14:textId="35750044" w:rsidR="00CF6223" w:rsidRPr="00CF6223" w:rsidRDefault="00CF6223" w:rsidP="00A47ED1">
      <w:pPr>
        <w:pStyle w:val="Lijstalinea"/>
        <w:numPr>
          <w:ilvl w:val="0"/>
          <w:numId w:val="37"/>
        </w:numPr>
      </w:pPr>
      <w:r>
        <w:t xml:space="preserve">Acceptance:  </w:t>
      </w:r>
      <w:r w:rsidRPr="00CF6223">
        <w:rPr>
          <w:lang w:val="en-GB"/>
        </w:rPr>
        <w:t>IP Addresses:</w:t>
      </w:r>
      <w:r w:rsidR="0062180F">
        <w:rPr>
          <w:lang w:val="en-GB"/>
        </w:rPr>
        <w:t xml:space="preserve"> </w:t>
      </w:r>
      <w:r w:rsidR="0062180F" w:rsidRPr="0062180F">
        <w:t>213.181.53.27</w:t>
      </w:r>
      <w:r w:rsidR="0062180F" w:rsidRPr="008F7E66">
        <w:rPr>
          <w:rFonts w:cs="Arial"/>
          <w:i/>
          <w:sz w:val="14"/>
          <w:szCs w:val="16"/>
        </w:rPr>
        <w:t xml:space="preserve">    </w:t>
      </w:r>
      <w:r w:rsidR="0062180F">
        <w:rPr>
          <w:rFonts w:cs="Arial"/>
          <w:i/>
          <w:sz w:val="14"/>
          <w:szCs w:val="16"/>
        </w:rPr>
        <w:t xml:space="preserve"> </w:t>
      </w:r>
      <w:r w:rsidRPr="00CF6223">
        <w:rPr>
          <w:color w:val="1F497D"/>
          <w:lang w:val="en-GB"/>
          <w14:textFill>
            <w14:solidFill>
              <w14:srgbClr w14:val="1F497D">
                <w14:lumMod w14:val="75000"/>
                <w14:lumOff w14:val="25000"/>
              </w14:srgbClr>
            </w14:solidFill>
          </w14:textFill>
        </w:rPr>
        <w:t xml:space="preserve"> </w:t>
      </w:r>
    </w:p>
    <w:p w14:paraId="02480080" w14:textId="1456343A" w:rsidR="00CF6223" w:rsidRPr="00CF6223" w:rsidRDefault="00CF6223" w:rsidP="00A47ED1">
      <w:pPr>
        <w:pStyle w:val="Lijstalinea"/>
        <w:numPr>
          <w:ilvl w:val="0"/>
          <w:numId w:val="37"/>
        </w:numPr>
      </w:pPr>
      <w:r>
        <w:t xml:space="preserve">Production: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0062180F" w:rsidRPr="003075FD">
        <w:t>213.181.53.28</w:t>
      </w:r>
      <w:r w:rsidR="0062180F">
        <w:t xml:space="preserve"> </w:t>
      </w:r>
    </w:p>
    <w:p w14:paraId="713BEE97" w14:textId="77777777" w:rsidR="00CF6223" w:rsidRPr="00B677C1" w:rsidRDefault="00CF6223" w:rsidP="00E169C1">
      <w:pPr>
        <w:pStyle w:val="BulletList"/>
      </w:pPr>
    </w:p>
    <w:p w14:paraId="16FC0FE3" w14:textId="668FE1F8" w:rsidR="00440950" w:rsidRDefault="00440950" w:rsidP="00E169C1">
      <w:pPr>
        <w:pStyle w:val="Kop2"/>
      </w:pPr>
      <w:bookmarkStart w:id="190" w:name="_Toc36121724"/>
      <w:bookmarkStart w:id="191" w:name="_Toc370160373"/>
      <w:r>
        <w:t>Authentication &amp; encryption – encrypting the payload</w:t>
      </w:r>
      <w:bookmarkEnd w:id="190"/>
    </w:p>
    <w:bookmarkEnd w:id="191"/>
    <w:p w14:paraId="67FF8764" w14:textId="77777777" w:rsidR="00440950" w:rsidRDefault="00440950" w:rsidP="00E169C1">
      <w:r>
        <w:t>On top of</w:t>
      </w:r>
      <w:r w:rsidR="00004058">
        <w:t xml:space="preserve"> the public/private key pair used for transport, </w:t>
      </w:r>
      <w:r>
        <w:t>there is an additional</w:t>
      </w:r>
      <w:r w:rsidR="00004058">
        <w:t xml:space="preserve"> publi</w:t>
      </w:r>
      <w:r>
        <w:t>c/private key pair for encrypti</w:t>
      </w:r>
      <w:r w:rsidR="00004058">
        <w:t>n</w:t>
      </w:r>
      <w:r>
        <w:t>g the message for the insurer</w:t>
      </w:r>
      <w:r w:rsidR="00004058">
        <w:t xml:space="preserve">. </w:t>
      </w:r>
    </w:p>
    <w:p w14:paraId="79DE80C9" w14:textId="22627473" w:rsidR="00440950" w:rsidRDefault="00440950" w:rsidP="00E169C1">
      <w:r>
        <w:t>A</w:t>
      </w:r>
      <w:r w:rsidR="002D08E3">
        <w:t xml:space="preserve">ll insurers willing to receive a BVAC message need to </w:t>
      </w:r>
      <w:r w:rsidR="00004058">
        <w:t>request an X.509 certificate from a valid certificate authority with a linked public /private key pair (</w:t>
      </w:r>
      <w:r w:rsidR="00004058" w:rsidRPr="00127990">
        <w:t>2048 bits)</w:t>
      </w:r>
      <w:r w:rsidR="00004058">
        <w:t xml:space="preserve"> and need to provide the public part to </w:t>
      </w:r>
      <w:r w:rsidR="00A97D92">
        <w:t>Farmaflux for</w:t>
      </w:r>
      <w:r w:rsidR="00004058">
        <w:t xml:space="preserve"> configuration. </w:t>
      </w:r>
    </w:p>
    <w:p w14:paraId="1C4367D4" w14:textId="21A1D654" w:rsidR="00004058" w:rsidRDefault="00004058" w:rsidP="00E169C1">
      <w:r w:rsidRPr="00127990">
        <w:t xml:space="preserve">The </w:t>
      </w:r>
      <w:r>
        <w:t xml:space="preserve">certificate + </w:t>
      </w:r>
      <w:r w:rsidRPr="00127990">
        <w:t xml:space="preserve">public/private key pair </w:t>
      </w:r>
      <w:r>
        <w:t xml:space="preserve">is expected </w:t>
      </w:r>
      <w:r w:rsidRPr="00127990">
        <w:t>to be renewed every 3 years between TIP</w:t>
      </w:r>
      <w:r w:rsidR="00A97D92">
        <w:t xml:space="preserve"> system</w:t>
      </w:r>
      <w:r w:rsidRPr="00127990">
        <w:t xml:space="preserve"> and Insurer through manual agreement between Farmaflux and Insurer (or AssurCard).</w:t>
      </w:r>
      <w:r w:rsidR="00DE32A3">
        <w:t xml:space="preserve"> Preferably the certificate is </w:t>
      </w:r>
      <w:r w:rsidR="00EA4AFD">
        <w:t>organizational</w:t>
      </w:r>
      <w:r w:rsidR="00DE32A3">
        <w:t>.</w:t>
      </w:r>
    </w:p>
    <w:p w14:paraId="60F2E0A5" w14:textId="768E02DA" w:rsidR="00004058" w:rsidRDefault="00004058" w:rsidP="00E169C1">
      <w:pPr>
        <w:pStyle w:val="BulletList"/>
      </w:pPr>
      <w:r>
        <w:t>This X.509 certificate is used</w:t>
      </w:r>
      <w:r w:rsidR="00454186">
        <w:t xml:space="preserve"> </w:t>
      </w:r>
      <w:r w:rsidR="00EA4AFD">
        <w:t xml:space="preserve">differently depending on the chosen transport approach: </w:t>
      </w:r>
    </w:p>
    <w:p w14:paraId="73C8D8D4" w14:textId="77777777" w:rsidR="00EA4AFD" w:rsidRDefault="00EA4AFD" w:rsidP="00A47ED1">
      <w:pPr>
        <w:pStyle w:val="BulletList"/>
        <w:numPr>
          <w:ilvl w:val="0"/>
          <w:numId w:val="33"/>
        </w:numPr>
      </w:pPr>
      <w:r>
        <w:lastRenderedPageBreak/>
        <w:t xml:space="preserve">For </w:t>
      </w:r>
      <w:r w:rsidR="00004058">
        <w:t>SFTP</w:t>
      </w:r>
      <w:r>
        <w:t xml:space="preserve"> based BVAC Request, t</w:t>
      </w:r>
      <w:r w:rsidR="00004058">
        <w:t>he content of the file found, is encrypted with the public key of the end-insurer and needs to be decrypted by its private key</w:t>
      </w:r>
    </w:p>
    <w:p w14:paraId="35C3CC23" w14:textId="01B011C8" w:rsidR="00004058" w:rsidRDefault="00EA4AFD" w:rsidP="00A47ED1">
      <w:pPr>
        <w:pStyle w:val="BulletList"/>
        <w:numPr>
          <w:ilvl w:val="0"/>
          <w:numId w:val="33"/>
        </w:numPr>
      </w:pPr>
      <w:r>
        <w:t xml:space="preserve">For </w:t>
      </w:r>
      <w:r w:rsidR="00004058">
        <w:t>Web service</w:t>
      </w:r>
      <w:r>
        <w:t xml:space="preserve"> based BVAC request, </w:t>
      </w:r>
      <w:r w:rsidRPr="00EA4AFD">
        <w:t>t</w:t>
      </w:r>
      <w:r w:rsidR="00004058">
        <w:t>he web service return messages are encrypted with the public key of the end-insurer and need to be decrypted by its private</w:t>
      </w:r>
    </w:p>
    <w:p w14:paraId="5AA6E2DF" w14:textId="77777777" w:rsidR="00EA4AFD" w:rsidRDefault="00EA4AFD" w:rsidP="00E169C1">
      <w:pPr>
        <w:pStyle w:val="BulletList"/>
      </w:pPr>
    </w:p>
    <w:p w14:paraId="1B6CB79A" w14:textId="5B42FF5B" w:rsidR="002D08E3" w:rsidRDefault="002D08E3" w:rsidP="00E169C1">
      <w:pPr>
        <w:pStyle w:val="BulletList"/>
      </w:pPr>
      <w:r>
        <w:t xml:space="preserve">For an insurer </w:t>
      </w:r>
      <w:r w:rsidR="00A97D92">
        <w:t xml:space="preserve">that </w:t>
      </w:r>
      <w:r>
        <w:t>retrieves its own BVAC messages, the transport and encryption certificates can in fact be the same certificate. It is up to the insurers to decide if they are willi</w:t>
      </w:r>
      <w:r w:rsidR="00EA4AFD">
        <w:t>ng to use the same certificate.</w:t>
      </w:r>
    </w:p>
    <w:p w14:paraId="5B897838" w14:textId="06AD0716" w:rsidR="00C20B64" w:rsidRDefault="00E355D7" w:rsidP="00E169C1">
      <w:pPr>
        <w:pStyle w:val="Kop1"/>
      </w:pPr>
      <w:bookmarkStart w:id="192" w:name="_Toc397433340"/>
      <w:bookmarkStart w:id="193" w:name="_Toc36121725"/>
      <w:bookmarkStart w:id="194" w:name="_Toc293952467"/>
      <w:bookmarkEnd w:id="61"/>
      <w:bookmarkEnd w:id="62"/>
      <w:r>
        <w:lastRenderedPageBreak/>
        <w:t>FAQ</w:t>
      </w:r>
      <w:r w:rsidR="000B3E49">
        <w:t xml:space="preserve"> &amp; Code snippets</w:t>
      </w:r>
      <w:bookmarkEnd w:id="192"/>
      <w:bookmarkEnd w:id="193"/>
    </w:p>
    <w:p w14:paraId="7E240878" w14:textId="1655D9C2" w:rsidR="00C20B64" w:rsidRDefault="003A509B" w:rsidP="00E169C1">
      <w:pPr>
        <w:pStyle w:val="Kop2"/>
      </w:pPr>
      <w:bookmarkStart w:id="195" w:name="_Toc36121726"/>
      <w:r>
        <w:t>Convention on the Date-Time format</w:t>
      </w:r>
      <w:bookmarkEnd w:id="195"/>
    </w:p>
    <w:p w14:paraId="4A50CD48" w14:textId="77777777" w:rsidR="00C20B64" w:rsidRDefault="00C20B64" w:rsidP="00E169C1">
      <w:pPr>
        <w:rPr>
          <w:lang w:eastAsia="fr-BE"/>
        </w:rPr>
      </w:pPr>
      <w:r>
        <w:rPr>
          <w:lang w:eastAsia="fr-BE"/>
        </w:rPr>
        <w:t>When creating the signature it’s important to have the correct date structure.</w:t>
      </w:r>
    </w:p>
    <w:p w14:paraId="2BF6BDC9" w14:textId="10504D3E" w:rsidR="00D45A92" w:rsidRDefault="00D45A92" w:rsidP="00D45A92">
      <w:pPr>
        <w:pStyle w:val="Lijstalinea"/>
        <w:numPr>
          <w:ilvl w:val="1"/>
          <w:numId w:val="9"/>
        </w:numPr>
        <w:spacing w:after="0"/>
        <w:jc w:val="left"/>
      </w:pPr>
      <w:r>
        <w:t>Date-time in format yyyy-MM-ddTHH:mm:ss.fffzzz (UTC TimeZone) (e.g. 2013-11-08T12:14:47.495Z)</w:t>
      </w:r>
    </w:p>
    <w:p w14:paraId="520099B8" w14:textId="33DBA05C" w:rsidR="00C20B64" w:rsidRDefault="00D45A92" w:rsidP="00D45A92">
      <w:pPr>
        <w:pStyle w:val="Lijstalinea"/>
        <w:numPr>
          <w:ilvl w:val="1"/>
          <w:numId w:val="9"/>
        </w:numPr>
        <w:rPr>
          <w:lang w:eastAsia="fr-BE"/>
        </w:rPr>
      </w:pPr>
      <w:r>
        <w:t>Signature: concatenation of the CBFA number  “;” and the date-time (in format ddMMyyyyHHmmss. UTC(E.g. 17102013110341)), signed with the private key of the calling party (e.g. 5000;17102013110341</w:t>
      </w:r>
    </w:p>
    <w:p w14:paraId="797A3E4C" w14:textId="0B447B67" w:rsidR="00382AAD" w:rsidRDefault="00382AAD" w:rsidP="00E169C1">
      <w:pPr>
        <w:rPr>
          <w:lang w:eastAsia="fr-BE"/>
        </w:rPr>
      </w:pPr>
    </w:p>
    <w:p w14:paraId="749A38BF" w14:textId="2FB55BA4" w:rsidR="00C20B64" w:rsidRPr="00C20B64" w:rsidRDefault="00C20B64" w:rsidP="00E169C1">
      <w:pPr>
        <w:pStyle w:val="Kop2"/>
      </w:pPr>
      <w:bookmarkStart w:id="196" w:name="_Toc36121727"/>
      <w:r>
        <w:t>.net</w:t>
      </w:r>
      <w:bookmarkEnd w:id="196"/>
    </w:p>
    <w:p w14:paraId="09C33581" w14:textId="20E850C2" w:rsidR="00621BEC" w:rsidRDefault="00621BEC" w:rsidP="00E169C1">
      <w:pPr>
        <w:pStyle w:val="Kop3"/>
      </w:pPr>
      <w:bookmarkStart w:id="197" w:name="_Toc36121728"/>
      <w:r>
        <w:t>PKCS# padding</w:t>
      </w:r>
      <w:bookmarkEnd w:id="197"/>
    </w:p>
    <w:p w14:paraId="68DFE5E5" w14:textId="5D3EC695" w:rsidR="003D6A40" w:rsidRDefault="00117AAF" w:rsidP="00E169C1">
      <w:pPr>
        <w:rPr>
          <w:lang w:val="en-GB"/>
        </w:rPr>
      </w:pPr>
      <w:r>
        <w:rPr>
          <w:lang w:val="en-GB"/>
        </w:rPr>
        <w:t xml:space="preserve">For the RSA encryption/decryption it’s important to force PKCS# padding. </w:t>
      </w:r>
      <w:r w:rsidR="009F4BDE">
        <w:rPr>
          <w:lang w:val="en-GB"/>
        </w:rPr>
        <w:t>Snippet</w:t>
      </w:r>
      <w:r>
        <w:rPr>
          <w:lang w:val="en-GB"/>
        </w:rPr>
        <w:t xml:space="preserve"> below:</w:t>
      </w:r>
    </w:p>
    <w:p w14:paraId="70BE966D" w14:textId="7934A946" w:rsidR="00117AAF" w:rsidRPr="00117AAF" w:rsidRDefault="00117AAF" w:rsidP="00E169C1">
      <w:pPr>
        <w:pStyle w:val="Code"/>
      </w:pPr>
      <w:r w:rsidRPr="00117AAF">
        <w:rPr>
          <w:color w:val="2B91AF"/>
          <w:lang w:eastAsia="fr-BE"/>
          <w14:textFill>
            <w14:solidFill>
              <w14:srgbClr w14:val="2B91AF">
                <w14:lumMod w14:val="75000"/>
                <w14:lumOff w14:val="25000"/>
              </w14:srgbClr>
            </w14:solidFill>
          </w14:textFill>
        </w:rPr>
        <w:t>RSACryptoServiceProvider</w:t>
      </w:r>
      <w:r w:rsidRPr="00117AAF">
        <w:rPr>
          <w:lang w:eastAsia="fr-BE"/>
        </w:rPr>
        <w:t xml:space="preserve"> rsaPublicKeyEncryptor = ((</w:t>
      </w:r>
      <w:r w:rsidRPr="00117AAF">
        <w:rPr>
          <w:color w:val="2B91AF"/>
          <w:lang w:eastAsia="fr-BE"/>
          <w14:textFill>
            <w14:solidFill>
              <w14:srgbClr w14:val="2B91AF">
                <w14:lumMod w14:val="75000"/>
                <w14:lumOff w14:val="25000"/>
              </w14:srgbClr>
            </w14:solidFill>
          </w14:textFill>
        </w:rPr>
        <w:t>RSACryptoServiceProvider</w:t>
      </w:r>
      <w:r w:rsidRPr="00117AAF">
        <w:rPr>
          <w:lang w:eastAsia="fr-BE"/>
        </w:rPr>
        <w:t>)publicKeyCert.PublicKey.Key</w:t>
      </w:r>
    </w:p>
    <w:p w14:paraId="07838637" w14:textId="0C94B82D" w:rsidR="00117AAF" w:rsidRDefault="00117AAF" w:rsidP="00E169C1">
      <w:pPr>
        <w:pStyle w:val="Code"/>
        <w:rPr>
          <w:lang w:eastAsia="fr-BE"/>
        </w:rPr>
      </w:pPr>
      <w:r w:rsidRPr="00117AAF">
        <w:rPr>
          <w:color w:val="0000FF"/>
          <w:lang w:eastAsia="fr-BE"/>
          <w14:textFill>
            <w14:solidFill>
              <w14:srgbClr w14:val="0000FF">
                <w14:lumMod w14:val="75000"/>
                <w14:lumOff w14:val="25000"/>
              </w14:srgbClr>
            </w14:solidFill>
          </w14:textFill>
        </w:rPr>
        <w:t>byte</w:t>
      </w:r>
      <w:r w:rsidRPr="00117AAF">
        <w:rPr>
          <w:lang w:eastAsia="fr-BE"/>
        </w:rPr>
        <w:t xml:space="preserve">[] </w:t>
      </w:r>
      <w:r>
        <w:rPr>
          <w:lang w:eastAsia="fr-BE"/>
        </w:rPr>
        <w:t>encryptMessage</w:t>
      </w:r>
      <w:r w:rsidRPr="00117AAF">
        <w:rPr>
          <w:lang w:eastAsia="fr-BE"/>
        </w:rPr>
        <w:t xml:space="preserve"> = rsaPublicKeyEncryptor.Encrypt(</w:t>
      </w:r>
      <w:r w:rsidRPr="00117AAF">
        <w:rPr>
          <w:color w:val="2B91AF"/>
          <w:lang w:eastAsia="fr-BE"/>
          <w14:textFill>
            <w14:solidFill>
              <w14:srgbClr w14:val="2B91AF">
                <w14:lumMod w14:val="75000"/>
                <w14:lumOff w14:val="25000"/>
              </w14:srgbClr>
            </w14:solidFill>
          </w14:textFill>
        </w:rPr>
        <w:t>Encoding</w:t>
      </w:r>
      <w:r w:rsidRPr="00117AAF">
        <w:rPr>
          <w:lang w:eastAsia="fr-BE"/>
        </w:rPr>
        <w:t>.UTF8.GetBytes(</w:t>
      </w:r>
      <w:r w:rsidRPr="00117AAF">
        <w:rPr>
          <w:color w:val="A31515"/>
          <w:lang w:eastAsia="fr-BE"/>
          <w14:textFill>
            <w14:solidFill>
              <w14:srgbClr w14:val="A31515">
                <w14:lumMod w14:val="75000"/>
                <w14:lumOff w14:val="25000"/>
              </w14:srgbClr>
            </w14:solidFill>
          </w14:textFill>
        </w:rPr>
        <w:t>"Hello world"</w:t>
      </w:r>
      <w:r w:rsidRPr="00117AAF">
        <w:rPr>
          <w:lang w:eastAsia="fr-BE"/>
        </w:rPr>
        <w:t xml:space="preserve">), </w:t>
      </w:r>
      <w:r w:rsidRPr="00440968">
        <w:rPr>
          <w:b/>
          <w:color w:val="0000FF"/>
          <w:highlight w:val="yellow"/>
          <w:lang w:eastAsia="fr-BE"/>
          <w14:textFill>
            <w14:solidFill>
              <w14:srgbClr w14:val="0000FF">
                <w14:lumMod w14:val="75000"/>
                <w14:lumOff w14:val="25000"/>
              </w14:srgbClr>
            </w14:solidFill>
          </w14:textFill>
        </w:rPr>
        <w:t>false</w:t>
      </w:r>
      <w:r w:rsidRPr="00117AAF">
        <w:rPr>
          <w:lang w:eastAsia="fr-BE"/>
        </w:rPr>
        <w:t>);</w:t>
      </w:r>
    </w:p>
    <w:p w14:paraId="0230A79B" w14:textId="5F666E82" w:rsidR="00C20B64" w:rsidRDefault="00C20B64" w:rsidP="00E169C1">
      <w:pPr>
        <w:pStyle w:val="Kop3"/>
        <w:rPr>
          <w:lang w:eastAsia="fr-BE"/>
        </w:rPr>
      </w:pPr>
      <w:bookmarkStart w:id="198" w:name="_Toc36121729"/>
      <w:r>
        <w:rPr>
          <w:lang w:eastAsia="fr-BE"/>
        </w:rPr>
        <w:t>What is the size of IV for the AES encryption?</w:t>
      </w:r>
      <w:bookmarkEnd w:id="198"/>
    </w:p>
    <w:p w14:paraId="4F9C15C0" w14:textId="46D51B35" w:rsidR="004F03B1" w:rsidRDefault="009F4BDE" w:rsidP="00E169C1">
      <w:pPr>
        <w:rPr>
          <w:lang w:eastAsia="fr-BE"/>
        </w:rPr>
      </w:pPr>
      <w:r>
        <w:rPr>
          <w:lang w:eastAsia="fr-BE"/>
        </w:rPr>
        <w:t>16 Bytes (256bits)</w:t>
      </w:r>
      <w:r w:rsidR="00EB5427">
        <w:rPr>
          <w:lang w:eastAsia="fr-BE"/>
        </w:rPr>
        <w:t xml:space="preserve">.  </w:t>
      </w:r>
      <w:r w:rsidR="00592C25">
        <w:rPr>
          <w:lang w:eastAsia="fr-BE"/>
        </w:rPr>
        <w:t>Bec</w:t>
      </w:r>
      <w:r w:rsidR="004F03B1">
        <w:rPr>
          <w:lang w:eastAsia="fr-BE"/>
        </w:rPr>
        <w:t>ause the IV vector is needed some extra steps are needed for the encryption</w:t>
      </w:r>
      <w:r w:rsidR="00EB5427">
        <w:rPr>
          <w:lang w:eastAsia="fr-BE"/>
        </w:rPr>
        <w:t xml:space="preserve">.  </w:t>
      </w:r>
      <w:r w:rsidR="004F03B1">
        <w:rPr>
          <w:lang w:eastAsia="fr-BE"/>
        </w:rPr>
        <w:t>The first 16Bytes of the sealed message are reserved for the IV.</w:t>
      </w:r>
    </w:p>
    <w:p w14:paraId="09FDA8A8" w14:textId="77777777" w:rsidR="00050DD5" w:rsidRDefault="00050DD5" w:rsidP="00E169C1">
      <w:pPr>
        <w:pStyle w:val="Kop3"/>
        <w:rPr>
          <w:lang w:eastAsia="fr-BE"/>
        </w:rPr>
      </w:pPr>
      <w:bookmarkStart w:id="199" w:name="_Toc36121730"/>
      <w:r>
        <w:rPr>
          <w:lang w:eastAsia="fr-BE"/>
        </w:rPr>
        <w:t>How to initialize the vector?</w:t>
      </w:r>
      <w:bookmarkEnd w:id="199"/>
    </w:p>
    <w:p w14:paraId="1B898E14" w14:textId="77777777" w:rsidR="00621BEC" w:rsidRDefault="00050DD5" w:rsidP="00E169C1">
      <w:pPr>
        <w:pStyle w:val="Code"/>
        <w:rPr>
          <w:b/>
          <w:bCs/>
          <w:color w:val="00B050"/>
          <w:lang w:eastAsia="fr-BE"/>
          <w14:textFill>
            <w14:solidFill>
              <w14:srgbClr w14:val="00B050">
                <w14:lumMod w14:val="75000"/>
                <w14:lumOff w14:val="25000"/>
              </w14:srgbClr>
            </w14:solidFill>
          </w14:textFill>
        </w:rPr>
      </w:pPr>
      <w:r w:rsidRPr="00050DD5">
        <w:rPr>
          <w:color w:val="0000FF"/>
          <w:lang w:eastAsia="fr-BE"/>
          <w14:textFill>
            <w14:solidFill>
              <w14:srgbClr w14:val="0000FF">
                <w14:lumMod w14:val="75000"/>
                <w14:lumOff w14:val="25000"/>
              </w14:srgbClr>
            </w14:solidFill>
          </w14:textFill>
        </w:rPr>
        <w:t>byte</w:t>
      </w:r>
      <w:r w:rsidRPr="00050DD5">
        <w:rPr>
          <w:lang w:eastAsia="fr-BE"/>
        </w:rPr>
        <w:t xml:space="preserve">[] ivArr = { 1, 2, 3, 4, 5, 6, 6, 5, 4, 3, 2, 1, 7, 7, 7, 7 }; </w:t>
      </w:r>
    </w:p>
    <w:p w14:paraId="02E4EA26" w14:textId="77777777" w:rsidR="00621BEC" w:rsidRDefault="00050DD5" w:rsidP="00E169C1">
      <w:pPr>
        <w:pStyle w:val="Code"/>
        <w:rPr>
          <w:lang w:eastAsia="fr-BE"/>
        </w:rPr>
      </w:pPr>
      <w:r>
        <w:rPr>
          <w:lang w:eastAsia="fr-BE"/>
        </w:rPr>
        <w:t>b</w:t>
      </w:r>
      <w:r w:rsidRPr="00050DD5">
        <w:rPr>
          <w:color w:val="0000FF"/>
          <w:lang w:eastAsia="fr-BE"/>
          <w14:textFill>
            <w14:solidFill>
              <w14:srgbClr w14:val="0000FF">
                <w14:lumMod w14:val="75000"/>
                <w14:lumOff w14:val="25000"/>
              </w14:srgbClr>
            </w14:solidFill>
          </w14:textFill>
        </w:rPr>
        <w:t>yte</w:t>
      </w:r>
      <w:r w:rsidRPr="00050DD5">
        <w:rPr>
          <w:lang w:eastAsia="fr-BE"/>
        </w:rPr>
        <w:t xml:space="preserve">[] IVBytes16Value =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byte</w:t>
      </w:r>
      <w:r w:rsidRPr="00050DD5">
        <w:rPr>
          <w:lang w:eastAsia="fr-BE"/>
        </w:rPr>
        <w:t>[16];</w:t>
      </w:r>
    </w:p>
    <w:p w14:paraId="5F3AA2E4" w14:textId="22F77153" w:rsidR="00050DD5" w:rsidRPr="00050DD5" w:rsidRDefault="00050DD5" w:rsidP="00E169C1">
      <w:pPr>
        <w:pStyle w:val="Code"/>
        <w:rPr>
          <w:lang w:eastAsia="fr-BE"/>
        </w:rPr>
      </w:pPr>
      <w:r w:rsidRPr="00050DD5">
        <w:rPr>
          <w:color w:val="2B91AF"/>
          <w:lang w:eastAsia="fr-BE"/>
          <w14:textFill>
            <w14:solidFill>
              <w14:srgbClr w14:val="2B91AF">
                <w14:lumMod w14:val="75000"/>
                <w14:lumOff w14:val="25000"/>
              </w14:srgbClr>
            </w14:solidFill>
          </w14:textFill>
        </w:rPr>
        <w:t>Array</w:t>
      </w:r>
      <w:r w:rsidRPr="00050DD5">
        <w:rPr>
          <w:lang w:eastAsia="fr-BE"/>
        </w:rPr>
        <w:t>.Copy(ivArr, IVBytes16Value, 16);</w:t>
      </w:r>
    </w:p>
    <w:p w14:paraId="632E0F84" w14:textId="6BA44581"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var</w:t>
      </w:r>
      <w:r w:rsidRPr="00050DD5">
        <w:rPr>
          <w:lang w:eastAsia="fr-BE"/>
        </w:rPr>
        <w:t xml:space="preserve"> keyBytes =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byte</w:t>
      </w:r>
      <w:r w:rsidRPr="00050DD5">
        <w:rPr>
          <w:lang w:eastAsia="fr-BE"/>
        </w:rPr>
        <w:t>[32];</w:t>
      </w:r>
    </w:p>
    <w:p w14:paraId="79161923" w14:textId="0ACFC769"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var</w:t>
      </w:r>
      <w:r w:rsidRPr="00050DD5">
        <w:rPr>
          <w:lang w:eastAsia="fr-BE"/>
        </w:rPr>
        <w:t xml:space="preserve"> secretKeyBytes = </w:t>
      </w:r>
      <w:r w:rsidRPr="00050DD5">
        <w:rPr>
          <w:color w:val="2B91AF"/>
          <w:lang w:eastAsia="fr-BE"/>
          <w14:textFill>
            <w14:solidFill>
              <w14:srgbClr w14:val="2B91AF">
                <w14:lumMod w14:val="75000"/>
                <w14:lumOff w14:val="25000"/>
              </w14:srgbClr>
            </w14:solidFill>
          </w14:textFill>
        </w:rPr>
        <w:t>Encoding</w:t>
      </w:r>
      <w:r w:rsidRPr="00050DD5">
        <w:rPr>
          <w:lang w:eastAsia="fr-BE"/>
        </w:rPr>
        <w:t>.UTF8.GetBytes(secretKey);</w:t>
      </w:r>
    </w:p>
    <w:p w14:paraId="5FCF39EA" w14:textId="3BBF409F" w:rsidR="00050DD5" w:rsidRPr="00050DD5" w:rsidRDefault="00050DD5" w:rsidP="00E169C1">
      <w:pPr>
        <w:pStyle w:val="Code"/>
        <w:rPr>
          <w:lang w:eastAsia="fr-BE"/>
        </w:rPr>
      </w:pPr>
      <w:r w:rsidRPr="00050DD5">
        <w:rPr>
          <w:color w:val="2B91AF"/>
          <w:lang w:eastAsia="fr-BE"/>
          <w14:textFill>
            <w14:solidFill>
              <w14:srgbClr w14:val="2B91AF">
                <w14:lumMod w14:val="75000"/>
                <w14:lumOff w14:val="25000"/>
              </w14:srgbClr>
            </w14:solidFill>
          </w14:textFill>
        </w:rPr>
        <w:t>Array</w:t>
      </w:r>
      <w:r w:rsidRPr="00050DD5">
        <w:rPr>
          <w:lang w:eastAsia="fr-BE"/>
        </w:rPr>
        <w:t xml:space="preserve">.Copy(secretKeyBytes, keyBytes, </w:t>
      </w:r>
      <w:r w:rsidRPr="00050DD5">
        <w:rPr>
          <w:color w:val="2B91AF"/>
          <w:lang w:eastAsia="fr-BE"/>
          <w14:textFill>
            <w14:solidFill>
              <w14:srgbClr w14:val="2B91AF">
                <w14:lumMod w14:val="75000"/>
                <w14:lumOff w14:val="25000"/>
              </w14:srgbClr>
            </w14:solidFill>
          </w14:textFill>
        </w:rPr>
        <w:t>Math</w:t>
      </w:r>
      <w:r w:rsidRPr="00050DD5">
        <w:rPr>
          <w:lang w:eastAsia="fr-BE"/>
        </w:rPr>
        <w:t>.Min(keyBytes.Length, secretKeyBytes.Length));</w:t>
      </w:r>
    </w:p>
    <w:p w14:paraId="5A756753" w14:textId="517BF154"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return</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RijndaelManaged {</w:t>
      </w:r>
    </w:p>
    <w:p w14:paraId="6509C0D4" w14:textId="1F9BE9FA" w:rsidR="00050DD5" w:rsidRPr="00050DD5" w:rsidRDefault="00050DD5" w:rsidP="00E169C1">
      <w:pPr>
        <w:pStyle w:val="Code"/>
        <w:rPr>
          <w:lang w:eastAsia="fr-BE"/>
        </w:rPr>
      </w:pPr>
      <w:r w:rsidRPr="00050DD5">
        <w:rPr>
          <w:lang w:eastAsia="fr-BE"/>
        </w:rPr>
        <w:t xml:space="preserve">Mode = </w:t>
      </w:r>
      <w:r w:rsidRPr="00050DD5">
        <w:rPr>
          <w:color w:val="2B91AF"/>
          <w:lang w:eastAsia="fr-BE"/>
          <w14:textFill>
            <w14:solidFill>
              <w14:srgbClr w14:val="2B91AF">
                <w14:lumMod w14:val="75000"/>
                <w14:lumOff w14:val="25000"/>
              </w14:srgbClr>
            </w14:solidFill>
          </w14:textFill>
        </w:rPr>
        <w:t>CipherMode</w:t>
      </w:r>
      <w:r w:rsidRPr="00050DD5">
        <w:rPr>
          <w:lang w:eastAsia="fr-BE"/>
        </w:rPr>
        <w:t>.CBC,</w:t>
      </w:r>
    </w:p>
    <w:p w14:paraId="42377183" w14:textId="77777777" w:rsidR="00050DD5" w:rsidRPr="00050DD5" w:rsidRDefault="00050DD5" w:rsidP="00E169C1">
      <w:pPr>
        <w:pStyle w:val="Code"/>
        <w:rPr>
          <w:lang w:eastAsia="fr-BE"/>
        </w:rPr>
      </w:pPr>
      <w:r w:rsidRPr="00050DD5">
        <w:rPr>
          <w:lang w:eastAsia="fr-BE"/>
        </w:rPr>
        <w:t xml:space="preserve">                Padding = </w:t>
      </w:r>
      <w:r w:rsidRPr="00050DD5">
        <w:rPr>
          <w:color w:val="2B91AF"/>
          <w:lang w:eastAsia="fr-BE"/>
          <w14:textFill>
            <w14:solidFill>
              <w14:srgbClr w14:val="2B91AF">
                <w14:lumMod w14:val="75000"/>
                <w14:lumOff w14:val="25000"/>
              </w14:srgbClr>
            </w14:solidFill>
          </w14:textFill>
        </w:rPr>
        <w:t>PaddingMode</w:t>
      </w:r>
      <w:r w:rsidRPr="00050DD5">
        <w:rPr>
          <w:lang w:eastAsia="fr-BE"/>
        </w:rPr>
        <w:t>.PKCS7,</w:t>
      </w:r>
    </w:p>
    <w:p w14:paraId="640A8907" w14:textId="77777777" w:rsidR="00050DD5" w:rsidRPr="00050DD5" w:rsidRDefault="00050DD5" w:rsidP="00E169C1">
      <w:pPr>
        <w:pStyle w:val="Code"/>
        <w:rPr>
          <w:lang w:eastAsia="fr-BE"/>
        </w:rPr>
      </w:pPr>
      <w:r w:rsidRPr="00050DD5">
        <w:rPr>
          <w:lang w:eastAsia="fr-BE"/>
        </w:rPr>
        <w:t>                KeySize = 256,</w:t>
      </w:r>
    </w:p>
    <w:p w14:paraId="0337B49A" w14:textId="77777777" w:rsidR="00050DD5" w:rsidRPr="00050DD5" w:rsidRDefault="00050DD5" w:rsidP="00E169C1">
      <w:pPr>
        <w:pStyle w:val="Code"/>
        <w:rPr>
          <w:lang w:eastAsia="fr-BE"/>
        </w:rPr>
      </w:pPr>
      <w:r w:rsidRPr="00050DD5">
        <w:rPr>
          <w:lang w:eastAsia="fr-BE"/>
        </w:rPr>
        <w:t xml:space="preserve">                BlockSize = 128, </w:t>
      </w:r>
      <w:r w:rsidRPr="00050DD5">
        <w:rPr>
          <w:color w:val="008000"/>
          <w:lang w:eastAsia="fr-BE"/>
          <w14:textFill>
            <w14:solidFill>
              <w14:srgbClr w14:val="008000">
                <w14:lumMod w14:val="75000"/>
                <w14:lumOff w14:val="25000"/>
              </w14:srgbClr>
            </w14:solidFill>
          </w14:textFill>
        </w:rPr>
        <w:t>//256,</w:t>
      </w:r>
    </w:p>
    <w:p w14:paraId="0B18305F" w14:textId="77777777" w:rsidR="00050DD5" w:rsidRPr="00050DD5" w:rsidRDefault="00050DD5" w:rsidP="00E169C1">
      <w:pPr>
        <w:pStyle w:val="Code"/>
        <w:rPr>
          <w:lang w:eastAsia="fr-BE"/>
        </w:rPr>
      </w:pPr>
      <w:r w:rsidRPr="00050DD5">
        <w:rPr>
          <w:lang w:eastAsia="fr-BE"/>
        </w:rPr>
        <w:t>                Key = keyBytes,</w:t>
      </w:r>
    </w:p>
    <w:p w14:paraId="3A045760" w14:textId="77777777" w:rsidR="00050DD5" w:rsidRPr="00050DD5" w:rsidRDefault="00050DD5" w:rsidP="00E169C1">
      <w:pPr>
        <w:pStyle w:val="Code"/>
        <w:rPr>
          <w:lang w:eastAsia="fr-BE"/>
        </w:rPr>
      </w:pPr>
      <w:r w:rsidRPr="00050DD5">
        <w:rPr>
          <w:lang w:eastAsia="fr-BE"/>
        </w:rPr>
        <w:t>                IV = IVBytes16Value</w:t>
      </w:r>
    </w:p>
    <w:p w14:paraId="22AFAC29" w14:textId="5398C472" w:rsidR="00050DD5" w:rsidRDefault="00050DD5" w:rsidP="00E169C1">
      <w:pPr>
        <w:pStyle w:val="Code"/>
        <w:rPr>
          <w:lang w:eastAsia="fr-BE"/>
        </w:rPr>
      </w:pPr>
      <w:r>
        <w:rPr>
          <w:lang w:eastAsia="fr-BE"/>
        </w:rPr>
        <w:t>            };</w:t>
      </w:r>
    </w:p>
    <w:p w14:paraId="2D63E0BD" w14:textId="4C551A62" w:rsidR="00E355D7" w:rsidRDefault="004F03B1" w:rsidP="00E169C1">
      <w:pPr>
        <w:rPr>
          <w:lang w:eastAsia="fr-BE"/>
        </w:rPr>
      </w:pPr>
      <w:r w:rsidRPr="004F03B1">
        <w:rPr>
          <w:lang w:eastAsia="fr-BE"/>
        </w:rPr>
        <w:t>  </w:t>
      </w:r>
      <w:r>
        <w:rPr>
          <w:lang w:eastAsia="fr-BE"/>
        </w:rPr>
        <w:tab/>
      </w:r>
      <w:r>
        <w:rPr>
          <w:lang w:eastAsia="fr-BE"/>
        </w:rPr>
        <w:tab/>
      </w:r>
    </w:p>
    <w:p w14:paraId="6AD7776B" w14:textId="0EFE7055" w:rsidR="00117AAF" w:rsidRDefault="00C20B64" w:rsidP="00E169C1">
      <w:pPr>
        <w:pStyle w:val="Kop2"/>
      </w:pPr>
      <w:bookmarkStart w:id="200" w:name="_Toc36121731"/>
      <w:r>
        <w:t>Java</w:t>
      </w:r>
      <w:bookmarkEnd w:id="200"/>
    </w:p>
    <w:p w14:paraId="42EFBD10" w14:textId="690413DD" w:rsidR="00C20B64" w:rsidRDefault="009F4BDE" w:rsidP="00E169C1">
      <w:pPr>
        <w:pStyle w:val="Kop3"/>
      </w:pPr>
      <w:bookmarkStart w:id="201" w:name="_Toc36121732"/>
      <w:r>
        <w:t xml:space="preserve">What is the </w:t>
      </w:r>
      <w:r w:rsidR="00C20B64">
        <w:t xml:space="preserve"> algorithm used to verify the signatur</w:t>
      </w:r>
      <w:r>
        <w:t>e?</w:t>
      </w:r>
      <w:bookmarkEnd w:id="201"/>
    </w:p>
    <w:p w14:paraId="36C212D6" w14:textId="6FB6B97F" w:rsidR="00C20B64" w:rsidRDefault="00C20B64" w:rsidP="00E169C1">
      <w:pPr>
        <w:rPr>
          <w:lang w:val="en-GB"/>
        </w:rPr>
      </w:pPr>
      <w:r w:rsidRPr="00C20B64">
        <w:rPr>
          <w:lang w:val="en-GB"/>
        </w:rPr>
        <w:t>Signature signature = Signature.getInstance("</w:t>
      </w:r>
      <w:r w:rsidRPr="00C20B64">
        <w:rPr>
          <w:b/>
          <w:lang w:val="en-GB"/>
        </w:rPr>
        <w:t>SHA1withRSA</w:t>
      </w:r>
      <w:r w:rsidRPr="00C20B64">
        <w:rPr>
          <w:lang w:val="en-GB"/>
        </w:rPr>
        <w:t>");</w:t>
      </w:r>
    </w:p>
    <w:p w14:paraId="1059A6E4" w14:textId="77777777" w:rsidR="009F4BDE" w:rsidRDefault="009F4BDE" w:rsidP="00E169C1">
      <w:pPr>
        <w:pStyle w:val="Kop3"/>
      </w:pPr>
      <w:bookmarkStart w:id="202" w:name="_Toc36121733"/>
      <w:r>
        <w:lastRenderedPageBreak/>
        <w:t>How to AES encrypt?</w:t>
      </w:r>
      <w:bookmarkEnd w:id="202"/>
    </w:p>
    <w:p w14:paraId="2A484223" w14:textId="29988D20" w:rsidR="009F4BDE" w:rsidRPr="009F4BDE" w:rsidRDefault="009F4BDE" w:rsidP="00E169C1">
      <w:pPr>
        <w:pStyle w:val="Code"/>
      </w:pPr>
      <w:r w:rsidRPr="009F4BDE">
        <w:t>public byte[] encryptAes(byte[] dataTo</w:t>
      </w:r>
      <w:r>
        <w:t xml:space="preserve">Encrypt, SecretKeySpec aesKey) </w:t>
      </w:r>
      <w:r w:rsidRPr="009F4BDE">
        <w:t xml:space="preserve"> {</w:t>
      </w:r>
    </w:p>
    <w:p w14:paraId="76742D8E" w14:textId="77777777" w:rsidR="003A509B" w:rsidRDefault="009F4BDE" w:rsidP="00E169C1">
      <w:pPr>
        <w:pStyle w:val="Code"/>
      </w:pPr>
      <w:r>
        <w:t>byte[] encryptedData = null;byte iv[] = new byte[16];</w:t>
      </w:r>
      <w:r w:rsidR="003A509B">
        <w:tab/>
      </w:r>
    </w:p>
    <w:p w14:paraId="7BEE158D" w14:textId="77777777" w:rsidR="003A509B" w:rsidRDefault="009F4BDE" w:rsidP="00E169C1">
      <w:pPr>
        <w:pStyle w:val="Code"/>
      </w:pPr>
      <w:r w:rsidRPr="009F4BDE">
        <w:t>SecureRandom random = new SecureRandom();</w:t>
      </w:r>
      <w:r w:rsidR="003A509B">
        <w:tab/>
      </w:r>
    </w:p>
    <w:p w14:paraId="2DA2C0CB" w14:textId="77777777" w:rsidR="003A509B" w:rsidRDefault="003A509B" w:rsidP="00E169C1">
      <w:pPr>
        <w:pStyle w:val="Code"/>
      </w:pPr>
      <w:r>
        <w:t>random.nextBytes(iv);</w:t>
      </w:r>
    </w:p>
    <w:p w14:paraId="07E6B4BB" w14:textId="77777777" w:rsidR="003A509B" w:rsidRDefault="009F4BDE" w:rsidP="00E169C1">
      <w:pPr>
        <w:pStyle w:val="Code"/>
      </w:pPr>
      <w:r w:rsidRPr="009F4BDE">
        <w:t>IvParameterSpec iv</w:t>
      </w:r>
      <w:r>
        <w:t>spec = new IvParameterSpec(iv);</w:t>
      </w:r>
      <w:r w:rsidR="003A509B">
        <w:tab/>
      </w:r>
    </w:p>
    <w:p w14:paraId="30FB4FBC" w14:textId="77777777" w:rsidR="003A509B" w:rsidRDefault="009F4BDE" w:rsidP="00E169C1">
      <w:pPr>
        <w:pStyle w:val="Code"/>
      </w:pPr>
      <w:r w:rsidRPr="009F4BDE">
        <w:t>Cipher aesCipher = Cipher.getIn</w:t>
      </w:r>
      <w:r>
        <w:t>stance("AES/CBC/PKCS5Padding");</w:t>
      </w:r>
      <w:r w:rsidR="003A509B">
        <w:tab/>
      </w:r>
    </w:p>
    <w:p w14:paraId="0D9C2B6B" w14:textId="77777777" w:rsidR="003A509B" w:rsidRDefault="009F4BDE" w:rsidP="00E169C1">
      <w:pPr>
        <w:pStyle w:val="Code"/>
      </w:pPr>
      <w:r w:rsidRPr="009F4BDE">
        <w:t>aesCipher.init(Cipher</w:t>
      </w:r>
      <w:r>
        <w:t>.ENCRYPT_MODE, aesKey, ivspec);</w:t>
      </w:r>
      <w:r w:rsidR="003A509B">
        <w:tab/>
      </w:r>
    </w:p>
    <w:p w14:paraId="387426EB" w14:textId="77777777" w:rsidR="003A509B" w:rsidRDefault="009F4BDE" w:rsidP="00E169C1">
      <w:pPr>
        <w:pStyle w:val="Code"/>
      </w:pPr>
      <w:r w:rsidRPr="009F4BDE">
        <w:t>encryptedData = ae</w:t>
      </w:r>
      <w:r>
        <w:t>sCipher.doFinal(dataToEncrypt);</w:t>
      </w:r>
      <w:r w:rsidR="003A509B">
        <w:tab/>
      </w:r>
    </w:p>
    <w:p w14:paraId="640ADC00" w14:textId="77777777" w:rsidR="003A509B" w:rsidRDefault="009F4BDE" w:rsidP="00E169C1">
      <w:pPr>
        <w:pStyle w:val="Code"/>
      </w:pPr>
      <w:r w:rsidRPr="009F4BDE">
        <w:t>byte[] combined = new byte[iv.</w:t>
      </w:r>
      <w:r>
        <w:t>length + encryptedData.length];</w:t>
      </w:r>
      <w:r w:rsidR="003A509B">
        <w:tab/>
      </w:r>
    </w:p>
    <w:p w14:paraId="32DDFF53" w14:textId="77777777" w:rsidR="003A509B" w:rsidRDefault="009F4BDE" w:rsidP="00E169C1">
      <w:pPr>
        <w:pStyle w:val="Code"/>
      </w:pPr>
      <w:r w:rsidRPr="009F4BDE">
        <w:t>System.arraycopy(</w:t>
      </w:r>
      <w:r>
        <w:t>iv, 0, combined, 0, iv.length);</w:t>
      </w:r>
      <w:r w:rsidR="003A509B">
        <w:tab/>
      </w:r>
    </w:p>
    <w:p w14:paraId="4E2F82F6" w14:textId="0998E6C7" w:rsidR="009F4BDE" w:rsidRPr="009F4BDE" w:rsidRDefault="009F4BDE" w:rsidP="00E169C1">
      <w:pPr>
        <w:pStyle w:val="Code"/>
      </w:pPr>
      <w:r w:rsidRPr="009F4BDE">
        <w:t>System.arraycopy(encryptedData, 0, combined, iv</w:t>
      </w:r>
      <w:r>
        <w:t>.length, encryptedData.length);</w:t>
      </w:r>
      <w:r w:rsidR="003A509B">
        <w:tab/>
      </w:r>
    </w:p>
    <w:p w14:paraId="0FBFFACD" w14:textId="07744E18" w:rsidR="009F4BDE" w:rsidRPr="009F4BDE" w:rsidRDefault="003A509B" w:rsidP="00E169C1">
      <w:pPr>
        <w:pStyle w:val="Code"/>
      </w:pPr>
      <w:r>
        <w:tab/>
      </w:r>
      <w:r w:rsidR="009F4BDE" w:rsidRPr="009F4BDE">
        <w:t>return Base64.encodeBase64(combined);</w:t>
      </w:r>
    </w:p>
    <w:p w14:paraId="77DFCDDD" w14:textId="53053F5F" w:rsidR="009F4BDE" w:rsidRDefault="009F4BDE" w:rsidP="00E169C1">
      <w:pPr>
        <w:pStyle w:val="Code"/>
      </w:pPr>
      <w:r w:rsidRPr="009F4BDE">
        <w:tab/>
        <w:t>}</w:t>
      </w:r>
      <w:r>
        <w:t xml:space="preserve"> </w:t>
      </w:r>
    </w:p>
    <w:p w14:paraId="7BBBE5A9" w14:textId="6227B142" w:rsidR="009F4BDE" w:rsidRDefault="009F4BDE" w:rsidP="00E169C1">
      <w:pPr>
        <w:pStyle w:val="Kop3"/>
      </w:pPr>
      <w:bookmarkStart w:id="203" w:name="_Toc36121734"/>
      <w:r>
        <w:t>How to AES decrypt?</w:t>
      </w:r>
      <w:bookmarkEnd w:id="203"/>
    </w:p>
    <w:p w14:paraId="134A8F53" w14:textId="7B97043C" w:rsidR="009F4BDE" w:rsidRPr="003A509B" w:rsidRDefault="009F4BDE" w:rsidP="00E169C1">
      <w:pPr>
        <w:pStyle w:val="Code"/>
      </w:pPr>
      <w:r w:rsidRPr="003A509B">
        <w:t>public byte[] decryptAes(byte[] encryptedData, byte[] key) {</w:t>
      </w:r>
    </w:p>
    <w:p w14:paraId="2E691821" w14:textId="704649A0" w:rsidR="009F4BDE" w:rsidRPr="003A509B" w:rsidRDefault="003A509B" w:rsidP="00E169C1">
      <w:pPr>
        <w:pStyle w:val="Code"/>
      </w:pPr>
      <w:r>
        <w:tab/>
      </w:r>
      <w:r w:rsidR="009F4BDE" w:rsidRPr="003A509B">
        <w:t>byte[] decryptedData = null;</w:t>
      </w:r>
    </w:p>
    <w:p w14:paraId="10CF6D94" w14:textId="538367CD" w:rsidR="009F4BDE" w:rsidRPr="003A509B" w:rsidRDefault="009F4BDE" w:rsidP="00E169C1">
      <w:pPr>
        <w:pStyle w:val="Code"/>
      </w:pPr>
      <w:r w:rsidRPr="003A509B">
        <w:tab/>
        <w:t>byte[] iv = new byte[16];</w:t>
      </w:r>
    </w:p>
    <w:p w14:paraId="0D6B6286" w14:textId="7331F3DE" w:rsidR="009F4BDE" w:rsidRPr="003A509B" w:rsidRDefault="009F4BDE" w:rsidP="00E169C1">
      <w:pPr>
        <w:pStyle w:val="Code"/>
      </w:pPr>
      <w:r w:rsidRPr="003A509B">
        <w:tab/>
        <w:t>System.arraycopy(encryptedData, 0, iv, 0, iv.length);</w:t>
      </w:r>
    </w:p>
    <w:p w14:paraId="6BAF69A5" w14:textId="5E658807" w:rsidR="009F4BDE" w:rsidRPr="003A509B" w:rsidRDefault="009F4BDE" w:rsidP="00E169C1">
      <w:pPr>
        <w:pStyle w:val="Code"/>
      </w:pPr>
      <w:r w:rsidRPr="003A509B">
        <w:tab/>
        <w:t>SecretKeySpec secretKeySpecy = new SecretKeySpec(key, "AES");</w:t>
      </w:r>
    </w:p>
    <w:p w14:paraId="4374DD45" w14:textId="78206276" w:rsidR="009F4BDE" w:rsidRPr="003A509B" w:rsidRDefault="009F4BDE" w:rsidP="00E169C1">
      <w:pPr>
        <w:pStyle w:val="Code"/>
      </w:pPr>
      <w:r w:rsidRPr="003A509B">
        <w:tab/>
        <w:t>Cipher aescipher = Cipher.getInstance("AES/CBC/PKCS5Padding");</w:t>
      </w:r>
    </w:p>
    <w:p w14:paraId="7559837E" w14:textId="0D6E349E" w:rsidR="009F4BDE" w:rsidRPr="003A509B" w:rsidRDefault="009F4BDE" w:rsidP="00E169C1">
      <w:pPr>
        <w:pStyle w:val="Code"/>
      </w:pPr>
      <w:r w:rsidRPr="003A509B">
        <w:tab/>
        <w:t>aescipher.init(Cipher.DECRYPT_MODE, secretKeySpecy, new IvParameterSpec(iv));</w:t>
      </w:r>
    </w:p>
    <w:p w14:paraId="06167A67" w14:textId="57E54C84" w:rsidR="009F4BDE" w:rsidRPr="003A509B" w:rsidRDefault="009F4BDE" w:rsidP="00E169C1">
      <w:pPr>
        <w:pStyle w:val="Code"/>
      </w:pPr>
      <w:r w:rsidRPr="003A509B">
        <w:tab/>
        <w:t>byte[] encryptedDataWithOffset = new byte[encryptedData.length - 16];</w:t>
      </w:r>
    </w:p>
    <w:p w14:paraId="27627E30" w14:textId="4FDF3199" w:rsidR="009F4BDE" w:rsidRPr="003A509B" w:rsidRDefault="009F4BDE" w:rsidP="00E169C1">
      <w:pPr>
        <w:pStyle w:val="Code"/>
      </w:pPr>
      <w:r w:rsidRPr="003A509B">
        <w:tab/>
        <w:t>System.arraycopy(encryptedData, 16, encryptedDataWithOffset, 0, encryptedDataWithOffset.length);</w:t>
      </w:r>
    </w:p>
    <w:p w14:paraId="088FB6D5" w14:textId="514D7936" w:rsidR="009F4BDE" w:rsidRPr="003A509B" w:rsidRDefault="009F4BDE" w:rsidP="00E169C1">
      <w:pPr>
        <w:pStyle w:val="Code"/>
      </w:pPr>
      <w:r w:rsidRPr="003A509B">
        <w:tab/>
        <w:t>decryptedData = aescipher.doFinal(encryptedDataWithOffset);</w:t>
      </w:r>
    </w:p>
    <w:p w14:paraId="171ED699" w14:textId="5BD151E0" w:rsidR="009F4BDE" w:rsidRPr="003A509B" w:rsidRDefault="009F4BDE" w:rsidP="00E169C1">
      <w:pPr>
        <w:pStyle w:val="Code"/>
      </w:pPr>
      <w:r w:rsidRPr="003A509B">
        <w:tab/>
        <w:t>String SealedMessageDecrypted = new String(decryptedData, "UTF-8");</w:t>
      </w:r>
    </w:p>
    <w:p w14:paraId="151B5A91" w14:textId="6E3BA4AD" w:rsidR="009F4BDE" w:rsidRPr="003A509B" w:rsidRDefault="009F4BDE" w:rsidP="00E169C1">
      <w:pPr>
        <w:pStyle w:val="Code"/>
      </w:pPr>
      <w:r w:rsidRPr="003A509B">
        <w:tab/>
        <w:t>return decryptedData;</w:t>
      </w:r>
    </w:p>
    <w:p w14:paraId="27C81C33" w14:textId="01296E8C" w:rsidR="009F4BDE" w:rsidRPr="003A509B" w:rsidRDefault="009F4BDE" w:rsidP="00E169C1">
      <w:pPr>
        <w:pStyle w:val="Code"/>
      </w:pPr>
      <w:r w:rsidRPr="003A509B">
        <w:tab/>
        <w:t>}</w:t>
      </w:r>
    </w:p>
    <w:p w14:paraId="1DA91CA0" w14:textId="17E78479" w:rsidR="009F4BDE" w:rsidRDefault="00491805" w:rsidP="00E169C1">
      <w:pPr>
        <w:pStyle w:val="Kop3"/>
      </w:pPr>
      <w:bookmarkStart w:id="204" w:name="_Toc36121735"/>
      <w:r>
        <w:t>How to do RSA encryption?</w:t>
      </w:r>
      <w:bookmarkEnd w:id="204"/>
    </w:p>
    <w:p w14:paraId="02576A59" w14:textId="77777777" w:rsidR="003A509B" w:rsidRDefault="00491805" w:rsidP="00E169C1">
      <w:pPr>
        <w:pStyle w:val="Code"/>
      </w:pPr>
      <w:r w:rsidRPr="00491805">
        <w:t>private byte[] encryptRsa(PublicKey publicKey, byte[] clea</w:t>
      </w:r>
      <w:r w:rsidR="000B3E49">
        <w:t>rData) {</w:t>
      </w:r>
    </w:p>
    <w:p w14:paraId="5BD2A9BB" w14:textId="77777777" w:rsidR="003A509B" w:rsidRPr="000B26C8" w:rsidRDefault="000B3E49" w:rsidP="00E169C1">
      <w:pPr>
        <w:pStyle w:val="Code"/>
        <w:rPr>
          <w:lang w:val="fr-BE"/>
        </w:rPr>
      </w:pPr>
      <w:r w:rsidRPr="000B26C8">
        <w:rPr>
          <w:lang w:val="fr-BE"/>
        </w:rPr>
        <w:t xml:space="preserve">Cipher </w:t>
      </w:r>
      <w:r w:rsidR="00491805" w:rsidRPr="000B26C8">
        <w:rPr>
          <w:lang w:val="fr-BE"/>
        </w:rPr>
        <w:t>rsa = Cipher.getInstance(ENCRYPTION_ALGORITHM);</w:t>
      </w:r>
    </w:p>
    <w:p w14:paraId="3EE3CBBC" w14:textId="77777777" w:rsidR="003A509B" w:rsidRPr="000B26C8" w:rsidRDefault="00491805" w:rsidP="00E169C1">
      <w:pPr>
        <w:pStyle w:val="Code"/>
        <w:rPr>
          <w:lang w:val="fr-BE"/>
        </w:rPr>
      </w:pPr>
      <w:r w:rsidRPr="000B26C8">
        <w:rPr>
          <w:lang w:val="fr-BE"/>
        </w:rPr>
        <w:t>rsa.init(Cipher.ENCRYPT_MODE, publicKey);</w:t>
      </w:r>
    </w:p>
    <w:p w14:paraId="74DFD641" w14:textId="77777777" w:rsidR="003A509B" w:rsidRDefault="00491805" w:rsidP="00E169C1">
      <w:pPr>
        <w:pStyle w:val="Code"/>
      </w:pPr>
      <w:r w:rsidRPr="00491805">
        <w:t>ByteArrayOutputStream byteOutputStream = new ByteArrayOutputStream();</w:t>
      </w:r>
    </w:p>
    <w:p w14:paraId="39F43053" w14:textId="77777777" w:rsidR="003A509B" w:rsidRDefault="00491805" w:rsidP="00E169C1">
      <w:pPr>
        <w:pStyle w:val="Code"/>
      </w:pPr>
      <w:r w:rsidRPr="00491805">
        <w:t>CipherOutputStream os = new CipherOutpu</w:t>
      </w:r>
      <w:r w:rsidR="003A509B">
        <w:t>tStream(byteOutputStream, rsa);</w:t>
      </w:r>
    </w:p>
    <w:p w14:paraId="330EC71C" w14:textId="77777777" w:rsidR="003A509B" w:rsidRDefault="003A509B" w:rsidP="00E169C1">
      <w:pPr>
        <w:pStyle w:val="Code"/>
      </w:pPr>
      <w:r>
        <w:t>os.write(clearData);</w:t>
      </w:r>
    </w:p>
    <w:p w14:paraId="2AA1EDA1" w14:textId="77777777" w:rsidR="003A509B" w:rsidRDefault="003A509B" w:rsidP="00E169C1">
      <w:pPr>
        <w:pStyle w:val="Code"/>
      </w:pPr>
      <w:r>
        <w:t>os.flush();</w:t>
      </w:r>
    </w:p>
    <w:p w14:paraId="13740C69" w14:textId="77777777" w:rsidR="003A509B" w:rsidRDefault="003A509B" w:rsidP="00E169C1">
      <w:pPr>
        <w:pStyle w:val="Code"/>
      </w:pPr>
      <w:r>
        <w:t>os.close();</w:t>
      </w:r>
    </w:p>
    <w:p w14:paraId="6769A25E" w14:textId="77777777" w:rsidR="003A509B" w:rsidRDefault="00491805" w:rsidP="00E169C1">
      <w:pPr>
        <w:pStyle w:val="Code"/>
      </w:pPr>
      <w:r w:rsidRPr="00491805">
        <w:t>return Base64.encodeBase64(byteOutputStream.toByteArray());</w:t>
      </w:r>
    </w:p>
    <w:p w14:paraId="537DB076" w14:textId="5A86DDFE" w:rsidR="00491805" w:rsidRDefault="00491805" w:rsidP="00E169C1">
      <w:pPr>
        <w:pStyle w:val="Code"/>
      </w:pPr>
      <w:r w:rsidRPr="00491805">
        <w:t>}</w:t>
      </w:r>
    </w:p>
    <w:p w14:paraId="2B8099C9" w14:textId="60041C36" w:rsidR="000B3E49" w:rsidRDefault="000B3E49" w:rsidP="00E169C1">
      <w:pPr>
        <w:pStyle w:val="Kop3"/>
      </w:pPr>
      <w:bookmarkStart w:id="205" w:name="_Toc36121736"/>
      <w:r>
        <w:t xml:space="preserve">How to do </w:t>
      </w:r>
      <w:r w:rsidRPr="003A509B">
        <w:rPr>
          <w:rStyle w:val="Kop3Char"/>
        </w:rPr>
        <w:t>RSA</w:t>
      </w:r>
      <w:r>
        <w:t xml:space="preserve"> decryption</w:t>
      </w:r>
      <w:bookmarkEnd w:id="205"/>
    </w:p>
    <w:p w14:paraId="707DD080" w14:textId="0B76F2EB" w:rsidR="000B3E49" w:rsidRPr="000B3E49" w:rsidRDefault="000B3E49" w:rsidP="00E169C1">
      <w:pPr>
        <w:pStyle w:val="Code"/>
      </w:pPr>
      <w:r>
        <w:t>private</w:t>
      </w:r>
      <w:r w:rsidRPr="000B3E49">
        <w:t xml:space="preserve"> byte[] decryptRsa(PrivateKey priva</w:t>
      </w:r>
      <w:r>
        <w:t xml:space="preserve">teKey, byte[] data) </w:t>
      </w:r>
      <w:r w:rsidRPr="000B3E49">
        <w:t>{</w:t>
      </w:r>
    </w:p>
    <w:p w14:paraId="42D7DEE1" w14:textId="77777777" w:rsidR="003A509B" w:rsidRPr="000B26C8" w:rsidRDefault="000B3E49" w:rsidP="00E169C1">
      <w:pPr>
        <w:pStyle w:val="Code"/>
        <w:rPr>
          <w:lang w:val="fr-BE"/>
        </w:rPr>
      </w:pPr>
      <w:r w:rsidRPr="000B26C8">
        <w:rPr>
          <w:lang w:val="fr-BE"/>
        </w:rPr>
        <w:t>Cipher rsa = Cipher.getInstance(ENCRYPTION_ALGORITHM);</w:t>
      </w:r>
    </w:p>
    <w:p w14:paraId="113596EF" w14:textId="77777777" w:rsidR="003A509B" w:rsidRPr="000B26C8" w:rsidRDefault="000B3E49" w:rsidP="00E169C1">
      <w:pPr>
        <w:pStyle w:val="Code"/>
        <w:rPr>
          <w:lang w:val="fr-BE"/>
        </w:rPr>
      </w:pPr>
      <w:r w:rsidRPr="000B26C8">
        <w:rPr>
          <w:lang w:val="fr-BE"/>
        </w:rPr>
        <w:t>rsa.init(Cipher.DECRYPT_MODE, privateKey);</w:t>
      </w:r>
    </w:p>
    <w:p w14:paraId="69675939" w14:textId="77777777" w:rsidR="003A509B" w:rsidRDefault="000B3E49" w:rsidP="00E169C1">
      <w:pPr>
        <w:pStyle w:val="Code"/>
      </w:pPr>
      <w:r w:rsidRPr="000B3E49">
        <w:t>ByteArrayOutputStream byteOutputStream</w:t>
      </w:r>
      <w:r w:rsidR="003A509B">
        <w:t xml:space="preserve"> = new ByteArrayOutputStream();</w:t>
      </w:r>
    </w:p>
    <w:p w14:paraId="37BB89F4" w14:textId="77777777" w:rsidR="003A509B" w:rsidRDefault="000B3E49" w:rsidP="00E169C1">
      <w:pPr>
        <w:pStyle w:val="Code"/>
      </w:pPr>
      <w:r w:rsidRPr="000B3E49">
        <w:t>CipherOutputStream os = new CipherOutpu</w:t>
      </w:r>
      <w:r w:rsidR="003A509B">
        <w:t>tStream(byteOutputStream, rsa);</w:t>
      </w:r>
    </w:p>
    <w:p w14:paraId="130E9948" w14:textId="77777777" w:rsidR="003A509B" w:rsidRDefault="000B3E49" w:rsidP="00E169C1">
      <w:pPr>
        <w:pStyle w:val="Code"/>
      </w:pPr>
      <w:r w:rsidRPr="000B3E49">
        <w:t>os.write(</w:t>
      </w:r>
      <w:r w:rsidR="003A509B">
        <w:t>data);</w:t>
      </w:r>
    </w:p>
    <w:p w14:paraId="60B8FF7E" w14:textId="77777777" w:rsidR="003A509B" w:rsidRDefault="003A509B" w:rsidP="00E169C1">
      <w:pPr>
        <w:pStyle w:val="Code"/>
      </w:pPr>
      <w:r>
        <w:t>os.flush();</w:t>
      </w:r>
    </w:p>
    <w:p w14:paraId="7CB0005A" w14:textId="77777777" w:rsidR="003A509B" w:rsidRDefault="003A509B" w:rsidP="00E169C1">
      <w:pPr>
        <w:pStyle w:val="Code"/>
      </w:pPr>
      <w:r>
        <w:t>os.close();</w:t>
      </w:r>
    </w:p>
    <w:p w14:paraId="6C90957F" w14:textId="070A6E97" w:rsidR="000B3E49" w:rsidRPr="000B3E49" w:rsidRDefault="000B3E49" w:rsidP="00E169C1">
      <w:pPr>
        <w:pStyle w:val="Code"/>
      </w:pPr>
      <w:r w:rsidRPr="000B3E49">
        <w:lastRenderedPageBreak/>
        <w:t>return byteOutputStream.toByteArray();</w:t>
      </w:r>
    </w:p>
    <w:p w14:paraId="27C8DE47" w14:textId="01C41616" w:rsidR="000B3E49" w:rsidRPr="00C20B64" w:rsidRDefault="000B3E49" w:rsidP="00E169C1">
      <w:pPr>
        <w:pStyle w:val="Code"/>
      </w:pPr>
      <w:r w:rsidRPr="000B3E49">
        <w:tab/>
        <w:t>}</w:t>
      </w:r>
    </w:p>
    <w:p w14:paraId="5335BA6F" w14:textId="6EF867A6" w:rsidR="00A55183" w:rsidRDefault="00FE03B6" w:rsidP="00E169C1">
      <w:pPr>
        <w:pStyle w:val="Kop1"/>
      </w:pPr>
      <w:bookmarkStart w:id="206" w:name="_Toc36121737"/>
      <w:r>
        <w:lastRenderedPageBreak/>
        <w:t>Test Cases – Validation Approach</w:t>
      </w:r>
      <w:bookmarkEnd w:id="206"/>
    </w:p>
    <w:p w14:paraId="76270FF3" w14:textId="77777777" w:rsidR="003B219B" w:rsidRDefault="003B219B"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each insurer based on effective scanning of the patient his identification means</w:t>
      </w:r>
    </w:p>
    <w:p w14:paraId="10A1D4A8" w14:textId="77777777" w:rsidR="00E7142F" w:rsidRDefault="00E7142F"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based on the scanning of the reference documents provided by the insurer to the patient</w:t>
      </w:r>
    </w:p>
    <w:p w14:paraId="6B1BD3FB" w14:textId="77777777" w:rsidR="00E7142F" w:rsidRDefault="00E7142F"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the proof of pharmacy activation</w:t>
      </w:r>
    </w:p>
    <w:p w14:paraId="33E82913" w14:textId="77777777" w:rsidR="00E7142F" w:rsidRDefault="00E7142F"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failure for pharmacies not having a Assurpharma service activated</w:t>
      </w:r>
    </w:p>
    <w:p w14:paraId="280C28AA" w14:textId="77777777"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erroneous CBFA number</w:t>
      </w:r>
    </w:p>
    <w:p w14:paraId="719EB945" w14:textId="18D6E3FB"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erroneous patient identification</w:t>
      </w:r>
    </w:p>
    <w:p w14:paraId="06F4C650" w14:textId="77777777"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invalid UUID</w:t>
      </w:r>
    </w:p>
    <w:p w14:paraId="7BFADC55" w14:textId="77777777" w:rsidR="008F2E3D"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full dataset</w:t>
      </w:r>
    </w:p>
    <w:p w14:paraId="539BE44C" w14:textId="5FB9F641" w:rsidR="003B219B" w:rsidRPr="002E1683" w:rsidRDefault="008F2E3D" w:rsidP="003B219B">
      <w:pPr>
        <w:pStyle w:val="Lijstalinea"/>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w:t>
      </w:r>
    </w:p>
    <w:p w14:paraId="400E0D75" w14:textId="77777777" w:rsidR="003B219B" w:rsidRPr="003B219B" w:rsidRDefault="003B219B" w:rsidP="003B219B">
      <w:pPr>
        <w:rPr>
          <w:lang w:val="en-GB"/>
        </w:rPr>
      </w:pPr>
    </w:p>
    <w:bookmarkEnd w:id="194"/>
    <w:p w14:paraId="189DC337" w14:textId="77777777" w:rsidR="005C3417" w:rsidRPr="005C3417" w:rsidRDefault="005C3417" w:rsidP="00E169C1"/>
    <w:sectPr w:rsidR="005C3417" w:rsidRPr="005C3417" w:rsidSect="00EC1D34">
      <w:headerReference w:type="default" r:id="rId37"/>
      <w:footerReference w:type="default" r:id="rId38"/>
      <w:headerReference w:type="first" r:id="rId39"/>
      <w:pgSz w:w="11907" w:h="16839" w:code="9"/>
      <w:pgMar w:top="1247" w:right="850"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08A6D" w14:textId="77777777" w:rsidR="004C3824" w:rsidRDefault="004C3824" w:rsidP="00E169C1">
      <w:r>
        <w:separator/>
      </w:r>
    </w:p>
  </w:endnote>
  <w:endnote w:type="continuationSeparator" w:id="0">
    <w:p w14:paraId="52C6AF61" w14:textId="77777777" w:rsidR="004C3824" w:rsidRDefault="004C3824" w:rsidP="00E169C1">
      <w:r>
        <w:continuationSeparator/>
      </w:r>
    </w:p>
  </w:endnote>
  <w:endnote w:type="continuationNotice" w:id="1">
    <w:p w14:paraId="4400E243" w14:textId="77777777" w:rsidR="004C3824" w:rsidRDefault="004C38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iberation Serif">
    <w:altName w:val="Times New Roman"/>
    <w:charset w:val="80"/>
    <w:family w:val="roman"/>
    <w:pitch w:val="variable"/>
  </w:font>
  <w:font w:name="DejaVu Sans">
    <w:altName w:val="MS Mincho"/>
    <w:charset w:val="80"/>
    <w:family w:val="auto"/>
    <w:pitch w:val="variable"/>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FreesiaUPC">
    <w:charset w:val="DE"/>
    <w:family w:val="swiss"/>
    <w:pitch w:val="variable"/>
    <w:sig w:usb0="81000003" w:usb1="00000000" w:usb2="00000000" w:usb3="00000000" w:csb0="00010001"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29C6" w14:textId="03200DF4" w:rsidR="00517E3B" w:rsidRPr="004327F9" w:rsidRDefault="00517E3B" w:rsidP="004327F9">
    <w:pPr>
      <w:pStyle w:val="Voettekst"/>
      <w:pBdr>
        <w:top w:val="single" w:sz="8" w:space="1" w:color="808080" w:themeColor="background1" w:themeShade="80"/>
      </w:pBdr>
      <w:tabs>
        <w:tab w:val="clear" w:pos="9360"/>
        <w:tab w:val="right" w:pos="9781"/>
      </w:tabs>
      <w:rPr>
        <w:i/>
        <w:color w:val="FFFFFF" w:themeColor="background1"/>
        <w:sz w:val="18"/>
        <w:szCs w:val="18"/>
        <w14:textFill>
          <w14:solidFill>
            <w14:schemeClr w14:val="bg1">
              <w14:lumMod w14:val="50000"/>
              <w14:lumMod w14:val="75000"/>
              <w14:lumOff w14:val="25000"/>
              <w14:lumMod w14:val="75000"/>
              <w14:lumOff w14:val="25000"/>
            </w14:schemeClr>
          </w14:solidFill>
        </w14:textFill>
      </w:rPr>
    </w:pP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Strictly confidential</w:t>
    </w:r>
    <w:r w:rsidRPr="004327F9">
      <w:rPr>
        <w:sz w:val="18"/>
        <w:szCs w:val="18"/>
      </w:rPr>
      <w:tab/>
    </w:r>
    <w:r w:rsidRPr="004327F9">
      <w:rPr>
        <w:sz w:val="18"/>
        <w:szCs w:val="18"/>
      </w:rPr>
      <w:tab/>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 xml:space="preserve">Page | </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begin"/>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instrText xml:space="preserve"> PAGE   \* MERGEFORMAT </w:instrTex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separate"/>
    </w:r>
    <w:r>
      <w:rPr>
        <w:i/>
        <w:noProof/>
        <w:color w:val="FFFFFF" w:themeColor="background1"/>
        <w:sz w:val="18"/>
        <w:szCs w:val="18"/>
        <w14:textFill>
          <w14:solidFill>
            <w14:schemeClr w14:val="bg1">
              <w14:lumMod w14:val="50000"/>
              <w14:lumMod w14:val="75000"/>
              <w14:lumOff w14:val="25000"/>
              <w14:lumMod w14:val="75000"/>
              <w14:lumOff w14:val="25000"/>
            </w14:schemeClr>
          </w14:solidFill>
        </w14:textFill>
      </w:rPr>
      <w:t>49</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end"/>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 xml:space="preserve"> of </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begin"/>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instrText xml:space="preserve"> NUMPAGES   \* MERGEFORMAT </w:instrTex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separate"/>
    </w:r>
    <w:r>
      <w:rPr>
        <w:i/>
        <w:noProof/>
        <w:color w:val="FFFFFF" w:themeColor="background1"/>
        <w:sz w:val="18"/>
        <w:szCs w:val="18"/>
        <w14:textFill>
          <w14:solidFill>
            <w14:schemeClr w14:val="bg1">
              <w14:lumMod w14:val="50000"/>
              <w14:lumMod w14:val="75000"/>
              <w14:lumOff w14:val="25000"/>
              <w14:lumMod w14:val="75000"/>
              <w14:lumOff w14:val="25000"/>
            </w14:schemeClr>
          </w14:solidFill>
        </w14:textFill>
      </w:rPr>
      <w:t>50</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4F9B9" w14:textId="77777777" w:rsidR="004C3824" w:rsidRDefault="004C3824" w:rsidP="00E169C1">
      <w:r>
        <w:separator/>
      </w:r>
    </w:p>
  </w:footnote>
  <w:footnote w:type="continuationSeparator" w:id="0">
    <w:p w14:paraId="10772FF0" w14:textId="77777777" w:rsidR="004C3824" w:rsidRDefault="004C3824" w:rsidP="00E169C1">
      <w:r>
        <w:continuationSeparator/>
      </w:r>
    </w:p>
  </w:footnote>
  <w:footnote w:type="continuationNotice" w:id="1">
    <w:p w14:paraId="30264224" w14:textId="77777777" w:rsidR="004C3824" w:rsidRDefault="004C3824">
      <w:pPr>
        <w:spacing w:after="0" w:line="240" w:lineRule="auto"/>
      </w:pPr>
    </w:p>
  </w:footnote>
  <w:footnote w:id="2">
    <w:p w14:paraId="7CF874DE" w14:textId="7A1213D9" w:rsidR="00517E3B" w:rsidRPr="00E169C1" w:rsidRDefault="00517E3B" w:rsidP="006E1FDA">
      <w:pPr>
        <w:pStyle w:val="Tekstopmerking"/>
        <w:rPr>
          <w:lang w:val="nl-BE"/>
        </w:rPr>
      </w:pPr>
      <w:r>
        <w:rPr>
          <w:rStyle w:val="Voetnootmarkering"/>
        </w:rPr>
        <w:footnoteRef/>
      </w:r>
      <w:r w:rsidRPr="00E51A75">
        <w:t xml:space="preserve"> This question is not actively asked</w:t>
      </w:r>
      <w:r>
        <w:t xml:space="preserve"> by the pharmacist</w:t>
      </w:r>
      <w:r w:rsidRPr="00E51A75">
        <w:t xml:space="preserve">. </w:t>
      </w:r>
      <w:r w:rsidRPr="00E169C1">
        <w:rPr>
          <w:lang w:val="nl-BE"/>
        </w:rPr>
        <w:t xml:space="preserve">Enkel op vraag van de patiënt wordt naar zijn beschikbare gegevens rond de bijkomende verzekering gevraagd.  </w:t>
      </w:r>
    </w:p>
  </w:footnote>
  <w:footnote w:id="3">
    <w:p w14:paraId="62A87463" w14:textId="77777777" w:rsidR="00517E3B" w:rsidRPr="00346790" w:rsidRDefault="00517E3B" w:rsidP="006E1FDA">
      <w:pPr>
        <w:pStyle w:val="Voetnoottekst"/>
      </w:pPr>
      <w:r>
        <w:rPr>
          <w:rStyle w:val="Voetnootmarkering"/>
        </w:rPr>
        <w:footnoteRef/>
      </w:r>
      <w:r>
        <w:t xml:space="preserve"> </w:t>
      </w:r>
      <w:r>
        <w:rPr>
          <w:lang w:val="en-GB"/>
        </w:rPr>
        <w:t>Similar logic is applied as done for Dispensation GUID.</w:t>
      </w:r>
    </w:p>
  </w:footnote>
  <w:footnote w:id="4">
    <w:p w14:paraId="7385F106" w14:textId="77777777" w:rsidR="00517E3B" w:rsidRPr="00205F93" w:rsidRDefault="00517E3B" w:rsidP="006E1FDA">
      <w:pPr>
        <w:pStyle w:val="Voetnoottekst"/>
        <w:rPr>
          <w:lang w:val="en-GB"/>
        </w:rPr>
      </w:pPr>
      <w:r>
        <w:rPr>
          <w:rStyle w:val="Voetnootmarkering"/>
        </w:rPr>
        <w:footnoteRef/>
      </w:r>
      <w:r>
        <w:t xml:space="preserve"> </w:t>
      </w:r>
      <w:r>
        <w:rPr>
          <w:lang w:val="en-GB"/>
        </w:rPr>
        <w:t>In case a connector module is not yet upgraded to the latest version support new system configuration file, it will not fail but only skip the not yet known configuration fields in the system configuration file.</w:t>
      </w:r>
    </w:p>
  </w:footnote>
  <w:footnote w:id="5">
    <w:p w14:paraId="747C6511" w14:textId="77777777" w:rsidR="00517E3B" w:rsidRPr="00205F93" w:rsidRDefault="00517E3B" w:rsidP="006E1FDA">
      <w:pPr>
        <w:pStyle w:val="Voetnoottekst"/>
        <w:rPr>
          <w:lang w:val="en-GB"/>
        </w:rPr>
      </w:pPr>
      <w:r>
        <w:rPr>
          <w:rStyle w:val="Voetnootmarkering"/>
        </w:rPr>
        <w:footnoteRef/>
      </w:r>
      <w:r>
        <w:t xml:space="preserve"> </w:t>
      </w:r>
      <w:r w:rsidRPr="00205F93">
        <w:rPr>
          <w:lang w:val="en-GB"/>
        </w:rPr>
        <w:t>In case CBFA number is not supported by TIP, an error ‘Insurer not supported, CBFA number unknown’ is thrown to pharmacy software and an entry is made in local log.</w:t>
      </w:r>
    </w:p>
  </w:footnote>
  <w:footnote w:id="6">
    <w:p w14:paraId="633E40F9" w14:textId="77777777" w:rsidR="00517E3B" w:rsidRPr="00D13E14" w:rsidRDefault="00517E3B" w:rsidP="006E1FDA">
      <w:pPr>
        <w:pStyle w:val="Voetnoottekst"/>
        <w:rPr>
          <w:lang w:val="en-GB"/>
        </w:rPr>
      </w:pPr>
      <w:r>
        <w:rPr>
          <w:rStyle w:val="Voetnootmarkering"/>
        </w:rPr>
        <w:footnoteRef/>
      </w:r>
      <w:r>
        <w:t xml:space="preserve"> </w:t>
      </w:r>
      <w:r>
        <w:rPr>
          <w:lang w:val="en-GB"/>
        </w:rPr>
        <w:t>Please note the distinction between “end-insurer” and “transporter”.</w:t>
      </w:r>
    </w:p>
  </w:footnote>
  <w:footnote w:id="7">
    <w:p w14:paraId="664F7DC7"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Note that the calling party is here already authenticated &amp; authorized to make this call via the TIP proxy.</w:t>
      </w:r>
    </w:p>
  </w:footnote>
  <w:footnote w:id="8">
    <w:p w14:paraId="129915A9"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Note that the Insurer should have the TIP public key on its server to be able to encrypt the message. When the TIP public key is updated, the insurers should receive the updated version (manual intervention).</w:t>
      </w:r>
    </w:p>
  </w:footnote>
  <w:footnote w:id="9">
    <w:p w14:paraId="15E0AA1F"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The signature of the requestor is checked to ensure integrity of the request and validate public key.</w:t>
      </w:r>
    </w:p>
  </w:footnote>
  <w:footnote w:id="10">
    <w:p w14:paraId="66EB23CD" w14:textId="7D37A72A"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A calling party can only pick up the BVAC messages to which it is authorized. This is checked through the </w:t>
      </w:r>
      <w:r w:rsidRPr="004E0F0C">
        <w:fldChar w:fldCharType="begin"/>
      </w:r>
      <w:r w:rsidRPr="004E0F0C">
        <w:instrText xml:space="preserve"> REF _Ref363680862 \r \h  \* MERGEFORMAT </w:instrText>
      </w:r>
      <w:r w:rsidRPr="004E0F0C">
        <w:fldChar w:fldCharType="separate"/>
      </w:r>
      <w:r w:rsidR="00660E35">
        <w:rPr>
          <w:b/>
          <w:bCs/>
          <w:lang w:val="nl-NL"/>
        </w:rPr>
        <w:t>Fout! Verwijzingsbron niet gevonden.</w:t>
      </w:r>
      <w:r w:rsidRPr="004E0F0C">
        <w:fldChar w:fldCharType="end"/>
      </w:r>
      <w:r w:rsidRPr="004E0F0C">
        <w:t xml:space="preserve"> TIP Insurer configuration and public key (validated in 4). If not an insurer (no CBFA number), the TIP will check if the calling party is available in the party list for the CBFA in the TIP Insurer Configuration, based on public key id, and as such is authorized to pick up the BVAC messages.</w:t>
      </w:r>
    </w:p>
  </w:footnote>
  <w:footnote w:id="11">
    <w:p w14:paraId="65C966AE" w14:textId="77777777" w:rsidR="00517E3B" w:rsidRPr="004E0F0C" w:rsidRDefault="00517E3B" w:rsidP="006E1FDA">
      <w:pPr>
        <w:pStyle w:val="Voetnoottekst"/>
      </w:pPr>
      <w:r w:rsidRPr="004E0F0C">
        <w:rPr>
          <w:rStyle w:val="Voetnootmarkering"/>
          <w:rFonts w:ascii="Calibri" w:hAnsi="Calibri"/>
          <w:vertAlign w:val="baseline"/>
        </w:rPr>
        <w:footnoteRef/>
      </w:r>
      <w:r w:rsidRPr="004E0F0C">
        <w:t xml:space="preserve"> Note that the encryption is not using eHealth, but will be a local encryption using the public key of the requestor (AssurCard, Van Breda, Insurer, ..) that is stored on the TIP.</w:t>
      </w:r>
    </w:p>
    <w:p w14:paraId="7A752109" w14:textId="77777777" w:rsidR="00517E3B" w:rsidRPr="000B141E" w:rsidRDefault="00517E3B" w:rsidP="006E1FDA">
      <w:pPr>
        <w:pStyle w:val="Voetnootteks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493E" w14:textId="1AD2C885" w:rsidR="00517E3B" w:rsidRPr="004327F9" w:rsidRDefault="00517E3B" w:rsidP="004327F9">
    <w:pPr>
      <w:pBdr>
        <w:bottom w:val="single" w:sz="8" w:space="1" w:color="808080" w:themeColor="background1" w:themeShade="80"/>
      </w:pBdr>
      <w:rPr>
        <w:color w:val="FFFFFF" w:themeColor="background1"/>
        <w:sz w:val="18"/>
        <w:szCs w:val="18"/>
        <w14:textFill>
          <w14:solidFill>
            <w14:schemeClr w14:val="bg1">
              <w14:lumMod w14:val="65000"/>
              <w14:lumMod w14:val="75000"/>
              <w14:lumOff w14:val="25000"/>
              <w14:lumMod w14:val="75000"/>
              <w14:lumOff w14:val="25000"/>
            </w14:schemeClr>
          </w14:solidFill>
        </w14:textFill>
      </w:rPr>
    </w:pP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begin"/>
    </w: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instrText xml:space="preserve"> FILENAME  \* Lower  \* MERGEFORMAT </w:instrText>
    </w: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separate"/>
    </w:r>
    <w:r w:rsidR="00660E35">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assurpharma_integrationspecification_v2.3.1.docx</w: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end"/>
    </w:r>
    <w:r w:rsidRPr="004327F9">
      <w:rPr>
        <w:noProof/>
        <w:color w:val="FFFFFF" w:themeColor="background1"/>
        <w:sz w:val="18"/>
        <w:szCs w:val="18"/>
        <w:lang w:val="fr-BE" w:eastAsia="zh-CN"/>
        <w14:textFill>
          <w14:solidFill>
            <w14:schemeClr w14:val="bg1">
              <w14:lumMod w14:val="65000"/>
              <w14:lumMod w14:val="75000"/>
              <w14:lumOff w14:val="25000"/>
              <w14:lumMod w14:val="75000"/>
              <w14:lumOff w14:val="25000"/>
            </w14:schemeClr>
          </w14:solidFill>
        </w14:textFill>
      </w:rPr>
      <w:drawing>
        <wp:anchor distT="0" distB="0" distL="114300" distR="114300" simplePos="0" relativeHeight="251657216" behindDoc="0" locked="0" layoutInCell="1" allowOverlap="1" wp14:anchorId="55FE29C7" wp14:editId="24C98DF6">
          <wp:simplePos x="0" y="0"/>
          <wp:positionH relativeFrom="margin">
            <wp:posOffset>5598160</wp:posOffset>
          </wp:positionH>
          <wp:positionV relativeFrom="margin">
            <wp:posOffset>-564515</wp:posOffset>
          </wp:positionV>
          <wp:extent cx="601980" cy="419100"/>
          <wp:effectExtent l="0" t="0" r="762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p>
  <w:p w14:paraId="55FE29C5" w14:textId="5E7F1336" w:rsidR="00517E3B" w:rsidRPr="004327F9" w:rsidRDefault="00517E3B" w:rsidP="004327F9">
    <w:pPr>
      <w:pBdr>
        <w:bottom w:val="single" w:sz="8" w:space="1" w:color="808080" w:themeColor="background1" w:themeShade="80"/>
      </w:pBdr>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pP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 xml:space="preserve">Chapter: </w:t>
    </w:r>
    <w:r w:rsidR="00554A00">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begin"/>
    </w:r>
    <w:r w:rsidR="00554A00">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instrText xml:space="preserve"> STYLEREF  "Kop 1" </w:instrText>
    </w:r>
    <w:r w:rsidR="00554A00">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separate"/>
    </w:r>
    <w:r w:rsidR="00660E35">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Test Cases – Validation Approach</w:t>
    </w:r>
    <w:r w:rsidR="00554A00">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B57C" w14:textId="04273A7C" w:rsidR="00517E3B" w:rsidRDefault="00517E3B" w:rsidP="00E169C1">
    <w:pPr>
      <w:pStyle w:val="Koptekst"/>
    </w:pPr>
    <w:r w:rsidRPr="00C16E26">
      <w:rPr>
        <w:smallCaps/>
        <w:noProof/>
        <w:color w:val="FFFFFF" w:themeColor="background1"/>
        <w:sz w:val="16"/>
        <w:szCs w:val="16"/>
        <w:lang w:val="fr-BE" w:eastAsia="zh-CN"/>
        <w14:textFill>
          <w14:solidFill>
            <w14:schemeClr w14:val="bg1">
              <w14:lumMod w14:val="50000"/>
              <w14:lumMod w14:val="75000"/>
              <w14:lumOff w14:val="25000"/>
              <w14:lumMod w14:val="75000"/>
              <w14:lumOff w14:val="25000"/>
            </w14:schemeClr>
          </w14:solidFill>
        </w14:textFill>
      </w:rPr>
      <w:drawing>
        <wp:anchor distT="0" distB="0" distL="114300" distR="114300" simplePos="0" relativeHeight="251658241" behindDoc="0" locked="0" layoutInCell="1" allowOverlap="1" wp14:anchorId="1EB89803" wp14:editId="2AAC757F">
          <wp:simplePos x="0" y="0"/>
          <wp:positionH relativeFrom="margin">
            <wp:posOffset>5340350</wp:posOffset>
          </wp:positionH>
          <wp:positionV relativeFrom="margin">
            <wp:posOffset>-737235</wp:posOffset>
          </wp:positionV>
          <wp:extent cx="1010920" cy="703580"/>
          <wp:effectExtent l="0" t="0" r="0"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0920" cy="703580"/>
                  </a:xfrm>
                  <a:prstGeom prst="rect">
                    <a:avLst/>
                  </a:prstGeom>
                </pic:spPr>
              </pic:pic>
            </a:graphicData>
          </a:graphic>
          <wp14:sizeRelH relativeFrom="margin">
            <wp14:pctWidth>0</wp14:pctWidth>
          </wp14:sizeRelH>
          <wp14:sizeRelV relativeFrom="margin">
            <wp14:pctHeight>0</wp14:pctHeight>
          </wp14:sizeRelV>
        </wp:anchor>
      </w:drawing>
    </w:r>
    <w:r>
      <w:rPr>
        <w:noProof/>
        <w:lang w:val="fr-BE" w:eastAsia="zh-CN"/>
      </w:rPr>
      <w:drawing>
        <wp:inline distT="0" distB="0" distL="0" distR="0" wp14:anchorId="35244AC6" wp14:editId="4C556C44">
          <wp:extent cx="1630680" cy="678327"/>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AFLUX LOGO.eps"/>
                  <pic:cNvPicPr/>
                </pic:nvPicPr>
                <pic:blipFill>
                  <a:blip r:embed="rId2">
                    <a:extLst>
                      <a:ext uri="{28A0092B-C50C-407E-A947-70E740481C1C}">
                        <a14:useLocalDpi xmlns:a14="http://schemas.microsoft.com/office/drawing/2010/main" val="0"/>
                      </a:ext>
                    </a:extLst>
                  </a:blip>
                  <a:stretch>
                    <a:fillRect/>
                  </a:stretch>
                </pic:blipFill>
                <pic:spPr>
                  <a:xfrm>
                    <a:off x="0" y="0"/>
                    <a:ext cx="1631401" cy="678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1C1"/>
    <w:multiLevelType w:val="hybridMultilevel"/>
    <w:tmpl w:val="2F38ED7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F2985"/>
    <w:multiLevelType w:val="hybridMultilevel"/>
    <w:tmpl w:val="220EE2D2"/>
    <w:lvl w:ilvl="0" w:tplc="E9BA2FDA">
      <w:start w:val="1"/>
      <w:numFmt w:val="bullet"/>
      <w:lvlText w:val=""/>
      <w:lvlJc w:val="left"/>
      <w:pPr>
        <w:ind w:left="720" w:hanging="360"/>
      </w:pPr>
      <w:rPr>
        <w:rFonts w:ascii="Wingdings" w:hAnsi="Wingdings" w:hint="default"/>
        <w:color w:val="A8A8A7"/>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A90615E"/>
    <w:multiLevelType w:val="multilevel"/>
    <w:tmpl w:val="3FCCE5BE"/>
    <w:lvl w:ilvl="0">
      <w:start w:val="1"/>
      <w:numFmt w:val="decimal"/>
      <w:pStyle w:val="Kop1"/>
      <w:lvlText w:val="%1"/>
      <w:lvlJc w:val="left"/>
      <w:pPr>
        <w:ind w:left="4969" w:hanging="432"/>
      </w:pPr>
    </w:lvl>
    <w:lvl w:ilvl="1">
      <w:start w:val="1"/>
      <w:numFmt w:val="decimal"/>
      <w:pStyle w:val="Kop2"/>
      <w:lvlText w:val="%1.%2"/>
      <w:lvlJc w:val="left"/>
      <w:pPr>
        <w:ind w:left="1427" w:hanging="576"/>
      </w:pPr>
    </w:lvl>
    <w:lvl w:ilvl="2">
      <w:start w:val="1"/>
      <w:numFmt w:val="decimal"/>
      <w:pStyle w:val="Kop3"/>
      <w:lvlText w:val="%1.%2.%3"/>
      <w:lvlJc w:val="left"/>
      <w:pPr>
        <w:ind w:left="720" w:hanging="720"/>
      </w:pPr>
    </w:lvl>
    <w:lvl w:ilvl="3">
      <w:start w:val="1"/>
      <w:numFmt w:val="decimal"/>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 w15:restartNumberingAfterBreak="0">
    <w:nsid w:val="0B04521B"/>
    <w:multiLevelType w:val="multilevel"/>
    <w:tmpl w:val="32EE2F5E"/>
    <w:lvl w:ilvl="0">
      <w:start w:val="1"/>
      <w:numFmt w:val="bullet"/>
      <w:pStyle w:val="BulletList"/>
      <w:lvlText w:val=""/>
      <w:lvlJc w:val="left"/>
      <w:pPr>
        <w:ind w:left="644" w:hanging="360"/>
      </w:pPr>
      <w:rPr>
        <w:rFonts w:ascii="Wingdings" w:hAnsi="Wingding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4" w15:restartNumberingAfterBreak="0">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104F4E88"/>
    <w:multiLevelType w:val="hybridMultilevel"/>
    <w:tmpl w:val="53E4AE9E"/>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1326536A"/>
    <w:multiLevelType w:val="hybridMultilevel"/>
    <w:tmpl w:val="A34E7EB2"/>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3D45E4"/>
    <w:multiLevelType w:val="hybridMultilevel"/>
    <w:tmpl w:val="A4827D0C"/>
    <w:lvl w:ilvl="0" w:tplc="F3105CC0">
      <w:start w:val="29"/>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8E4A0E"/>
    <w:multiLevelType w:val="hybridMultilevel"/>
    <w:tmpl w:val="0382F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173B59F4"/>
    <w:multiLevelType w:val="hybridMultilevel"/>
    <w:tmpl w:val="400A352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DA1A7D"/>
    <w:multiLevelType w:val="hybridMultilevel"/>
    <w:tmpl w:val="D05CD1D8"/>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93324B"/>
    <w:multiLevelType w:val="multilevel"/>
    <w:tmpl w:val="5C34C4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D214466"/>
    <w:multiLevelType w:val="multilevel"/>
    <w:tmpl w:val="9D5685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05C10CC"/>
    <w:multiLevelType w:val="hybridMultilevel"/>
    <w:tmpl w:val="2DB6F716"/>
    <w:lvl w:ilvl="0" w:tplc="DA3E2976">
      <w:start w:val="1"/>
      <w:numFmt w:val="bullet"/>
      <w:lvlText w:val=""/>
      <w:lvlJc w:val="left"/>
      <w:pPr>
        <w:ind w:left="768" w:hanging="360"/>
      </w:pPr>
      <w:rPr>
        <w:rFonts w:ascii="Wingdings" w:hAnsi="Wingdings" w:hint="default"/>
        <w:color w:val="808080" w:themeColor="background1" w:themeShade="80"/>
      </w:rPr>
    </w:lvl>
    <w:lvl w:ilvl="1" w:tplc="08090003">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5" w15:restartNumberingAfterBreak="0">
    <w:nsid w:val="28707AB6"/>
    <w:multiLevelType w:val="hybridMultilevel"/>
    <w:tmpl w:val="C89CA18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542EB5"/>
    <w:multiLevelType w:val="hybridMultilevel"/>
    <w:tmpl w:val="1BA014D6"/>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19" w15:restartNumberingAfterBreak="0">
    <w:nsid w:val="2D0843CC"/>
    <w:multiLevelType w:val="hybridMultilevel"/>
    <w:tmpl w:val="737CD964"/>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313E54E5"/>
    <w:multiLevelType w:val="hybridMultilevel"/>
    <w:tmpl w:val="23723CF2"/>
    <w:lvl w:ilvl="0" w:tplc="DA3E2976">
      <w:start w:val="1"/>
      <w:numFmt w:val="bullet"/>
      <w:lvlText w:val=""/>
      <w:lvlJc w:val="left"/>
      <w:pPr>
        <w:ind w:left="720" w:hanging="360"/>
      </w:pPr>
      <w:rPr>
        <w:rFonts w:ascii="Wingdings" w:hAnsi="Wingdings"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6663D2"/>
    <w:multiLevelType w:val="hybridMultilevel"/>
    <w:tmpl w:val="7E284B7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EC517E"/>
    <w:multiLevelType w:val="hybridMultilevel"/>
    <w:tmpl w:val="38183C4E"/>
    <w:lvl w:ilvl="0" w:tplc="080C000F">
      <w:start w:val="1"/>
      <w:numFmt w:val="decimal"/>
      <w:lvlText w:val="%1."/>
      <w:lvlJc w:val="left"/>
      <w:pPr>
        <w:ind w:left="795" w:hanging="360"/>
      </w:pPr>
    </w:lvl>
    <w:lvl w:ilvl="1" w:tplc="080C0019">
      <w:start w:val="1"/>
      <w:numFmt w:val="lowerLetter"/>
      <w:lvlText w:val="%2."/>
      <w:lvlJc w:val="left"/>
      <w:pPr>
        <w:ind w:left="1515" w:hanging="360"/>
      </w:pPr>
    </w:lvl>
    <w:lvl w:ilvl="2" w:tplc="080C001B" w:tentative="1">
      <w:start w:val="1"/>
      <w:numFmt w:val="lowerRoman"/>
      <w:lvlText w:val="%3."/>
      <w:lvlJc w:val="right"/>
      <w:pPr>
        <w:ind w:left="2235" w:hanging="180"/>
      </w:pPr>
    </w:lvl>
    <w:lvl w:ilvl="3" w:tplc="080C000F" w:tentative="1">
      <w:start w:val="1"/>
      <w:numFmt w:val="decimal"/>
      <w:lvlText w:val="%4."/>
      <w:lvlJc w:val="left"/>
      <w:pPr>
        <w:ind w:left="2955" w:hanging="360"/>
      </w:pPr>
    </w:lvl>
    <w:lvl w:ilvl="4" w:tplc="080C0019" w:tentative="1">
      <w:start w:val="1"/>
      <w:numFmt w:val="lowerLetter"/>
      <w:lvlText w:val="%5."/>
      <w:lvlJc w:val="left"/>
      <w:pPr>
        <w:ind w:left="3675" w:hanging="360"/>
      </w:pPr>
    </w:lvl>
    <w:lvl w:ilvl="5" w:tplc="080C001B" w:tentative="1">
      <w:start w:val="1"/>
      <w:numFmt w:val="lowerRoman"/>
      <w:lvlText w:val="%6."/>
      <w:lvlJc w:val="right"/>
      <w:pPr>
        <w:ind w:left="4395" w:hanging="180"/>
      </w:pPr>
    </w:lvl>
    <w:lvl w:ilvl="6" w:tplc="080C000F" w:tentative="1">
      <w:start w:val="1"/>
      <w:numFmt w:val="decimal"/>
      <w:lvlText w:val="%7."/>
      <w:lvlJc w:val="left"/>
      <w:pPr>
        <w:ind w:left="5115" w:hanging="360"/>
      </w:pPr>
    </w:lvl>
    <w:lvl w:ilvl="7" w:tplc="080C0019" w:tentative="1">
      <w:start w:val="1"/>
      <w:numFmt w:val="lowerLetter"/>
      <w:lvlText w:val="%8."/>
      <w:lvlJc w:val="left"/>
      <w:pPr>
        <w:ind w:left="5835" w:hanging="360"/>
      </w:pPr>
    </w:lvl>
    <w:lvl w:ilvl="8" w:tplc="080C001B" w:tentative="1">
      <w:start w:val="1"/>
      <w:numFmt w:val="lowerRoman"/>
      <w:lvlText w:val="%9."/>
      <w:lvlJc w:val="right"/>
      <w:pPr>
        <w:ind w:left="6555" w:hanging="180"/>
      </w:pPr>
    </w:lvl>
  </w:abstractNum>
  <w:abstractNum w:abstractNumId="24" w15:restartNumberingAfterBreak="0">
    <w:nsid w:val="3C277117"/>
    <w:multiLevelType w:val="hybridMultilevel"/>
    <w:tmpl w:val="95E4D6E8"/>
    <w:lvl w:ilvl="0" w:tplc="3E76A054">
      <w:start w:val="1"/>
      <w:numFmt w:val="bullet"/>
      <w:pStyle w:val="Lijst"/>
      <w:lvlText w:val=""/>
      <w:lvlJc w:val="left"/>
      <w:pPr>
        <w:ind w:left="1080" w:hanging="360"/>
      </w:pPr>
      <w:rPr>
        <w:rFonts w:ascii="Wingdings" w:hAnsi="Wingdings" w:hint="default"/>
        <w:color w:val="A8A8A7"/>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5" w15:restartNumberingAfterBreak="0">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26" w15:restartNumberingAfterBreak="0">
    <w:nsid w:val="41B5017F"/>
    <w:multiLevelType w:val="hybridMultilevel"/>
    <w:tmpl w:val="063C96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439331B1"/>
    <w:multiLevelType w:val="hybridMultilevel"/>
    <w:tmpl w:val="0E0C465A"/>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4F82200"/>
    <w:multiLevelType w:val="hybridMultilevel"/>
    <w:tmpl w:val="670E1074"/>
    <w:lvl w:ilvl="0" w:tplc="E9BA2FDA">
      <w:start w:val="1"/>
      <w:numFmt w:val="bullet"/>
      <w:lvlText w:val=""/>
      <w:lvlJc w:val="left"/>
      <w:pPr>
        <w:ind w:left="720" w:hanging="360"/>
      </w:pPr>
      <w:rPr>
        <w:rFonts w:ascii="Wingdings" w:hAnsi="Wingdings" w:hint="default"/>
        <w:color w:val="A8A8A7"/>
      </w:rPr>
    </w:lvl>
    <w:lvl w:ilvl="1" w:tplc="08130003">
      <w:start w:val="1"/>
      <w:numFmt w:val="bullet"/>
      <w:lvlText w:val="o"/>
      <w:lvlJc w:val="left"/>
      <w:pPr>
        <w:ind w:left="1440" w:hanging="360"/>
      </w:pPr>
      <w:rPr>
        <w:rFonts w:ascii="Courier New" w:hAnsi="Courier New" w:cs="Courier New" w:hint="default"/>
      </w:rPr>
    </w:lvl>
    <w:lvl w:ilvl="2" w:tplc="0813000B">
      <w:start w:val="1"/>
      <w:numFmt w:val="bullet"/>
      <w:lvlText w:val=""/>
      <w:lvlJc w:val="left"/>
      <w:pPr>
        <w:ind w:left="2160" w:hanging="360"/>
      </w:pPr>
      <w:rPr>
        <w:rFonts w:ascii="Wingdings" w:hAnsi="Wingdings" w:hint="default"/>
      </w:rPr>
    </w:lvl>
    <w:lvl w:ilvl="3" w:tplc="0813000B">
      <w:start w:val="1"/>
      <w:numFmt w:val="bullet"/>
      <w:lvlText w:val=""/>
      <w:lvlJc w:val="left"/>
      <w:pPr>
        <w:ind w:left="2880" w:hanging="360"/>
      </w:pPr>
      <w:rPr>
        <w:rFonts w:ascii="Wingdings" w:hAnsi="Wingdings"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47F828A7"/>
    <w:multiLevelType w:val="multilevel"/>
    <w:tmpl w:val="AB5A1432"/>
    <w:lvl w:ilvl="0">
      <w:start w:val="1"/>
      <w:numFmt w:val="bullet"/>
      <w:lvlText w:val=""/>
      <w:lvlJc w:val="left"/>
      <w:pPr>
        <w:tabs>
          <w:tab w:val="num" w:pos="567"/>
        </w:tabs>
        <w:ind w:left="567" w:hanging="283"/>
      </w:pPr>
      <w:rPr>
        <w:rFonts w:ascii="Wingdings" w:hAnsi="Wingdings" w:hint="default"/>
        <w:color w:val="808080" w:themeColor="background1" w:themeShade="80"/>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30" w15:restartNumberingAfterBreak="0">
    <w:nsid w:val="481505B7"/>
    <w:multiLevelType w:val="hybridMultilevel"/>
    <w:tmpl w:val="CD0A9AEC"/>
    <w:lvl w:ilvl="0" w:tplc="E9BA2FDA">
      <w:start w:val="1"/>
      <w:numFmt w:val="bullet"/>
      <w:lvlText w:val=""/>
      <w:lvlJc w:val="left"/>
      <w:pPr>
        <w:ind w:left="720" w:hanging="360"/>
      </w:pPr>
      <w:rPr>
        <w:rFonts w:ascii="Wingdings" w:hAnsi="Wingdings" w:hint="default"/>
        <w:color w:val="A8A8A7"/>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4A1956C8"/>
    <w:multiLevelType w:val="hybridMultilevel"/>
    <w:tmpl w:val="FBD2346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AB1D50"/>
    <w:multiLevelType w:val="hybridMultilevel"/>
    <w:tmpl w:val="6EF08616"/>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090CD7"/>
    <w:multiLevelType w:val="hybridMultilevel"/>
    <w:tmpl w:val="9FECA89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5C5265"/>
    <w:multiLevelType w:val="hybridMultilevel"/>
    <w:tmpl w:val="6A10493C"/>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36" w15:restartNumberingAfterBreak="0">
    <w:nsid w:val="5A703F08"/>
    <w:multiLevelType w:val="hybridMultilevel"/>
    <w:tmpl w:val="53E4AE9E"/>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7" w15:restartNumberingAfterBreak="0">
    <w:nsid w:val="5EEB35B6"/>
    <w:multiLevelType w:val="hybridMultilevel"/>
    <w:tmpl w:val="70DE63DE"/>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2BC0C8D"/>
    <w:multiLevelType w:val="hybridMultilevel"/>
    <w:tmpl w:val="761C6FA4"/>
    <w:lvl w:ilvl="0" w:tplc="717C463A">
      <w:start w:val="1"/>
      <w:numFmt w:val="bullet"/>
      <w:pStyle w:val="Kop4"/>
      <w:lvlText w:val=""/>
      <w:lvlJc w:val="left"/>
      <w:pPr>
        <w:ind w:left="360" w:hanging="360"/>
      </w:pPr>
      <w:rPr>
        <w:rFonts w:ascii="Wingdings" w:hAnsi="Wingdings" w:hint="default"/>
        <w:color w:val="808080" w:themeColor="background1" w:themeShade="8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4125EA6"/>
    <w:multiLevelType w:val="multilevel"/>
    <w:tmpl w:val="8F9CDE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74A3FB7"/>
    <w:multiLevelType w:val="hybridMultilevel"/>
    <w:tmpl w:val="1FFA2C8C"/>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AD4D9B"/>
    <w:multiLevelType w:val="hybridMultilevel"/>
    <w:tmpl w:val="F3746454"/>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C8E48F6"/>
    <w:multiLevelType w:val="multilevel"/>
    <w:tmpl w:val="7F0EB972"/>
    <w:lvl w:ilvl="0">
      <w:start w:val="1"/>
      <w:numFmt w:val="bullet"/>
      <w:lvlText w:val=""/>
      <w:lvlJc w:val="left"/>
      <w:pPr>
        <w:tabs>
          <w:tab w:val="num" w:pos="850"/>
        </w:tabs>
        <w:ind w:left="850" w:hanging="283"/>
      </w:pPr>
      <w:rPr>
        <w:rFonts w:ascii="Wingdings" w:hAnsi="Wingdings" w:hint="default"/>
      </w:rPr>
    </w:lvl>
    <w:lvl w:ilvl="1">
      <w:start w:val="1"/>
      <w:numFmt w:val="bullet"/>
      <w:lvlText w:val="o"/>
      <w:lvlJc w:val="left"/>
      <w:pPr>
        <w:tabs>
          <w:tab w:val="num" w:pos="1134"/>
        </w:tabs>
        <w:ind w:left="1134" w:hanging="284"/>
      </w:pPr>
      <w:rPr>
        <w:rFonts w:ascii="Courier New" w:hAnsi="Courier New" w:hint="default"/>
      </w:rPr>
    </w:lvl>
    <w:lvl w:ilvl="2">
      <w:start w:val="1"/>
      <w:numFmt w:val="bullet"/>
      <w:lvlText w:val=""/>
      <w:lvlJc w:val="left"/>
      <w:pPr>
        <w:tabs>
          <w:tab w:val="num" w:pos="1417"/>
        </w:tabs>
        <w:ind w:left="1417" w:hanging="283"/>
      </w:pPr>
      <w:rPr>
        <w:rFonts w:ascii="Wingdings" w:hAnsi="Wingdings" w:hint="default"/>
      </w:rPr>
    </w:lvl>
    <w:lvl w:ilvl="3">
      <w:start w:val="1"/>
      <w:numFmt w:val="bullet"/>
      <w:lvlText w:val="o"/>
      <w:lvlJc w:val="left"/>
      <w:pPr>
        <w:tabs>
          <w:tab w:val="num" w:pos="1133"/>
        </w:tabs>
        <w:ind w:left="1133" w:hanging="170"/>
      </w:pPr>
      <w:rPr>
        <w:rFonts w:ascii="Courier New" w:hAnsi="Courier New" w:cs="Courier New" w:hint="default"/>
      </w:rPr>
    </w:lvl>
    <w:lvl w:ilvl="4">
      <w:start w:val="1"/>
      <w:numFmt w:val="lowerLetter"/>
      <w:lvlText w:val="(%5)"/>
      <w:lvlJc w:val="left"/>
      <w:pPr>
        <w:tabs>
          <w:tab w:val="num" w:pos="1303"/>
        </w:tabs>
        <w:ind w:left="1303" w:hanging="170"/>
      </w:pPr>
      <w:rPr>
        <w:rFonts w:hint="default"/>
      </w:rPr>
    </w:lvl>
    <w:lvl w:ilvl="5">
      <w:start w:val="1"/>
      <w:numFmt w:val="lowerRoman"/>
      <w:lvlText w:val="(%6)"/>
      <w:lvlJc w:val="left"/>
      <w:pPr>
        <w:tabs>
          <w:tab w:val="num" w:pos="1473"/>
        </w:tabs>
        <w:ind w:left="1473" w:hanging="170"/>
      </w:pPr>
      <w:rPr>
        <w:rFonts w:hint="default"/>
      </w:rPr>
    </w:lvl>
    <w:lvl w:ilvl="6">
      <w:start w:val="1"/>
      <w:numFmt w:val="decimal"/>
      <w:lvlText w:val="%7."/>
      <w:lvlJc w:val="left"/>
      <w:pPr>
        <w:tabs>
          <w:tab w:val="num" w:pos="1643"/>
        </w:tabs>
        <w:ind w:left="1643" w:hanging="170"/>
      </w:pPr>
      <w:rPr>
        <w:rFonts w:hint="default"/>
      </w:rPr>
    </w:lvl>
    <w:lvl w:ilvl="7">
      <w:start w:val="1"/>
      <w:numFmt w:val="bullet"/>
      <w:lvlText w:val=""/>
      <w:lvlJc w:val="left"/>
      <w:pPr>
        <w:tabs>
          <w:tab w:val="num" w:pos="1813"/>
        </w:tabs>
        <w:ind w:left="1813" w:hanging="170"/>
      </w:pPr>
      <w:rPr>
        <w:rFonts w:ascii="Wingdings" w:hAnsi="Wingdings" w:hint="default"/>
      </w:rPr>
    </w:lvl>
    <w:lvl w:ilvl="8">
      <w:start w:val="1"/>
      <w:numFmt w:val="lowerRoman"/>
      <w:lvlText w:val="%9."/>
      <w:lvlJc w:val="left"/>
      <w:pPr>
        <w:tabs>
          <w:tab w:val="num" w:pos="1983"/>
        </w:tabs>
        <w:ind w:left="1983" w:hanging="170"/>
      </w:pPr>
      <w:rPr>
        <w:rFonts w:hint="default"/>
      </w:rPr>
    </w:lvl>
  </w:abstractNum>
  <w:abstractNum w:abstractNumId="43" w15:restartNumberingAfterBreak="0">
    <w:nsid w:val="6CDD28BD"/>
    <w:multiLevelType w:val="hybridMultilevel"/>
    <w:tmpl w:val="31B8EEE2"/>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2F31E30"/>
    <w:multiLevelType w:val="hybridMultilevel"/>
    <w:tmpl w:val="4B485D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5" w15:restartNumberingAfterBreak="0">
    <w:nsid w:val="74024903"/>
    <w:multiLevelType w:val="hybridMultilevel"/>
    <w:tmpl w:val="6CEAD55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90A57B0"/>
    <w:multiLevelType w:val="hybridMultilevel"/>
    <w:tmpl w:val="81FE55B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1">
      <w:start w:val="1"/>
      <w:numFmt w:val="bullet"/>
      <w:lvlText w:val=""/>
      <w:lvlJc w:val="left"/>
      <w:pPr>
        <w:ind w:left="2160" w:hanging="360"/>
      </w:pPr>
      <w:rPr>
        <w:rFonts w:ascii="Symbol" w:hAnsi="Symbol"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7" w15:restartNumberingAfterBreak="0">
    <w:nsid w:val="7C077C99"/>
    <w:multiLevelType w:val="hybridMultilevel"/>
    <w:tmpl w:val="A6B2ADC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8" w15:restartNumberingAfterBreak="0">
    <w:nsid w:val="7DA4639F"/>
    <w:multiLevelType w:val="hybridMultilevel"/>
    <w:tmpl w:val="3EBE8C38"/>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E4623A2"/>
    <w:multiLevelType w:val="hybridMultilevel"/>
    <w:tmpl w:val="98F444FE"/>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5445742">
    <w:abstractNumId w:val="25"/>
  </w:num>
  <w:num w:numId="2" w16cid:durableId="1506674674">
    <w:abstractNumId w:val="35"/>
  </w:num>
  <w:num w:numId="3" w16cid:durableId="1489134230">
    <w:abstractNumId w:val="3"/>
  </w:num>
  <w:num w:numId="4" w16cid:durableId="1928689410">
    <w:abstractNumId w:val="17"/>
  </w:num>
  <w:num w:numId="5" w16cid:durableId="351036940">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6" w16cid:durableId="331220475">
    <w:abstractNumId w:val="4"/>
  </w:num>
  <w:num w:numId="7" w16cid:durableId="374891296">
    <w:abstractNumId w:val="9"/>
  </w:num>
  <w:num w:numId="8" w16cid:durableId="1437168621">
    <w:abstractNumId w:val="20"/>
  </w:num>
  <w:num w:numId="9" w16cid:durableId="1991520604">
    <w:abstractNumId w:val="47"/>
  </w:num>
  <w:num w:numId="10" w16cid:durableId="1620257081">
    <w:abstractNumId w:val="2"/>
  </w:num>
  <w:num w:numId="11" w16cid:durableId="1573006297">
    <w:abstractNumId w:val="7"/>
  </w:num>
  <w:num w:numId="12" w16cid:durableId="670792420">
    <w:abstractNumId w:val="27"/>
  </w:num>
  <w:num w:numId="13" w16cid:durableId="1490169594">
    <w:abstractNumId w:val="43"/>
  </w:num>
  <w:num w:numId="14" w16cid:durableId="1488126615">
    <w:abstractNumId w:val="29"/>
  </w:num>
  <w:num w:numId="15" w16cid:durableId="1317031143">
    <w:abstractNumId w:val="48"/>
  </w:num>
  <w:num w:numId="16" w16cid:durableId="454524418">
    <w:abstractNumId w:val="45"/>
  </w:num>
  <w:num w:numId="17" w16cid:durableId="784815342">
    <w:abstractNumId w:val="31"/>
  </w:num>
  <w:num w:numId="18" w16cid:durableId="977146860">
    <w:abstractNumId w:val="49"/>
  </w:num>
  <w:num w:numId="19" w16cid:durableId="1570967666">
    <w:abstractNumId w:val="6"/>
  </w:num>
  <w:num w:numId="20" w16cid:durableId="1055466136">
    <w:abstractNumId w:val="10"/>
  </w:num>
  <w:num w:numId="21" w16cid:durableId="1669167195">
    <w:abstractNumId w:val="32"/>
  </w:num>
  <w:num w:numId="22" w16cid:durableId="838809433">
    <w:abstractNumId w:val="44"/>
  </w:num>
  <w:num w:numId="23" w16cid:durableId="823935990">
    <w:abstractNumId w:val="38"/>
  </w:num>
  <w:num w:numId="24" w16cid:durableId="329646472">
    <w:abstractNumId w:val="11"/>
  </w:num>
  <w:num w:numId="25" w16cid:durableId="1543253819">
    <w:abstractNumId w:val="26"/>
  </w:num>
  <w:num w:numId="26" w16cid:durableId="1720543505">
    <w:abstractNumId w:val="28"/>
  </w:num>
  <w:num w:numId="27" w16cid:durableId="939023782">
    <w:abstractNumId w:val="46"/>
  </w:num>
  <w:num w:numId="28" w16cid:durableId="1693071590">
    <w:abstractNumId w:val="37"/>
  </w:num>
  <w:num w:numId="29" w16cid:durableId="2116553543">
    <w:abstractNumId w:val="18"/>
  </w:num>
  <w:num w:numId="30" w16cid:durableId="542982555">
    <w:abstractNumId w:val="16"/>
  </w:num>
  <w:num w:numId="31" w16cid:durableId="37780177">
    <w:abstractNumId w:val="42"/>
  </w:num>
  <w:num w:numId="32" w16cid:durableId="1732387437">
    <w:abstractNumId w:val="34"/>
  </w:num>
  <w:num w:numId="33" w16cid:durableId="458257093">
    <w:abstractNumId w:val="33"/>
  </w:num>
  <w:num w:numId="34" w16cid:durableId="1287661984">
    <w:abstractNumId w:val="41"/>
  </w:num>
  <w:num w:numId="35" w16cid:durableId="1073311328">
    <w:abstractNumId w:val="14"/>
  </w:num>
  <w:num w:numId="36" w16cid:durableId="2003048869">
    <w:abstractNumId w:val="40"/>
  </w:num>
  <w:num w:numId="37" w16cid:durableId="2067609092">
    <w:abstractNumId w:val="19"/>
  </w:num>
  <w:num w:numId="38" w16cid:durableId="593591133">
    <w:abstractNumId w:val="24"/>
  </w:num>
  <w:num w:numId="39" w16cid:durableId="1191648393">
    <w:abstractNumId w:val="0"/>
  </w:num>
  <w:num w:numId="40" w16cid:durableId="1355690054">
    <w:abstractNumId w:val="36"/>
  </w:num>
  <w:num w:numId="41" w16cid:durableId="163864328">
    <w:abstractNumId w:val="30"/>
  </w:num>
  <w:num w:numId="42" w16cid:durableId="1292784851">
    <w:abstractNumId w:val="23"/>
  </w:num>
  <w:num w:numId="43" w16cid:durableId="423496163">
    <w:abstractNumId w:val="1"/>
  </w:num>
  <w:num w:numId="44" w16cid:durableId="340665758">
    <w:abstractNumId w:val="5"/>
  </w:num>
  <w:num w:numId="45" w16cid:durableId="1248031280">
    <w:abstractNumId w:val="15"/>
  </w:num>
  <w:num w:numId="46" w16cid:durableId="331226501">
    <w:abstractNumId w:val="22"/>
  </w:num>
  <w:num w:numId="47" w16cid:durableId="466632290">
    <w:abstractNumId w:val="21"/>
  </w:num>
  <w:num w:numId="48" w16cid:durableId="876703381">
    <w:abstractNumId w:val="39"/>
  </w:num>
  <w:num w:numId="49" w16cid:durableId="1967547022">
    <w:abstractNumId w:val="13"/>
  </w:num>
  <w:num w:numId="50" w16cid:durableId="1870144491">
    <w:abstractNumId w:val="12"/>
  </w:num>
  <w:num w:numId="51" w16cid:durableId="1460369047">
    <w:abstractNumId w:val="12"/>
  </w:num>
  <w:num w:numId="52" w16cid:durableId="16346262">
    <w:abstractNumId w:val="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fr-BE"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nl-BE" w:vendorID="64" w:dllVersion="4096" w:nlCheck="1" w:checkStyle="0"/>
  <w:activeWritingStyle w:appName="MSWord" w:lang="nl-NL" w:vendorID="64" w:dllVersion="4096" w:nlCheck="1" w:checkStyle="0"/>
  <w:activeWritingStyle w:appName="MSWord" w:lang="fr-BE" w:vendorID="64" w:dllVersion="4096" w:nlCheck="1" w:checkStyle="0"/>
  <w:activeWritingStyle w:appName="MSWord" w:lang="en-GB" w:vendorID="64" w:dllVersion="0" w:nlCheck="1" w:checkStyle="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7F"/>
    <w:rsid w:val="000015A5"/>
    <w:rsid w:val="00001F88"/>
    <w:rsid w:val="0000334A"/>
    <w:rsid w:val="00003461"/>
    <w:rsid w:val="00004058"/>
    <w:rsid w:val="0000496C"/>
    <w:rsid w:val="00005BB3"/>
    <w:rsid w:val="00005D25"/>
    <w:rsid w:val="00006D60"/>
    <w:rsid w:val="00006EB5"/>
    <w:rsid w:val="00007656"/>
    <w:rsid w:val="00007DFA"/>
    <w:rsid w:val="00010603"/>
    <w:rsid w:val="00010953"/>
    <w:rsid w:val="00010B9D"/>
    <w:rsid w:val="0001131A"/>
    <w:rsid w:val="000116E6"/>
    <w:rsid w:val="0001281B"/>
    <w:rsid w:val="00012B52"/>
    <w:rsid w:val="00012BAD"/>
    <w:rsid w:val="0002066F"/>
    <w:rsid w:val="00020C3E"/>
    <w:rsid w:val="00020E08"/>
    <w:rsid w:val="00020F35"/>
    <w:rsid w:val="000230EC"/>
    <w:rsid w:val="00023AD3"/>
    <w:rsid w:val="00023CD0"/>
    <w:rsid w:val="00025550"/>
    <w:rsid w:val="0002613A"/>
    <w:rsid w:val="00026652"/>
    <w:rsid w:val="00026C59"/>
    <w:rsid w:val="00030489"/>
    <w:rsid w:val="00030B30"/>
    <w:rsid w:val="000312B4"/>
    <w:rsid w:val="00031D93"/>
    <w:rsid w:val="00033284"/>
    <w:rsid w:val="00033DCB"/>
    <w:rsid w:val="00034A41"/>
    <w:rsid w:val="00036491"/>
    <w:rsid w:val="00036FE5"/>
    <w:rsid w:val="00040E68"/>
    <w:rsid w:val="00041205"/>
    <w:rsid w:val="0004199F"/>
    <w:rsid w:val="00041D8A"/>
    <w:rsid w:val="000423FD"/>
    <w:rsid w:val="000428A9"/>
    <w:rsid w:val="00043009"/>
    <w:rsid w:val="0004328B"/>
    <w:rsid w:val="000437EE"/>
    <w:rsid w:val="00044278"/>
    <w:rsid w:val="000479F8"/>
    <w:rsid w:val="00047AB9"/>
    <w:rsid w:val="00050868"/>
    <w:rsid w:val="00050DD5"/>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8C3"/>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3BB"/>
    <w:rsid w:val="00071864"/>
    <w:rsid w:val="00071A2A"/>
    <w:rsid w:val="00073E56"/>
    <w:rsid w:val="000741A5"/>
    <w:rsid w:val="0007688A"/>
    <w:rsid w:val="00076D17"/>
    <w:rsid w:val="000773DB"/>
    <w:rsid w:val="00077E10"/>
    <w:rsid w:val="00080E8D"/>
    <w:rsid w:val="0008118A"/>
    <w:rsid w:val="0008124A"/>
    <w:rsid w:val="00081CC7"/>
    <w:rsid w:val="00082947"/>
    <w:rsid w:val="00082E39"/>
    <w:rsid w:val="00082E46"/>
    <w:rsid w:val="00082EDE"/>
    <w:rsid w:val="000838BF"/>
    <w:rsid w:val="000843DD"/>
    <w:rsid w:val="000847A6"/>
    <w:rsid w:val="000852D5"/>
    <w:rsid w:val="00085B92"/>
    <w:rsid w:val="000902FC"/>
    <w:rsid w:val="0009035D"/>
    <w:rsid w:val="0009100B"/>
    <w:rsid w:val="00091103"/>
    <w:rsid w:val="000911A6"/>
    <w:rsid w:val="00092C34"/>
    <w:rsid w:val="000942F2"/>
    <w:rsid w:val="00095374"/>
    <w:rsid w:val="00095554"/>
    <w:rsid w:val="00096CF8"/>
    <w:rsid w:val="00097A49"/>
    <w:rsid w:val="00097C8D"/>
    <w:rsid w:val="000A1CF8"/>
    <w:rsid w:val="000A1FF0"/>
    <w:rsid w:val="000A25F1"/>
    <w:rsid w:val="000A3376"/>
    <w:rsid w:val="000A399E"/>
    <w:rsid w:val="000A3A1E"/>
    <w:rsid w:val="000A3BC7"/>
    <w:rsid w:val="000A3E2A"/>
    <w:rsid w:val="000A5419"/>
    <w:rsid w:val="000A5E7B"/>
    <w:rsid w:val="000A7CDA"/>
    <w:rsid w:val="000B0521"/>
    <w:rsid w:val="000B141E"/>
    <w:rsid w:val="000B26C8"/>
    <w:rsid w:val="000B27D5"/>
    <w:rsid w:val="000B3A42"/>
    <w:rsid w:val="000B3E49"/>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051"/>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2F0"/>
    <w:rsid w:val="000F785F"/>
    <w:rsid w:val="00101558"/>
    <w:rsid w:val="001016CD"/>
    <w:rsid w:val="00102749"/>
    <w:rsid w:val="00102E73"/>
    <w:rsid w:val="00103F04"/>
    <w:rsid w:val="0010470D"/>
    <w:rsid w:val="00105CE6"/>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AAF"/>
    <w:rsid w:val="00117C69"/>
    <w:rsid w:val="00117CC9"/>
    <w:rsid w:val="00120DFA"/>
    <w:rsid w:val="00121670"/>
    <w:rsid w:val="001224C9"/>
    <w:rsid w:val="00123324"/>
    <w:rsid w:val="001238D5"/>
    <w:rsid w:val="00123D87"/>
    <w:rsid w:val="00123FB9"/>
    <w:rsid w:val="00124479"/>
    <w:rsid w:val="00124C64"/>
    <w:rsid w:val="00124CBB"/>
    <w:rsid w:val="00127124"/>
    <w:rsid w:val="001275D6"/>
    <w:rsid w:val="00127990"/>
    <w:rsid w:val="00130CE1"/>
    <w:rsid w:val="00131FF6"/>
    <w:rsid w:val="001329EB"/>
    <w:rsid w:val="00132A79"/>
    <w:rsid w:val="00133A01"/>
    <w:rsid w:val="00134524"/>
    <w:rsid w:val="0013557A"/>
    <w:rsid w:val="00135E11"/>
    <w:rsid w:val="00135E61"/>
    <w:rsid w:val="001368A8"/>
    <w:rsid w:val="001370EA"/>
    <w:rsid w:val="00137492"/>
    <w:rsid w:val="00137B72"/>
    <w:rsid w:val="00140874"/>
    <w:rsid w:val="001416B7"/>
    <w:rsid w:val="00141A5B"/>
    <w:rsid w:val="001422FF"/>
    <w:rsid w:val="001424F9"/>
    <w:rsid w:val="00142D1D"/>
    <w:rsid w:val="00143123"/>
    <w:rsid w:val="0014313A"/>
    <w:rsid w:val="00143923"/>
    <w:rsid w:val="00143E41"/>
    <w:rsid w:val="00144427"/>
    <w:rsid w:val="001444D1"/>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85C"/>
    <w:rsid w:val="00160B6D"/>
    <w:rsid w:val="00161D13"/>
    <w:rsid w:val="00163492"/>
    <w:rsid w:val="00164049"/>
    <w:rsid w:val="00165740"/>
    <w:rsid w:val="00165FE9"/>
    <w:rsid w:val="001670D2"/>
    <w:rsid w:val="00167312"/>
    <w:rsid w:val="00167AA3"/>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BAC"/>
    <w:rsid w:val="00192C74"/>
    <w:rsid w:val="00193718"/>
    <w:rsid w:val="001939E2"/>
    <w:rsid w:val="00194347"/>
    <w:rsid w:val="00194A3C"/>
    <w:rsid w:val="001957EC"/>
    <w:rsid w:val="001959DA"/>
    <w:rsid w:val="00197757"/>
    <w:rsid w:val="001A0667"/>
    <w:rsid w:val="001A144F"/>
    <w:rsid w:val="001A1BCF"/>
    <w:rsid w:val="001A2B15"/>
    <w:rsid w:val="001A3394"/>
    <w:rsid w:val="001A35C2"/>
    <w:rsid w:val="001A424E"/>
    <w:rsid w:val="001A42A8"/>
    <w:rsid w:val="001A68B1"/>
    <w:rsid w:val="001A6DC1"/>
    <w:rsid w:val="001A718F"/>
    <w:rsid w:val="001A7F79"/>
    <w:rsid w:val="001B020E"/>
    <w:rsid w:val="001B07C7"/>
    <w:rsid w:val="001B08DD"/>
    <w:rsid w:val="001B0AB1"/>
    <w:rsid w:val="001B0DAF"/>
    <w:rsid w:val="001B12F2"/>
    <w:rsid w:val="001B1976"/>
    <w:rsid w:val="001B19C3"/>
    <w:rsid w:val="001B2603"/>
    <w:rsid w:val="001B3E4E"/>
    <w:rsid w:val="001B40FB"/>
    <w:rsid w:val="001B6372"/>
    <w:rsid w:val="001B647E"/>
    <w:rsid w:val="001B65AB"/>
    <w:rsid w:val="001C0138"/>
    <w:rsid w:val="001C0E8B"/>
    <w:rsid w:val="001C10B8"/>
    <w:rsid w:val="001C186D"/>
    <w:rsid w:val="001C1B40"/>
    <w:rsid w:val="001C2411"/>
    <w:rsid w:val="001C2B43"/>
    <w:rsid w:val="001C3413"/>
    <w:rsid w:val="001C3903"/>
    <w:rsid w:val="001C5572"/>
    <w:rsid w:val="001C5B8D"/>
    <w:rsid w:val="001C6461"/>
    <w:rsid w:val="001C7499"/>
    <w:rsid w:val="001D2CC2"/>
    <w:rsid w:val="001D2EFF"/>
    <w:rsid w:val="001D30AC"/>
    <w:rsid w:val="001D3EE4"/>
    <w:rsid w:val="001D5BD1"/>
    <w:rsid w:val="001D5D0B"/>
    <w:rsid w:val="001D793E"/>
    <w:rsid w:val="001D7DF8"/>
    <w:rsid w:val="001E06DD"/>
    <w:rsid w:val="001E1946"/>
    <w:rsid w:val="001E1DC4"/>
    <w:rsid w:val="001E1EC6"/>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7B2"/>
    <w:rsid w:val="001F1BBA"/>
    <w:rsid w:val="001F3A23"/>
    <w:rsid w:val="001F4363"/>
    <w:rsid w:val="001F452F"/>
    <w:rsid w:val="001F45DA"/>
    <w:rsid w:val="001F4B9A"/>
    <w:rsid w:val="001F4D29"/>
    <w:rsid w:val="001F611C"/>
    <w:rsid w:val="001F63A3"/>
    <w:rsid w:val="001F63D4"/>
    <w:rsid w:val="001F6493"/>
    <w:rsid w:val="001F6F1D"/>
    <w:rsid w:val="001F75F9"/>
    <w:rsid w:val="0020140E"/>
    <w:rsid w:val="0020190F"/>
    <w:rsid w:val="00201CED"/>
    <w:rsid w:val="00202E26"/>
    <w:rsid w:val="0020416A"/>
    <w:rsid w:val="0020444F"/>
    <w:rsid w:val="002049CA"/>
    <w:rsid w:val="00204A97"/>
    <w:rsid w:val="00204C58"/>
    <w:rsid w:val="00204E6B"/>
    <w:rsid w:val="002051CD"/>
    <w:rsid w:val="00205F93"/>
    <w:rsid w:val="0020604D"/>
    <w:rsid w:val="002068EF"/>
    <w:rsid w:val="002073D5"/>
    <w:rsid w:val="0020760F"/>
    <w:rsid w:val="00207E1D"/>
    <w:rsid w:val="00207E2D"/>
    <w:rsid w:val="002103C9"/>
    <w:rsid w:val="00210418"/>
    <w:rsid w:val="002107D3"/>
    <w:rsid w:val="00210E1D"/>
    <w:rsid w:val="0021129F"/>
    <w:rsid w:val="002113CC"/>
    <w:rsid w:val="00212254"/>
    <w:rsid w:val="00212DF0"/>
    <w:rsid w:val="0021338F"/>
    <w:rsid w:val="00213EB8"/>
    <w:rsid w:val="0021466F"/>
    <w:rsid w:val="0021470C"/>
    <w:rsid w:val="002151AC"/>
    <w:rsid w:val="002154C2"/>
    <w:rsid w:val="00215684"/>
    <w:rsid w:val="00215EFE"/>
    <w:rsid w:val="0021628C"/>
    <w:rsid w:val="00217454"/>
    <w:rsid w:val="00220795"/>
    <w:rsid w:val="00220B37"/>
    <w:rsid w:val="00220F9C"/>
    <w:rsid w:val="00221441"/>
    <w:rsid w:val="00221627"/>
    <w:rsid w:val="00221ED8"/>
    <w:rsid w:val="0022273A"/>
    <w:rsid w:val="00222E12"/>
    <w:rsid w:val="00224C2F"/>
    <w:rsid w:val="00225732"/>
    <w:rsid w:val="0022580D"/>
    <w:rsid w:val="002262C1"/>
    <w:rsid w:val="00226ADA"/>
    <w:rsid w:val="00226E25"/>
    <w:rsid w:val="00227949"/>
    <w:rsid w:val="0022797D"/>
    <w:rsid w:val="002300B0"/>
    <w:rsid w:val="002318DF"/>
    <w:rsid w:val="002319CA"/>
    <w:rsid w:val="00231A38"/>
    <w:rsid w:val="00231D8F"/>
    <w:rsid w:val="0023247B"/>
    <w:rsid w:val="00232E56"/>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67DF"/>
    <w:rsid w:val="00257DEE"/>
    <w:rsid w:val="00257DEF"/>
    <w:rsid w:val="002601FF"/>
    <w:rsid w:val="002605CC"/>
    <w:rsid w:val="00260B51"/>
    <w:rsid w:val="00263F8C"/>
    <w:rsid w:val="00264CEB"/>
    <w:rsid w:val="00265017"/>
    <w:rsid w:val="002661F1"/>
    <w:rsid w:val="00266AE2"/>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3206"/>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1764"/>
    <w:rsid w:val="002B2604"/>
    <w:rsid w:val="002B2A86"/>
    <w:rsid w:val="002B3085"/>
    <w:rsid w:val="002B3816"/>
    <w:rsid w:val="002B385F"/>
    <w:rsid w:val="002B3ECF"/>
    <w:rsid w:val="002B57AB"/>
    <w:rsid w:val="002B5CCB"/>
    <w:rsid w:val="002B5F76"/>
    <w:rsid w:val="002B604A"/>
    <w:rsid w:val="002B6102"/>
    <w:rsid w:val="002C03A6"/>
    <w:rsid w:val="002C0571"/>
    <w:rsid w:val="002C2E7E"/>
    <w:rsid w:val="002C2EE1"/>
    <w:rsid w:val="002C349B"/>
    <w:rsid w:val="002C3707"/>
    <w:rsid w:val="002C4988"/>
    <w:rsid w:val="002C562E"/>
    <w:rsid w:val="002C7934"/>
    <w:rsid w:val="002C7CAB"/>
    <w:rsid w:val="002D073B"/>
    <w:rsid w:val="002D08E3"/>
    <w:rsid w:val="002D1D7C"/>
    <w:rsid w:val="002D4CE2"/>
    <w:rsid w:val="002D7C30"/>
    <w:rsid w:val="002E1683"/>
    <w:rsid w:val="002E22F3"/>
    <w:rsid w:val="002E305C"/>
    <w:rsid w:val="002E3628"/>
    <w:rsid w:val="002E45C5"/>
    <w:rsid w:val="002E693F"/>
    <w:rsid w:val="002E6A50"/>
    <w:rsid w:val="002E7A95"/>
    <w:rsid w:val="002F096F"/>
    <w:rsid w:val="002F1DE3"/>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8A5"/>
    <w:rsid w:val="00302DEE"/>
    <w:rsid w:val="00303D20"/>
    <w:rsid w:val="00304155"/>
    <w:rsid w:val="00304773"/>
    <w:rsid w:val="00304F64"/>
    <w:rsid w:val="00304F89"/>
    <w:rsid w:val="003053C1"/>
    <w:rsid w:val="0030553A"/>
    <w:rsid w:val="00305E8A"/>
    <w:rsid w:val="00311159"/>
    <w:rsid w:val="00311F27"/>
    <w:rsid w:val="0031300C"/>
    <w:rsid w:val="00314322"/>
    <w:rsid w:val="003149E5"/>
    <w:rsid w:val="00314B0A"/>
    <w:rsid w:val="00315C4A"/>
    <w:rsid w:val="0031724B"/>
    <w:rsid w:val="00317C77"/>
    <w:rsid w:val="00317FC4"/>
    <w:rsid w:val="0032000E"/>
    <w:rsid w:val="0032092D"/>
    <w:rsid w:val="00320BA7"/>
    <w:rsid w:val="00320E48"/>
    <w:rsid w:val="0032198A"/>
    <w:rsid w:val="00322D18"/>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E29"/>
    <w:rsid w:val="00333F6C"/>
    <w:rsid w:val="00334A87"/>
    <w:rsid w:val="00335437"/>
    <w:rsid w:val="003357B2"/>
    <w:rsid w:val="00335B39"/>
    <w:rsid w:val="00335DA6"/>
    <w:rsid w:val="00336475"/>
    <w:rsid w:val="003365CD"/>
    <w:rsid w:val="00337444"/>
    <w:rsid w:val="00337EE7"/>
    <w:rsid w:val="0034037D"/>
    <w:rsid w:val="003407D7"/>
    <w:rsid w:val="00341876"/>
    <w:rsid w:val="00342CE2"/>
    <w:rsid w:val="00343377"/>
    <w:rsid w:val="003436D9"/>
    <w:rsid w:val="00343FF4"/>
    <w:rsid w:val="00344579"/>
    <w:rsid w:val="003450B1"/>
    <w:rsid w:val="00345FA1"/>
    <w:rsid w:val="00346790"/>
    <w:rsid w:val="0034786A"/>
    <w:rsid w:val="00350BA5"/>
    <w:rsid w:val="003510F6"/>
    <w:rsid w:val="00351E6D"/>
    <w:rsid w:val="00351FAD"/>
    <w:rsid w:val="003527CF"/>
    <w:rsid w:val="00352FFC"/>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6B8E"/>
    <w:rsid w:val="00367B69"/>
    <w:rsid w:val="00367ED5"/>
    <w:rsid w:val="00367F91"/>
    <w:rsid w:val="003700F5"/>
    <w:rsid w:val="00370C33"/>
    <w:rsid w:val="00370E22"/>
    <w:rsid w:val="003712F4"/>
    <w:rsid w:val="00371E7E"/>
    <w:rsid w:val="00373EFC"/>
    <w:rsid w:val="00374685"/>
    <w:rsid w:val="00374E14"/>
    <w:rsid w:val="003750B5"/>
    <w:rsid w:val="00375179"/>
    <w:rsid w:val="003751E5"/>
    <w:rsid w:val="0037522A"/>
    <w:rsid w:val="00375E36"/>
    <w:rsid w:val="003763A4"/>
    <w:rsid w:val="00376970"/>
    <w:rsid w:val="003772D6"/>
    <w:rsid w:val="00377F5F"/>
    <w:rsid w:val="00380C71"/>
    <w:rsid w:val="00381B61"/>
    <w:rsid w:val="0038267E"/>
    <w:rsid w:val="00382AAD"/>
    <w:rsid w:val="00383278"/>
    <w:rsid w:val="0038354D"/>
    <w:rsid w:val="0038520B"/>
    <w:rsid w:val="003852A6"/>
    <w:rsid w:val="00386278"/>
    <w:rsid w:val="0038708C"/>
    <w:rsid w:val="003919EE"/>
    <w:rsid w:val="00391D94"/>
    <w:rsid w:val="00393318"/>
    <w:rsid w:val="00393627"/>
    <w:rsid w:val="00393760"/>
    <w:rsid w:val="00394144"/>
    <w:rsid w:val="00394151"/>
    <w:rsid w:val="0039508F"/>
    <w:rsid w:val="0039585D"/>
    <w:rsid w:val="00395AA7"/>
    <w:rsid w:val="00395C66"/>
    <w:rsid w:val="00396A94"/>
    <w:rsid w:val="00396D79"/>
    <w:rsid w:val="003975E9"/>
    <w:rsid w:val="00397DD5"/>
    <w:rsid w:val="00397F06"/>
    <w:rsid w:val="003A0C00"/>
    <w:rsid w:val="003A1307"/>
    <w:rsid w:val="003A1B81"/>
    <w:rsid w:val="003A299C"/>
    <w:rsid w:val="003A2D26"/>
    <w:rsid w:val="003A33AB"/>
    <w:rsid w:val="003A509B"/>
    <w:rsid w:val="003A566D"/>
    <w:rsid w:val="003A657E"/>
    <w:rsid w:val="003A6A30"/>
    <w:rsid w:val="003A6A4C"/>
    <w:rsid w:val="003A6C0E"/>
    <w:rsid w:val="003A7A3C"/>
    <w:rsid w:val="003B0553"/>
    <w:rsid w:val="003B10A3"/>
    <w:rsid w:val="003B10A9"/>
    <w:rsid w:val="003B2090"/>
    <w:rsid w:val="003B219B"/>
    <w:rsid w:val="003B247F"/>
    <w:rsid w:val="003B3FB4"/>
    <w:rsid w:val="003B4877"/>
    <w:rsid w:val="003B510E"/>
    <w:rsid w:val="003B5D79"/>
    <w:rsid w:val="003B610F"/>
    <w:rsid w:val="003B6125"/>
    <w:rsid w:val="003B67C1"/>
    <w:rsid w:val="003C0B83"/>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0E84"/>
    <w:rsid w:val="003D48FA"/>
    <w:rsid w:val="003D4974"/>
    <w:rsid w:val="003D66E8"/>
    <w:rsid w:val="003D66EA"/>
    <w:rsid w:val="003D6A40"/>
    <w:rsid w:val="003D7AAE"/>
    <w:rsid w:val="003E0C5D"/>
    <w:rsid w:val="003E1022"/>
    <w:rsid w:val="003E17C5"/>
    <w:rsid w:val="003E1D24"/>
    <w:rsid w:val="003E3248"/>
    <w:rsid w:val="003E53D0"/>
    <w:rsid w:val="003E5D46"/>
    <w:rsid w:val="003E6796"/>
    <w:rsid w:val="003E6999"/>
    <w:rsid w:val="003E7097"/>
    <w:rsid w:val="003E7348"/>
    <w:rsid w:val="003E7971"/>
    <w:rsid w:val="003F00F8"/>
    <w:rsid w:val="003F140B"/>
    <w:rsid w:val="003F1A20"/>
    <w:rsid w:val="003F2926"/>
    <w:rsid w:val="003F331E"/>
    <w:rsid w:val="003F4920"/>
    <w:rsid w:val="003F4DC8"/>
    <w:rsid w:val="003F4F7D"/>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488"/>
    <w:rsid w:val="004176B6"/>
    <w:rsid w:val="004215FD"/>
    <w:rsid w:val="00421B9C"/>
    <w:rsid w:val="004227AF"/>
    <w:rsid w:val="00422AE8"/>
    <w:rsid w:val="0042327C"/>
    <w:rsid w:val="00423B52"/>
    <w:rsid w:val="0042462E"/>
    <w:rsid w:val="004256CC"/>
    <w:rsid w:val="004268E4"/>
    <w:rsid w:val="004277E2"/>
    <w:rsid w:val="00427B6F"/>
    <w:rsid w:val="004321A4"/>
    <w:rsid w:val="0043271F"/>
    <w:rsid w:val="004327F9"/>
    <w:rsid w:val="00432920"/>
    <w:rsid w:val="00432B35"/>
    <w:rsid w:val="0043332A"/>
    <w:rsid w:val="00434164"/>
    <w:rsid w:val="00434D58"/>
    <w:rsid w:val="004355E8"/>
    <w:rsid w:val="004362B7"/>
    <w:rsid w:val="00436D7D"/>
    <w:rsid w:val="00437F93"/>
    <w:rsid w:val="00440950"/>
    <w:rsid w:val="00440953"/>
    <w:rsid w:val="00440968"/>
    <w:rsid w:val="0044153C"/>
    <w:rsid w:val="004418E9"/>
    <w:rsid w:val="00441AC5"/>
    <w:rsid w:val="00441FF9"/>
    <w:rsid w:val="00443AF1"/>
    <w:rsid w:val="00443FBF"/>
    <w:rsid w:val="00444913"/>
    <w:rsid w:val="004451C7"/>
    <w:rsid w:val="004476A9"/>
    <w:rsid w:val="004477CF"/>
    <w:rsid w:val="00450788"/>
    <w:rsid w:val="00454186"/>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BD5"/>
    <w:rsid w:val="00486D33"/>
    <w:rsid w:val="0048727D"/>
    <w:rsid w:val="00491805"/>
    <w:rsid w:val="00491C9F"/>
    <w:rsid w:val="0049276B"/>
    <w:rsid w:val="004931DD"/>
    <w:rsid w:val="00493413"/>
    <w:rsid w:val="004950D6"/>
    <w:rsid w:val="004973CF"/>
    <w:rsid w:val="004A0027"/>
    <w:rsid w:val="004A171A"/>
    <w:rsid w:val="004A20B9"/>
    <w:rsid w:val="004A25A7"/>
    <w:rsid w:val="004A321B"/>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0EF7"/>
    <w:rsid w:val="004C142C"/>
    <w:rsid w:val="004C1B44"/>
    <w:rsid w:val="004C2FD0"/>
    <w:rsid w:val="004C3824"/>
    <w:rsid w:val="004C4A94"/>
    <w:rsid w:val="004C55E4"/>
    <w:rsid w:val="004C58FE"/>
    <w:rsid w:val="004C63E9"/>
    <w:rsid w:val="004C6947"/>
    <w:rsid w:val="004C6C30"/>
    <w:rsid w:val="004D0017"/>
    <w:rsid w:val="004D03D9"/>
    <w:rsid w:val="004D293F"/>
    <w:rsid w:val="004D3133"/>
    <w:rsid w:val="004D36B5"/>
    <w:rsid w:val="004D3A36"/>
    <w:rsid w:val="004D41C1"/>
    <w:rsid w:val="004D43F7"/>
    <w:rsid w:val="004D4AEC"/>
    <w:rsid w:val="004D5700"/>
    <w:rsid w:val="004D5B3F"/>
    <w:rsid w:val="004D6203"/>
    <w:rsid w:val="004D65B1"/>
    <w:rsid w:val="004D6947"/>
    <w:rsid w:val="004D6980"/>
    <w:rsid w:val="004D7021"/>
    <w:rsid w:val="004D718F"/>
    <w:rsid w:val="004E0F0C"/>
    <w:rsid w:val="004E1703"/>
    <w:rsid w:val="004E1E6D"/>
    <w:rsid w:val="004E3C90"/>
    <w:rsid w:val="004E430E"/>
    <w:rsid w:val="004E4923"/>
    <w:rsid w:val="004E4A95"/>
    <w:rsid w:val="004E4AAB"/>
    <w:rsid w:val="004E5067"/>
    <w:rsid w:val="004E619B"/>
    <w:rsid w:val="004E6221"/>
    <w:rsid w:val="004E6FB1"/>
    <w:rsid w:val="004F027B"/>
    <w:rsid w:val="004F03B1"/>
    <w:rsid w:val="004F0448"/>
    <w:rsid w:val="004F0672"/>
    <w:rsid w:val="004F090B"/>
    <w:rsid w:val="004F1183"/>
    <w:rsid w:val="004F1696"/>
    <w:rsid w:val="004F1ECB"/>
    <w:rsid w:val="004F29F7"/>
    <w:rsid w:val="004F2D08"/>
    <w:rsid w:val="004F2DC0"/>
    <w:rsid w:val="004F34F7"/>
    <w:rsid w:val="004F3C05"/>
    <w:rsid w:val="004F5304"/>
    <w:rsid w:val="004F55A2"/>
    <w:rsid w:val="004F5EF6"/>
    <w:rsid w:val="004F6751"/>
    <w:rsid w:val="00500E7F"/>
    <w:rsid w:val="00501AE7"/>
    <w:rsid w:val="005026AD"/>
    <w:rsid w:val="00502A68"/>
    <w:rsid w:val="0050320E"/>
    <w:rsid w:val="0050392E"/>
    <w:rsid w:val="00504932"/>
    <w:rsid w:val="005057B5"/>
    <w:rsid w:val="00505957"/>
    <w:rsid w:val="00506EC5"/>
    <w:rsid w:val="00507933"/>
    <w:rsid w:val="00507B3C"/>
    <w:rsid w:val="00510BA7"/>
    <w:rsid w:val="00510C59"/>
    <w:rsid w:val="00510F2C"/>
    <w:rsid w:val="0051263E"/>
    <w:rsid w:val="0051270D"/>
    <w:rsid w:val="00512D16"/>
    <w:rsid w:val="005137FA"/>
    <w:rsid w:val="00513808"/>
    <w:rsid w:val="00513F7B"/>
    <w:rsid w:val="00514B53"/>
    <w:rsid w:val="00514B5A"/>
    <w:rsid w:val="00514D39"/>
    <w:rsid w:val="00515B00"/>
    <w:rsid w:val="0051653A"/>
    <w:rsid w:val="005167F3"/>
    <w:rsid w:val="005169C9"/>
    <w:rsid w:val="00517748"/>
    <w:rsid w:val="00517E3B"/>
    <w:rsid w:val="00520D53"/>
    <w:rsid w:val="00521CBC"/>
    <w:rsid w:val="00524F28"/>
    <w:rsid w:val="00526444"/>
    <w:rsid w:val="005265E4"/>
    <w:rsid w:val="00531179"/>
    <w:rsid w:val="005315B8"/>
    <w:rsid w:val="00531EA0"/>
    <w:rsid w:val="005326D1"/>
    <w:rsid w:val="00533A5E"/>
    <w:rsid w:val="00534DC0"/>
    <w:rsid w:val="0053531B"/>
    <w:rsid w:val="00535401"/>
    <w:rsid w:val="00535680"/>
    <w:rsid w:val="00535744"/>
    <w:rsid w:val="00536E0E"/>
    <w:rsid w:val="00537D28"/>
    <w:rsid w:val="00537E28"/>
    <w:rsid w:val="00540373"/>
    <w:rsid w:val="00540645"/>
    <w:rsid w:val="00540D6E"/>
    <w:rsid w:val="00541B1A"/>
    <w:rsid w:val="00541E28"/>
    <w:rsid w:val="0054230E"/>
    <w:rsid w:val="005426FB"/>
    <w:rsid w:val="005431BD"/>
    <w:rsid w:val="00543C21"/>
    <w:rsid w:val="00543DF0"/>
    <w:rsid w:val="00544272"/>
    <w:rsid w:val="005445B3"/>
    <w:rsid w:val="00544F22"/>
    <w:rsid w:val="00545065"/>
    <w:rsid w:val="005451AE"/>
    <w:rsid w:val="00545349"/>
    <w:rsid w:val="005453D7"/>
    <w:rsid w:val="00545712"/>
    <w:rsid w:val="005468ED"/>
    <w:rsid w:val="00547332"/>
    <w:rsid w:val="00547C05"/>
    <w:rsid w:val="0055115E"/>
    <w:rsid w:val="0055135C"/>
    <w:rsid w:val="00552500"/>
    <w:rsid w:val="005544E8"/>
    <w:rsid w:val="00554A00"/>
    <w:rsid w:val="00555665"/>
    <w:rsid w:val="00555A6E"/>
    <w:rsid w:val="00557DB0"/>
    <w:rsid w:val="0056152B"/>
    <w:rsid w:val="00561FC7"/>
    <w:rsid w:val="00563F0B"/>
    <w:rsid w:val="00565236"/>
    <w:rsid w:val="00565367"/>
    <w:rsid w:val="00566B33"/>
    <w:rsid w:val="00570193"/>
    <w:rsid w:val="005712CE"/>
    <w:rsid w:val="00573152"/>
    <w:rsid w:val="00573799"/>
    <w:rsid w:val="00574A02"/>
    <w:rsid w:val="0057624A"/>
    <w:rsid w:val="0057631E"/>
    <w:rsid w:val="005768BD"/>
    <w:rsid w:val="00576C59"/>
    <w:rsid w:val="005777C4"/>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25"/>
    <w:rsid w:val="00592C39"/>
    <w:rsid w:val="00593337"/>
    <w:rsid w:val="00594767"/>
    <w:rsid w:val="00597908"/>
    <w:rsid w:val="005A1AB8"/>
    <w:rsid w:val="005A21AC"/>
    <w:rsid w:val="005A39EE"/>
    <w:rsid w:val="005A3D9B"/>
    <w:rsid w:val="005A4400"/>
    <w:rsid w:val="005A4CE4"/>
    <w:rsid w:val="005A6CFF"/>
    <w:rsid w:val="005A755A"/>
    <w:rsid w:val="005B05DF"/>
    <w:rsid w:val="005B0D1C"/>
    <w:rsid w:val="005B10C7"/>
    <w:rsid w:val="005B27D7"/>
    <w:rsid w:val="005B2815"/>
    <w:rsid w:val="005B285D"/>
    <w:rsid w:val="005B2D0C"/>
    <w:rsid w:val="005B404C"/>
    <w:rsid w:val="005B58E4"/>
    <w:rsid w:val="005B6CF9"/>
    <w:rsid w:val="005B6DBA"/>
    <w:rsid w:val="005C0968"/>
    <w:rsid w:val="005C0978"/>
    <w:rsid w:val="005C09A5"/>
    <w:rsid w:val="005C19FE"/>
    <w:rsid w:val="005C3417"/>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A5A"/>
    <w:rsid w:val="005D6EBC"/>
    <w:rsid w:val="005D78F7"/>
    <w:rsid w:val="005E0909"/>
    <w:rsid w:val="005E0E6F"/>
    <w:rsid w:val="005E1564"/>
    <w:rsid w:val="005E1A92"/>
    <w:rsid w:val="005E1BCA"/>
    <w:rsid w:val="005E1D74"/>
    <w:rsid w:val="005E2C21"/>
    <w:rsid w:val="005E2D20"/>
    <w:rsid w:val="005E3056"/>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28E"/>
    <w:rsid w:val="005F5BDA"/>
    <w:rsid w:val="005F5D22"/>
    <w:rsid w:val="005F7A14"/>
    <w:rsid w:val="005F7AFA"/>
    <w:rsid w:val="006000C4"/>
    <w:rsid w:val="006001FF"/>
    <w:rsid w:val="006002B3"/>
    <w:rsid w:val="006005E6"/>
    <w:rsid w:val="00600C61"/>
    <w:rsid w:val="0060136F"/>
    <w:rsid w:val="00602A39"/>
    <w:rsid w:val="00603454"/>
    <w:rsid w:val="0060395D"/>
    <w:rsid w:val="00603C6D"/>
    <w:rsid w:val="006053FE"/>
    <w:rsid w:val="006055BF"/>
    <w:rsid w:val="006065E0"/>
    <w:rsid w:val="00607323"/>
    <w:rsid w:val="00607484"/>
    <w:rsid w:val="0061023B"/>
    <w:rsid w:val="00611C19"/>
    <w:rsid w:val="00611FAB"/>
    <w:rsid w:val="006126DA"/>
    <w:rsid w:val="00614254"/>
    <w:rsid w:val="0061459B"/>
    <w:rsid w:val="00614783"/>
    <w:rsid w:val="00614AB0"/>
    <w:rsid w:val="00614B42"/>
    <w:rsid w:val="00615387"/>
    <w:rsid w:val="00616413"/>
    <w:rsid w:val="00616566"/>
    <w:rsid w:val="00616A32"/>
    <w:rsid w:val="006171A1"/>
    <w:rsid w:val="00621070"/>
    <w:rsid w:val="0062180F"/>
    <w:rsid w:val="00621BEC"/>
    <w:rsid w:val="0062240A"/>
    <w:rsid w:val="00622C23"/>
    <w:rsid w:val="00622DBD"/>
    <w:rsid w:val="00626416"/>
    <w:rsid w:val="006266E6"/>
    <w:rsid w:val="00626891"/>
    <w:rsid w:val="0062693E"/>
    <w:rsid w:val="006279B5"/>
    <w:rsid w:val="00630703"/>
    <w:rsid w:val="00630BA1"/>
    <w:rsid w:val="00630F25"/>
    <w:rsid w:val="006311CE"/>
    <w:rsid w:val="0063172D"/>
    <w:rsid w:val="00631CDA"/>
    <w:rsid w:val="006325ED"/>
    <w:rsid w:val="00632FA3"/>
    <w:rsid w:val="006332AE"/>
    <w:rsid w:val="006347DE"/>
    <w:rsid w:val="00634B60"/>
    <w:rsid w:val="00634DD6"/>
    <w:rsid w:val="00635640"/>
    <w:rsid w:val="00635893"/>
    <w:rsid w:val="00636389"/>
    <w:rsid w:val="006363CF"/>
    <w:rsid w:val="00640851"/>
    <w:rsid w:val="0064089E"/>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57F8D"/>
    <w:rsid w:val="00660877"/>
    <w:rsid w:val="00660E35"/>
    <w:rsid w:val="00660EF2"/>
    <w:rsid w:val="0066136A"/>
    <w:rsid w:val="00661875"/>
    <w:rsid w:val="006629A3"/>
    <w:rsid w:val="00662C7B"/>
    <w:rsid w:val="006638A9"/>
    <w:rsid w:val="00664785"/>
    <w:rsid w:val="00665064"/>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3DAC"/>
    <w:rsid w:val="00694013"/>
    <w:rsid w:val="0069402C"/>
    <w:rsid w:val="006948CE"/>
    <w:rsid w:val="006959AA"/>
    <w:rsid w:val="006959EE"/>
    <w:rsid w:val="00695A6A"/>
    <w:rsid w:val="00695CCD"/>
    <w:rsid w:val="00696A08"/>
    <w:rsid w:val="00696AFF"/>
    <w:rsid w:val="00697330"/>
    <w:rsid w:val="006979CA"/>
    <w:rsid w:val="00697DD8"/>
    <w:rsid w:val="006A0903"/>
    <w:rsid w:val="006A1396"/>
    <w:rsid w:val="006A17B4"/>
    <w:rsid w:val="006A1A4F"/>
    <w:rsid w:val="006A2660"/>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15B5"/>
    <w:rsid w:val="006C21E6"/>
    <w:rsid w:val="006C2431"/>
    <w:rsid w:val="006C24ED"/>
    <w:rsid w:val="006C2854"/>
    <w:rsid w:val="006C2B7B"/>
    <w:rsid w:val="006C44C2"/>
    <w:rsid w:val="006C4625"/>
    <w:rsid w:val="006C467C"/>
    <w:rsid w:val="006C5BA3"/>
    <w:rsid w:val="006C5E1A"/>
    <w:rsid w:val="006C62B6"/>
    <w:rsid w:val="006C6503"/>
    <w:rsid w:val="006C6B94"/>
    <w:rsid w:val="006C755A"/>
    <w:rsid w:val="006D01C5"/>
    <w:rsid w:val="006D0A33"/>
    <w:rsid w:val="006D138E"/>
    <w:rsid w:val="006D1787"/>
    <w:rsid w:val="006D1B51"/>
    <w:rsid w:val="006D1B57"/>
    <w:rsid w:val="006D2104"/>
    <w:rsid w:val="006D2B1E"/>
    <w:rsid w:val="006D2DAC"/>
    <w:rsid w:val="006D30EE"/>
    <w:rsid w:val="006D3CE1"/>
    <w:rsid w:val="006D43DD"/>
    <w:rsid w:val="006D63A2"/>
    <w:rsid w:val="006D6719"/>
    <w:rsid w:val="006D6EF9"/>
    <w:rsid w:val="006E0DA7"/>
    <w:rsid w:val="006E19B2"/>
    <w:rsid w:val="006E1FDA"/>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030"/>
    <w:rsid w:val="00701E79"/>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CF0"/>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6C6A"/>
    <w:rsid w:val="00757AB3"/>
    <w:rsid w:val="0076019A"/>
    <w:rsid w:val="007603DF"/>
    <w:rsid w:val="0076056C"/>
    <w:rsid w:val="00760BE4"/>
    <w:rsid w:val="00761164"/>
    <w:rsid w:val="007618D2"/>
    <w:rsid w:val="00762BCB"/>
    <w:rsid w:val="00763333"/>
    <w:rsid w:val="00763AE5"/>
    <w:rsid w:val="007659F7"/>
    <w:rsid w:val="00765DE9"/>
    <w:rsid w:val="00767A17"/>
    <w:rsid w:val="00767DDD"/>
    <w:rsid w:val="00767F05"/>
    <w:rsid w:val="00770CEB"/>
    <w:rsid w:val="00771442"/>
    <w:rsid w:val="007716E0"/>
    <w:rsid w:val="00771F90"/>
    <w:rsid w:val="007725D3"/>
    <w:rsid w:val="00772B6D"/>
    <w:rsid w:val="00772CD3"/>
    <w:rsid w:val="00775569"/>
    <w:rsid w:val="007760C6"/>
    <w:rsid w:val="00776478"/>
    <w:rsid w:val="00776A26"/>
    <w:rsid w:val="00776AF3"/>
    <w:rsid w:val="0077763D"/>
    <w:rsid w:val="00780A24"/>
    <w:rsid w:val="00781272"/>
    <w:rsid w:val="0078128A"/>
    <w:rsid w:val="00781328"/>
    <w:rsid w:val="0078185B"/>
    <w:rsid w:val="007821AD"/>
    <w:rsid w:val="007828A6"/>
    <w:rsid w:val="00782B15"/>
    <w:rsid w:val="00782F3F"/>
    <w:rsid w:val="0078389D"/>
    <w:rsid w:val="00784C53"/>
    <w:rsid w:val="007854E2"/>
    <w:rsid w:val="007862A1"/>
    <w:rsid w:val="00786BA8"/>
    <w:rsid w:val="0078700A"/>
    <w:rsid w:val="00787813"/>
    <w:rsid w:val="00787976"/>
    <w:rsid w:val="00791933"/>
    <w:rsid w:val="00791A40"/>
    <w:rsid w:val="00791C09"/>
    <w:rsid w:val="00791FEA"/>
    <w:rsid w:val="00792F8D"/>
    <w:rsid w:val="00793A7E"/>
    <w:rsid w:val="00794907"/>
    <w:rsid w:val="00795C83"/>
    <w:rsid w:val="00796413"/>
    <w:rsid w:val="00796984"/>
    <w:rsid w:val="00797A6D"/>
    <w:rsid w:val="00797B6F"/>
    <w:rsid w:val="00797BD9"/>
    <w:rsid w:val="007A0098"/>
    <w:rsid w:val="007A0B06"/>
    <w:rsid w:val="007A0C65"/>
    <w:rsid w:val="007A0FCA"/>
    <w:rsid w:val="007A151D"/>
    <w:rsid w:val="007A1E31"/>
    <w:rsid w:val="007A25C1"/>
    <w:rsid w:val="007A2A39"/>
    <w:rsid w:val="007A2AB4"/>
    <w:rsid w:val="007A316B"/>
    <w:rsid w:val="007A326C"/>
    <w:rsid w:val="007A37CB"/>
    <w:rsid w:val="007A4217"/>
    <w:rsid w:val="007A4308"/>
    <w:rsid w:val="007A497D"/>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4961"/>
    <w:rsid w:val="007B57F6"/>
    <w:rsid w:val="007B6231"/>
    <w:rsid w:val="007B661F"/>
    <w:rsid w:val="007B6726"/>
    <w:rsid w:val="007C0155"/>
    <w:rsid w:val="007C2D6C"/>
    <w:rsid w:val="007C475A"/>
    <w:rsid w:val="007C49FE"/>
    <w:rsid w:val="007C4E32"/>
    <w:rsid w:val="007C514F"/>
    <w:rsid w:val="007C61E4"/>
    <w:rsid w:val="007C63A8"/>
    <w:rsid w:val="007C6AD6"/>
    <w:rsid w:val="007C76D1"/>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1E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004"/>
    <w:rsid w:val="0080380F"/>
    <w:rsid w:val="00803FFA"/>
    <w:rsid w:val="008043FB"/>
    <w:rsid w:val="00804520"/>
    <w:rsid w:val="00806905"/>
    <w:rsid w:val="00806C95"/>
    <w:rsid w:val="0080713E"/>
    <w:rsid w:val="0080774E"/>
    <w:rsid w:val="00807A01"/>
    <w:rsid w:val="00807AAD"/>
    <w:rsid w:val="008100A2"/>
    <w:rsid w:val="00810592"/>
    <w:rsid w:val="008109D3"/>
    <w:rsid w:val="00810C6F"/>
    <w:rsid w:val="008112E2"/>
    <w:rsid w:val="008117C0"/>
    <w:rsid w:val="00811811"/>
    <w:rsid w:val="00811D06"/>
    <w:rsid w:val="00811F98"/>
    <w:rsid w:val="008123C1"/>
    <w:rsid w:val="00812685"/>
    <w:rsid w:val="00813121"/>
    <w:rsid w:val="0081328C"/>
    <w:rsid w:val="0081328F"/>
    <w:rsid w:val="00813511"/>
    <w:rsid w:val="0081440D"/>
    <w:rsid w:val="00814DFB"/>
    <w:rsid w:val="00814F6F"/>
    <w:rsid w:val="008153C2"/>
    <w:rsid w:val="008156D6"/>
    <w:rsid w:val="00815AAC"/>
    <w:rsid w:val="008163E4"/>
    <w:rsid w:val="00817C00"/>
    <w:rsid w:val="00817EC3"/>
    <w:rsid w:val="00820AE6"/>
    <w:rsid w:val="00821BA7"/>
    <w:rsid w:val="00821D06"/>
    <w:rsid w:val="008225DC"/>
    <w:rsid w:val="00823521"/>
    <w:rsid w:val="00823977"/>
    <w:rsid w:val="00824536"/>
    <w:rsid w:val="00826D41"/>
    <w:rsid w:val="00827013"/>
    <w:rsid w:val="00827B50"/>
    <w:rsid w:val="00827B7A"/>
    <w:rsid w:val="00830207"/>
    <w:rsid w:val="00830343"/>
    <w:rsid w:val="008306B0"/>
    <w:rsid w:val="0083125C"/>
    <w:rsid w:val="0083148B"/>
    <w:rsid w:val="0083168F"/>
    <w:rsid w:val="008326ED"/>
    <w:rsid w:val="00832A3B"/>
    <w:rsid w:val="00834479"/>
    <w:rsid w:val="00834E2D"/>
    <w:rsid w:val="008366CA"/>
    <w:rsid w:val="00837E12"/>
    <w:rsid w:val="00841525"/>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562"/>
    <w:rsid w:val="00860C4F"/>
    <w:rsid w:val="00860CEC"/>
    <w:rsid w:val="00861696"/>
    <w:rsid w:val="00862795"/>
    <w:rsid w:val="0086283C"/>
    <w:rsid w:val="00862D31"/>
    <w:rsid w:val="00862E0F"/>
    <w:rsid w:val="00863159"/>
    <w:rsid w:val="0086388F"/>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2C1"/>
    <w:rsid w:val="00877AE1"/>
    <w:rsid w:val="00880A5B"/>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6E7F"/>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106"/>
    <w:rsid w:val="008C13E3"/>
    <w:rsid w:val="008C1CDB"/>
    <w:rsid w:val="008C2133"/>
    <w:rsid w:val="008C229D"/>
    <w:rsid w:val="008C2B62"/>
    <w:rsid w:val="008C2FEE"/>
    <w:rsid w:val="008C3C4E"/>
    <w:rsid w:val="008C48A5"/>
    <w:rsid w:val="008C51FB"/>
    <w:rsid w:val="008C6564"/>
    <w:rsid w:val="008C6609"/>
    <w:rsid w:val="008D3551"/>
    <w:rsid w:val="008D3B85"/>
    <w:rsid w:val="008D3EC2"/>
    <w:rsid w:val="008D437D"/>
    <w:rsid w:val="008D4FC7"/>
    <w:rsid w:val="008D55E6"/>
    <w:rsid w:val="008D5ACA"/>
    <w:rsid w:val="008D5BD1"/>
    <w:rsid w:val="008D657D"/>
    <w:rsid w:val="008D7788"/>
    <w:rsid w:val="008D7BE4"/>
    <w:rsid w:val="008D7DFF"/>
    <w:rsid w:val="008E0256"/>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2E3D"/>
    <w:rsid w:val="008F3125"/>
    <w:rsid w:val="008F323D"/>
    <w:rsid w:val="008F3799"/>
    <w:rsid w:val="008F4007"/>
    <w:rsid w:val="008F5222"/>
    <w:rsid w:val="008F54CA"/>
    <w:rsid w:val="008F657C"/>
    <w:rsid w:val="008F6BAF"/>
    <w:rsid w:val="008F6CEB"/>
    <w:rsid w:val="008F6E05"/>
    <w:rsid w:val="008F7469"/>
    <w:rsid w:val="008F7757"/>
    <w:rsid w:val="008F775E"/>
    <w:rsid w:val="009000BB"/>
    <w:rsid w:val="00900240"/>
    <w:rsid w:val="009013ED"/>
    <w:rsid w:val="00901567"/>
    <w:rsid w:val="009027D7"/>
    <w:rsid w:val="0090327E"/>
    <w:rsid w:val="00903392"/>
    <w:rsid w:val="009034FD"/>
    <w:rsid w:val="00903FFF"/>
    <w:rsid w:val="009040F6"/>
    <w:rsid w:val="0090414C"/>
    <w:rsid w:val="009046A9"/>
    <w:rsid w:val="00905428"/>
    <w:rsid w:val="00905ED3"/>
    <w:rsid w:val="0090688B"/>
    <w:rsid w:val="00906911"/>
    <w:rsid w:val="00906D77"/>
    <w:rsid w:val="00907B76"/>
    <w:rsid w:val="00910880"/>
    <w:rsid w:val="00911759"/>
    <w:rsid w:val="009126FA"/>
    <w:rsid w:val="00913021"/>
    <w:rsid w:val="00913941"/>
    <w:rsid w:val="00914C40"/>
    <w:rsid w:val="0091599B"/>
    <w:rsid w:val="0092045C"/>
    <w:rsid w:val="00920EE6"/>
    <w:rsid w:val="00921419"/>
    <w:rsid w:val="00921851"/>
    <w:rsid w:val="00922F40"/>
    <w:rsid w:val="009240B0"/>
    <w:rsid w:val="00924B97"/>
    <w:rsid w:val="00924E4D"/>
    <w:rsid w:val="00927ACE"/>
    <w:rsid w:val="0093026A"/>
    <w:rsid w:val="00930C0C"/>
    <w:rsid w:val="0093119F"/>
    <w:rsid w:val="0093259D"/>
    <w:rsid w:val="00932CB5"/>
    <w:rsid w:val="009359B6"/>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528"/>
    <w:rsid w:val="009656E9"/>
    <w:rsid w:val="00965DA8"/>
    <w:rsid w:val="00965E32"/>
    <w:rsid w:val="0096661E"/>
    <w:rsid w:val="009676A1"/>
    <w:rsid w:val="0096773B"/>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2C42"/>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36E0"/>
    <w:rsid w:val="009B544E"/>
    <w:rsid w:val="009B62C3"/>
    <w:rsid w:val="009B6AAE"/>
    <w:rsid w:val="009B6ACA"/>
    <w:rsid w:val="009B7E30"/>
    <w:rsid w:val="009C033F"/>
    <w:rsid w:val="009C045A"/>
    <w:rsid w:val="009C05E0"/>
    <w:rsid w:val="009C07D9"/>
    <w:rsid w:val="009C27C6"/>
    <w:rsid w:val="009C3486"/>
    <w:rsid w:val="009C3990"/>
    <w:rsid w:val="009C39AD"/>
    <w:rsid w:val="009C4437"/>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4BDE"/>
    <w:rsid w:val="009F509E"/>
    <w:rsid w:val="009F5F68"/>
    <w:rsid w:val="009F69A0"/>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29E6"/>
    <w:rsid w:val="00A34119"/>
    <w:rsid w:val="00A34196"/>
    <w:rsid w:val="00A34D04"/>
    <w:rsid w:val="00A37063"/>
    <w:rsid w:val="00A3770D"/>
    <w:rsid w:val="00A37B86"/>
    <w:rsid w:val="00A37FAF"/>
    <w:rsid w:val="00A41FD1"/>
    <w:rsid w:val="00A4294B"/>
    <w:rsid w:val="00A42CCE"/>
    <w:rsid w:val="00A42E7D"/>
    <w:rsid w:val="00A43632"/>
    <w:rsid w:val="00A4420A"/>
    <w:rsid w:val="00A4452E"/>
    <w:rsid w:val="00A44922"/>
    <w:rsid w:val="00A44962"/>
    <w:rsid w:val="00A453EC"/>
    <w:rsid w:val="00A46BE7"/>
    <w:rsid w:val="00A46D98"/>
    <w:rsid w:val="00A47123"/>
    <w:rsid w:val="00A47ED1"/>
    <w:rsid w:val="00A501DC"/>
    <w:rsid w:val="00A50473"/>
    <w:rsid w:val="00A5075A"/>
    <w:rsid w:val="00A51088"/>
    <w:rsid w:val="00A53C8D"/>
    <w:rsid w:val="00A53CF7"/>
    <w:rsid w:val="00A54E11"/>
    <w:rsid w:val="00A55183"/>
    <w:rsid w:val="00A557F6"/>
    <w:rsid w:val="00A55CA5"/>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6771A"/>
    <w:rsid w:val="00A709FB"/>
    <w:rsid w:val="00A71052"/>
    <w:rsid w:val="00A71900"/>
    <w:rsid w:val="00A71CAC"/>
    <w:rsid w:val="00A71DCC"/>
    <w:rsid w:val="00A72223"/>
    <w:rsid w:val="00A723EC"/>
    <w:rsid w:val="00A726B6"/>
    <w:rsid w:val="00A72729"/>
    <w:rsid w:val="00A73097"/>
    <w:rsid w:val="00A753F8"/>
    <w:rsid w:val="00A7724A"/>
    <w:rsid w:val="00A77942"/>
    <w:rsid w:val="00A77F31"/>
    <w:rsid w:val="00A80564"/>
    <w:rsid w:val="00A80FFF"/>
    <w:rsid w:val="00A8124B"/>
    <w:rsid w:val="00A81D43"/>
    <w:rsid w:val="00A82BFC"/>
    <w:rsid w:val="00A82DFF"/>
    <w:rsid w:val="00A8461F"/>
    <w:rsid w:val="00A864B2"/>
    <w:rsid w:val="00A86D1E"/>
    <w:rsid w:val="00A8740A"/>
    <w:rsid w:val="00A877B0"/>
    <w:rsid w:val="00A90014"/>
    <w:rsid w:val="00A909A0"/>
    <w:rsid w:val="00A90D76"/>
    <w:rsid w:val="00A91706"/>
    <w:rsid w:val="00A925F0"/>
    <w:rsid w:val="00A92BCF"/>
    <w:rsid w:val="00A930FB"/>
    <w:rsid w:val="00A93BB2"/>
    <w:rsid w:val="00A93D3C"/>
    <w:rsid w:val="00A9434D"/>
    <w:rsid w:val="00A94F67"/>
    <w:rsid w:val="00A95705"/>
    <w:rsid w:val="00A96F89"/>
    <w:rsid w:val="00A97C05"/>
    <w:rsid w:val="00A97D92"/>
    <w:rsid w:val="00AA0202"/>
    <w:rsid w:val="00AA0F65"/>
    <w:rsid w:val="00AA1382"/>
    <w:rsid w:val="00AA15A8"/>
    <w:rsid w:val="00AA332A"/>
    <w:rsid w:val="00AA3966"/>
    <w:rsid w:val="00AA49E0"/>
    <w:rsid w:val="00AA58AC"/>
    <w:rsid w:val="00AA63B0"/>
    <w:rsid w:val="00AA6792"/>
    <w:rsid w:val="00AA755C"/>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3A2"/>
    <w:rsid w:val="00AC65B4"/>
    <w:rsid w:val="00AC68D6"/>
    <w:rsid w:val="00AC6F33"/>
    <w:rsid w:val="00AC77CB"/>
    <w:rsid w:val="00AC7810"/>
    <w:rsid w:val="00AD031E"/>
    <w:rsid w:val="00AD0A14"/>
    <w:rsid w:val="00AD1005"/>
    <w:rsid w:val="00AD1651"/>
    <w:rsid w:val="00AD2FA6"/>
    <w:rsid w:val="00AD3728"/>
    <w:rsid w:val="00AD3C62"/>
    <w:rsid w:val="00AD415D"/>
    <w:rsid w:val="00AD5E66"/>
    <w:rsid w:val="00AD63BD"/>
    <w:rsid w:val="00AD6513"/>
    <w:rsid w:val="00AD6DC0"/>
    <w:rsid w:val="00AD71F8"/>
    <w:rsid w:val="00AD7CFB"/>
    <w:rsid w:val="00AE0482"/>
    <w:rsid w:val="00AE055C"/>
    <w:rsid w:val="00AE1755"/>
    <w:rsid w:val="00AE1E82"/>
    <w:rsid w:val="00AE3311"/>
    <w:rsid w:val="00AE34F5"/>
    <w:rsid w:val="00AE3B24"/>
    <w:rsid w:val="00AE5164"/>
    <w:rsid w:val="00AE54AE"/>
    <w:rsid w:val="00AE6033"/>
    <w:rsid w:val="00AE6565"/>
    <w:rsid w:val="00AF0907"/>
    <w:rsid w:val="00AF17A9"/>
    <w:rsid w:val="00AF189C"/>
    <w:rsid w:val="00AF376B"/>
    <w:rsid w:val="00AF3DFF"/>
    <w:rsid w:val="00AF48D2"/>
    <w:rsid w:val="00AF4F7B"/>
    <w:rsid w:val="00AF562F"/>
    <w:rsid w:val="00AF6081"/>
    <w:rsid w:val="00AF7045"/>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DFB"/>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4E68"/>
    <w:rsid w:val="00B25800"/>
    <w:rsid w:val="00B2644C"/>
    <w:rsid w:val="00B2662F"/>
    <w:rsid w:val="00B26683"/>
    <w:rsid w:val="00B26CF0"/>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4CB1"/>
    <w:rsid w:val="00B451A2"/>
    <w:rsid w:val="00B45644"/>
    <w:rsid w:val="00B46B0A"/>
    <w:rsid w:val="00B46F4C"/>
    <w:rsid w:val="00B471CD"/>
    <w:rsid w:val="00B51F5F"/>
    <w:rsid w:val="00B522A1"/>
    <w:rsid w:val="00B533CF"/>
    <w:rsid w:val="00B54D15"/>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1571"/>
    <w:rsid w:val="00B71C6A"/>
    <w:rsid w:val="00B7203D"/>
    <w:rsid w:val="00B7541F"/>
    <w:rsid w:val="00B769B2"/>
    <w:rsid w:val="00B802B4"/>
    <w:rsid w:val="00B81280"/>
    <w:rsid w:val="00B8147E"/>
    <w:rsid w:val="00B81631"/>
    <w:rsid w:val="00B81FA7"/>
    <w:rsid w:val="00B82656"/>
    <w:rsid w:val="00B83D85"/>
    <w:rsid w:val="00B84073"/>
    <w:rsid w:val="00B84F6D"/>
    <w:rsid w:val="00B85083"/>
    <w:rsid w:val="00B85371"/>
    <w:rsid w:val="00B863EC"/>
    <w:rsid w:val="00B876BC"/>
    <w:rsid w:val="00B90871"/>
    <w:rsid w:val="00B92792"/>
    <w:rsid w:val="00B92AC8"/>
    <w:rsid w:val="00B93AAC"/>
    <w:rsid w:val="00B94D8D"/>
    <w:rsid w:val="00B94FD0"/>
    <w:rsid w:val="00B96442"/>
    <w:rsid w:val="00B967AA"/>
    <w:rsid w:val="00B96EF4"/>
    <w:rsid w:val="00B97A41"/>
    <w:rsid w:val="00B97CF6"/>
    <w:rsid w:val="00B97DBD"/>
    <w:rsid w:val="00BA033C"/>
    <w:rsid w:val="00BA0506"/>
    <w:rsid w:val="00BA0C6C"/>
    <w:rsid w:val="00BA0E04"/>
    <w:rsid w:val="00BA0E86"/>
    <w:rsid w:val="00BA1E4F"/>
    <w:rsid w:val="00BA27CE"/>
    <w:rsid w:val="00BA4E55"/>
    <w:rsid w:val="00BA5885"/>
    <w:rsid w:val="00BA593C"/>
    <w:rsid w:val="00BA60C3"/>
    <w:rsid w:val="00BA7013"/>
    <w:rsid w:val="00BA76A3"/>
    <w:rsid w:val="00BB1AD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472D"/>
    <w:rsid w:val="00BC6261"/>
    <w:rsid w:val="00BC6EE7"/>
    <w:rsid w:val="00BD0574"/>
    <w:rsid w:val="00BD1E0D"/>
    <w:rsid w:val="00BD2AA6"/>
    <w:rsid w:val="00BD2AF9"/>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83B"/>
    <w:rsid w:val="00BE0A7B"/>
    <w:rsid w:val="00BE2934"/>
    <w:rsid w:val="00BE298E"/>
    <w:rsid w:val="00BE3E20"/>
    <w:rsid w:val="00BE4D92"/>
    <w:rsid w:val="00BE52A0"/>
    <w:rsid w:val="00BE5917"/>
    <w:rsid w:val="00BE6554"/>
    <w:rsid w:val="00BE6AAB"/>
    <w:rsid w:val="00BF0597"/>
    <w:rsid w:val="00BF1B64"/>
    <w:rsid w:val="00BF1C60"/>
    <w:rsid w:val="00BF28F0"/>
    <w:rsid w:val="00BF2E95"/>
    <w:rsid w:val="00BF3818"/>
    <w:rsid w:val="00BF3ECA"/>
    <w:rsid w:val="00BF5A03"/>
    <w:rsid w:val="00BF5B44"/>
    <w:rsid w:val="00BF6576"/>
    <w:rsid w:val="00BF6687"/>
    <w:rsid w:val="00C004B4"/>
    <w:rsid w:val="00C005D0"/>
    <w:rsid w:val="00C00CB6"/>
    <w:rsid w:val="00C00F5E"/>
    <w:rsid w:val="00C02C71"/>
    <w:rsid w:val="00C03133"/>
    <w:rsid w:val="00C0422A"/>
    <w:rsid w:val="00C043AB"/>
    <w:rsid w:val="00C05867"/>
    <w:rsid w:val="00C05C4C"/>
    <w:rsid w:val="00C062B0"/>
    <w:rsid w:val="00C073A1"/>
    <w:rsid w:val="00C07556"/>
    <w:rsid w:val="00C112AB"/>
    <w:rsid w:val="00C1178A"/>
    <w:rsid w:val="00C14388"/>
    <w:rsid w:val="00C14EF8"/>
    <w:rsid w:val="00C154F7"/>
    <w:rsid w:val="00C15886"/>
    <w:rsid w:val="00C15F4D"/>
    <w:rsid w:val="00C16E26"/>
    <w:rsid w:val="00C204B3"/>
    <w:rsid w:val="00C20B64"/>
    <w:rsid w:val="00C20FC4"/>
    <w:rsid w:val="00C21113"/>
    <w:rsid w:val="00C2116E"/>
    <w:rsid w:val="00C21A58"/>
    <w:rsid w:val="00C22494"/>
    <w:rsid w:val="00C22662"/>
    <w:rsid w:val="00C23294"/>
    <w:rsid w:val="00C253B5"/>
    <w:rsid w:val="00C25B6C"/>
    <w:rsid w:val="00C2673F"/>
    <w:rsid w:val="00C30D12"/>
    <w:rsid w:val="00C30E93"/>
    <w:rsid w:val="00C32069"/>
    <w:rsid w:val="00C3206D"/>
    <w:rsid w:val="00C345C0"/>
    <w:rsid w:val="00C34CF8"/>
    <w:rsid w:val="00C35AFD"/>
    <w:rsid w:val="00C36032"/>
    <w:rsid w:val="00C36F51"/>
    <w:rsid w:val="00C372D8"/>
    <w:rsid w:val="00C37A8D"/>
    <w:rsid w:val="00C4058E"/>
    <w:rsid w:val="00C41205"/>
    <w:rsid w:val="00C41F86"/>
    <w:rsid w:val="00C42999"/>
    <w:rsid w:val="00C43575"/>
    <w:rsid w:val="00C4401B"/>
    <w:rsid w:val="00C442E0"/>
    <w:rsid w:val="00C4487B"/>
    <w:rsid w:val="00C450EB"/>
    <w:rsid w:val="00C451CA"/>
    <w:rsid w:val="00C456B6"/>
    <w:rsid w:val="00C45C4D"/>
    <w:rsid w:val="00C466A3"/>
    <w:rsid w:val="00C468B8"/>
    <w:rsid w:val="00C47273"/>
    <w:rsid w:val="00C4728F"/>
    <w:rsid w:val="00C512E5"/>
    <w:rsid w:val="00C5172A"/>
    <w:rsid w:val="00C51978"/>
    <w:rsid w:val="00C52012"/>
    <w:rsid w:val="00C5225E"/>
    <w:rsid w:val="00C52559"/>
    <w:rsid w:val="00C52DC6"/>
    <w:rsid w:val="00C53330"/>
    <w:rsid w:val="00C537B7"/>
    <w:rsid w:val="00C53E96"/>
    <w:rsid w:val="00C54B73"/>
    <w:rsid w:val="00C54E96"/>
    <w:rsid w:val="00C55078"/>
    <w:rsid w:val="00C552E3"/>
    <w:rsid w:val="00C56901"/>
    <w:rsid w:val="00C56C92"/>
    <w:rsid w:val="00C60332"/>
    <w:rsid w:val="00C608F1"/>
    <w:rsid w:val="00C60B65"/>
    <w:rsid w:val="00C60DF0"/>
    <w:rsid w:val="00C60FB0"/>
    <w:rsid w:val="00C61C97"/>
    <w:rsid w:val="00C6469D"/>
    <w:rsid w:val="00C648D6"/>
    <w:rsid w:val="00C64A26"/>
    <w:rsid w:val="00C65032"/>
    <w:rsid w:val="00C6690C"/>
    <w:rsid w:val="00C67A34"/>
    <w:rsid w:val="00C67F59"/>
    <w:rsid w:val="00C7051C"/>
    <w:rsid w:val="00C710F7"/>
    <w:rsid w:val="00C71983"/>
    <w:rsid w:val="00C734E5"/>
    <w:rsid w:val="00C742C3"/>
    <w:rsid w:val="00C75011"/>
    <w:rsid w:val="00C756D3"/>
    <w:rsid w:val="00C76022"/>
    <w:rsid w:val="00C7690B"/>
    <w:rsid w:val="00C77C68"/>
    <w:rsid w:val="00C8104D"/>
    <w:rsid w:val="00C81A96"/>
    <w:rsid w:val="00C8222B"/>
    <w:rsid w:val="00C82585"/>
    <w:rsid w:val="00C826FC"/>
    <w:rsid w:val="00C831EE"/>
    <w:rsid w:val="00C8382D"/>
    <w:rsid w:val="00C83AB3"/>
    <w:rsid w:val="00C846B2"/>
    <w:rsid w:val="00C84E83"/>
    <w:rsid w:val="00C85859"/>
    <w:rsid w:val="00C86AAE"/>
    <w:rsid w:val="00C86C92"/>
    <w:rsid w:val="00C870E7"/>
    <w:rsid w:val="00C90287"/>
    <w:rsid w:val="00C90635"/>
    <w:rsid w:val="00C9125C"/>
    <w:rsid w:val="00C927B6"/>
    <w:rsid w:val="00C92E66"/>
    <w:rsid w:val="00C92F60"/>
    <w:rsid w:val="00C93C2E"/>
    <w:rsid w:val="00C96425"/>
    <w:rsid w:val="00C96A5D"/>
    <w:rsid w:val="00C96EF9"/>
    <w:rsid w:val="00C97CBA"/>
    <w:rsid w:val="00CA0557"/>
    <w:rsid w:val="00CA0762"/>
    <w:rsid w:val="00CA08A4"/>
    <w:rsid w:val="00CA23EC"/>
    <w:rsid w:val="00CA2A84"/>
    <w:rsid w:val="00CA509B"/>
    <w:rsid w:val="00CA6F55"/>
    <w:rsid w:val="00CA71EF"/>
    <w:rsid w:val="00CA7490"/>
    <w:rsid w:val="00CA7ECF"/>
    <w:rsid w:val="00CB0AF2"/>
    <w:rsid w:val="00CB0C6B"/>
    <w:rsid w:val="00CB1048"/>
    <w:rsid w:val="00CB29D7"/>
    <w:rsid w:val="00CB2A7F"/>
    <w:rsid w:val="00CB584A"/>
    <w:rsid w:val="00CB605B"/>
    <w:rsid w:val="00CB686A"/>
    <w:rsid w:val="00CB6F5A"/>
    <w:rsid w:val="00CC00CF"/>
    <w:rsid w:val="00CC0165"/>
    <w:rsid w:val="00CC0744"/>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1A0"/>
    <w:rsid w:val="00CD121C"/>
    <w:rsid w:val="00CD2972"/>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4623"/>
    <w:rsid w:val="00CF5060"/>
    <w:rsid w:val="00CF515C"/>
    <w:rsid w:val="00CF6223"/>
    <w:rsid w:val="00D00433"/>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3E14"/>
    <w:rsid w:val="00D14C77"/>
    <w:rsid w:val="00D15CA2"/>
    <w:rsid w:val="00D15CA4"/>
    <w:rsid w:val="00D16EDA"/>
    <w:rsid w:val="00D17537"/>
    <w:rsid w:val="00D20E3B"/>
    <w:rsid w:val="00D20E45"/>
    <w:rsid w:val="00D2158B"/>
    <w:rsid w:val="00D21E0D"/>
    <w:rsid w:val="00D2207F"/>
    <w:rsid w:val="00D226CC"/>
    <w:rsid w:val="00D23578"/>
    <w:rsid w:val="00D246A5"/>
    <w:rsid w:val="00D25A74"/>
    <w:rsid w:val="00D25D1E"/>
    <w:rsid w:val="00D269AE"/>
    <w:rsid w:val="00D277F2"/>
    <w:rsid w:val="00D27F33"/>
    <w:rsid w:val="00D30E7C"/>
    <w:rsid w:val="00D30E81"/>
    <w:rsid w:val="00D31505"/>
    <w:rsid w:val="00D34889"/>
    <w:rsid w:val="00D35253"/>
    <w:rsid w:val="00D36B61"/>
    <w:rsid w:val="00D4138E"/>
    <w:rsid w:val="00D41C3E"/>
    <w:rsid w:val="00D42BBC"/>
    <w:rsid w:val="00D430C3"/>
    <w:rsid w:val="00D4346A"/>
    <w:rsid w:val="00D445D6"/>
    <w:rsid w:val="00D44E01"/>
    <w:rsid w:val="00D44E93"/>
    <w:rsid w:val="00D4533F"/>
    <w:rsid w:val="00D45A92"/>
    <w:rsid w:val="00D474E4"/>
    <w:rsid w:val="00D47C3F"/>
    <w:rsid w:val="00D50831"/>
    <w:rsid w:val="00D51167"/>
    <w:rsid w:val="00D51600"/>
    <w:rsid w:val="00D51D03"/>
    <w:rsid w:val="00D5209E"/>
    <w:rsid w:val="00D52C65"/>
    <w:rsid w:val="00D52EDA"/>
    <w:rsid w:val="00D53B46"/>
    <w:rsid w:val="00D54053"/>
    <w:rsid w:val="00D55300"/>
    <w:rsid w:val="00D556CD"/>
    <w:rsid w:val="00D56D64"/>
    <w:rsid w:val="00D56EEF"/>
    <w:rsid w:val="00D57821"/>
    <w:rsid w:val="00D60AD0"/>
    <w:rsid w:val="00D611FA"/>
    <w:rsid w:val="00D62BF3"/>
    <w:rsid w:val="00D63168"/>
    <w:rsid w:val="00D63525"/>
    <w:rsid w:val="00D63BDB"/>
    <w:rsid w:val="00D63FD8"/>
    <w:rsid w:val="00D643EE"/>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77A"/>
    <w:rsid w:val="00D86A38"/>
    <w:rsid w:val="00D86B2B"/>
    <w:rsid w:val="00D87D92"/>
    <w:rsid w:val="00D900D0"/>
    <w:rsid w:val="00D90EC0"/>
    <w:rsid w:val="00D91F50"/>
    <w:rsid w:val="00D925FF"/>
    <w:rsid w:val="00D92EC5"/>
    <w:rsid w:val="00D935AC"/>
    <w:rsid w:val="00D941B1"/>
    <w:rsid w:val="00D9538C"/>
    <w:rsid w:val="00D95593"/>
    <w:rsid w:val="00D95E47"/>
    <w:rsid w:val="00D96212"/>
    <w:rsid w:val="00D969DD"/>
    <w:rsid w:val="00D97C03"/>
    <w:rsid w:val="00DA0654"/>
    <w:rsid w:val="00DA1AFB"/>
    <w:rsid w:val="00DA2E45"/>
    <w:rsid w:val="00DA3309"/>
    <w:rsid w:val="00DA3E1B"/>
    <w:rsid w:val="00DA474D"/>
    <w:rsid w:val="00DA5B86"/>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58C"/>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2A3"/>
    <w:rsid w:val="00DE3514"/>
    <w:rsid w:val="00DE3C6A"/>
    <w:rsid w:val="00DE4406"/>
    <w:rsid w:val="00DE59EC"/>
    <w:rsid w:val="00DE7507"/>
    <w:rsid w:val="00DF0D3C"/>
    <w:rsid w:val="00DF0E70"/>
    <w:rsid w:val="00DF1683"/>
    <w:rsid w:val="00DF1ECB"/>
    <w:rsid w:val="00DF3D01"/>
    <w:rsid w:val="00DF491D"/>
    <w:rsid w:val="00DF546D"/>
    <w:rsid w:val="00DF596D"/>
    <w:rsid w:val="00DF7F23"/>
    <w:rsid w:val="00E00381"/>
    <w:rsid w:val="00E0228C"/>
    <w:rsid w:val="00E02ECA"/>
    <w:rsid w:val="00E03B0B"/>
    <w:rsid w:val="00E03ED2"/>
    <w:rsid w:val="00E06297"/>
    <w:rsid w:val="00E07C8B"/>
    <w:rsid w:val="00E10798"/>
    <w:rsid w:val="00E10F48"/>
    <w:rsid w:val="00E115C5"/>
    <w:rsid w:val="00E116D6"/>
    <w:rsid w:val="00E131CA"/>
    <w:rsid w:val="00E13817"/>
    <w:rsid w:val="00E13BE3"/>
    <w:rsid w:val="00E14A43"/>
    <w:rsid w:val="00E154BF"/>
    <w:rsid w:val="00E163D8"/>
    <w:rsid w:val="00E169C1"/>
    <w:rsid w:val="00E16B36"/>
    <w:rsid w:val="00E21FBC"/>
    <w:rsid w:val="00E22515"/>
    <w:rsid w:val="00E23A3F"/>
    <w:rsid w:val="00E2462C"/>
    <w:rsid w:val="00E24A86"/>
    <w:rsid w:val="00E2520F"/>
    <w:rsid w:val="00E25C67"/>
    <w:rsid w:val="00E275BA"/>
    <w:rsid w:val="00E30031"/>
    <w:rsid w:val="00E336D1"/>
    <w:rsid w:val="00E33771"/>
    <w:rsid w:val="00E33DBE"/>
    <w:rsid w:val="00E34048"/>
    <w:rsid w:val="00E35317"/>
    <w:rsid w:val="00E355D7"/>
    <w:rsid w:val="00E35BF2"/>
    <w:rsid w:val="00E3714D"/>
    <w:rsid w:val="00E372E7"/>
    <w:rsid w:val="00E379F6"/>
    <w:rsid w:val="00E37F09"/>
    <w:rsid w:val="00E4091E"/>
    <w:rsid w:val="00E4306B"/>
    <w:rsid w:val="00E43267"/>
    <w:rsid w:val="00E44466"/>
    <w:rsid w:val="00E44D1F"/>
    <w:rsid w:val="00E47A77"/>
    <w:rsid w:val="00E51A75"/>
    <w:rsid w:val="00E52785"/>
    <w:rsid w:val="00E54DFC"/>
    <w:rsid w:val="00E5506F"/>
    <w:rsid w:val="00E55438"/>
    <w:rsid w:val="00E555FC"/>
    <w:rsid w:val="00E55DCA"/>
    <w:rsid w:val="00E56FBA"/>
    <w:rsid w:val="00E57407"/>
    <w:rsid w:val="00E57783"/>
    <w:rsid w:val="00E6149C"/>
    <w:rsid w:val="00E61540"/>
    <w:rsid w:val="00E61BE8"/>
    <w:rsid w:val="00E624B2"/>
    <w:rsid w:val="00E62849"/>
    <w:rsid w:val="00E62DD3"/>
    <w:rsid w:val="00E6300E"/>
    <w:rsid w:val="00E63317"/>
    <w:rsid w:val="00E64728"/>
    <w:rsid w:val="00E65B0F"/>
    <w:rsid w:val="00E66795"/>
    <w:rsid w:val="00E66B4D"/>
    <w:rsid w:val="00E6747D"/>
    <w:rsid w:val="00E707D8"/>
    <w:rsid w:val="00E70AF8"/>
    <w:rsid w:val="00E7142F"/>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875F8"/>
    <w:rsid w:val="00E9014F"/>
    <w:rsid w:val="00E92B1C"/>
    <w:rsid w:val="00E9312B"/>
    <w:rsid w:val="00E94CC6"/>
    <w:rsid w:val="00E9542A"/>
    <w:rsid w:val="00E97809"/>
    <w:rsid w:val="00E97927"/>
    <w:rsid w:val="00EA0892"/>
    <w:rsid w:val="00EA0AF3"/>
    <w:rsid w:val="00EA1042"/>
    <w:rsid w:val="00EA148B"/>
    <w:rsid w:val="00EA3672"/>
    <w:rsid w:val="00EA36FF"/>
    <w:rsid w:val="00EA3CB3"/>
    <w:rsid w:val="00EA3CF1"/>
    <w:rsid w:val="00EA4A0A"/>
    <w:rsid w:val="00EA4AFD"/>
    <w:rsid w:val="00EA4CE5"/>
    <w:rsid w:val="00EA547A"/>
    <w:rsid w:val="00EA54C4"/>
    <w:rsid w:val="00EA555B"/>
    <w:rsid w:val="00EA574F"/>
    <w:rsid w:val="00EA5791"/>
    <w:rsid w:val="00EA624B"/>
    <w:rsid w:val="00EA652A"/>
    <w:rsid w:val="00EA71DF"/>
    <w:rsid w:val="00EA770C"/>
    <w:rsid w:val="00EA7949"/>
    <w:rsid w:val="00EA7AF3"/>
    <w:rsid w:val="00EB1008"/>
    <w:rsid w:val="00EB127D"/>
    <w:rsid w:val="00EB229A"/>
    <w:rsid w:val="00EB249D"/>
    <w:rsid w:val="00EB2589"/>
    <w:rsid w:val="00EB2A54"/>
    <w:rsid w:val="00EB2DB9"/>
    <w:rsid w:val="00EB3197"/>
    <w:rsid w:val="00EB3B64"/>
    <w:rsid w:val="00EB3EB4"/>
    <w:rsid w:val="00EB5427"/>
    <w:rsid w:val="00EB5CB1"/>
    <w:rsid w:val="00EB6780"/>
    <w:rsid w:val="00EB6A5B"/>
    <w:rsid w:val="00EB6CCD"/>
    <w:rsid w:val="00EB7022"/>
    <w:rsid w:val="00EB775B"/>
    <w:rsid w:val="00EB78E1"/>
    <w:rsid w:val="00EB79EA"/>
    <w:rsid w:val="00EB7ACA"/>
    <w:rsid w:val="00EB7FF4"/>
    <w:rsid w:val="00EC0BB1"/>
    <w:rsid w:val="00EC0EC4"/>
    <w:rsid w:val="00EC11FA"/>
    <w:rsid w:val="00EC1D34"/>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5132"/>
    <w:rsid w:val="00ED7D6B"/>
    <w:rsid w:val="00EE029E"/>
    <w:rsid w:val="00EE04AE"/>
    <w:rsid w:val="00EE05C9"/>
    <w:rsid w:val="00EE0943"/>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492"/>
    <w:rsid w:val="00EF65B3"/>
    <w:rsid w:val="00EF66D4"/>
    <w:rsid w:val="00EF69B7"/>
    <w:rsid w:val="00EF78C1"/>
    <w:rsid w:val="00EF78FA"/>
    <w:rsid w:val="00F00AA0"/>
    <w:rsid w:val="00F00FD1"/>
    <w:rsid w:val="00F01AF8"/>
    <w:rsid w:val="00F02354"/>
    <w:rsid w:val="00F0278B"/>
    <w:rsid w:val="00F03182"/>
    <w:rsid w:val="00F03361"/>
    <w:rsid w:val="00F03698"/>
    <w:rsid w:val="00F038F7"/>
    <w:rsid w:val="00F05433"/>
    <w:rsid w:val="00F0581A"/>
    <w:rsid w:val="00F05F9E"/>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2A87"/>
    <w:rsid w:val="00F24148"/>
    <w:rsid w:val="00F26F8E"/>
    <w:rsid w:val="00F26F8F"/>
    <w:rsid w:val="00F31C61"/>
    <w:rsid w:val="00F33275"/>
    <w:rsid w:val="00F33B57"/>
    <w:rsid w:val="00F3471B"/>
    <w:rsid w:val="00F34B9B"/>
    <w:rsid w:val="00F35D26"/>
    <w:rsid w:val="00F37363"/>
    <w:rsid w:val="00F37AB3"/>
    <w:rsid w:val="00F37EBC"/>
    <w:rsid w:val="00F4106B"/>
    <w:rsid w:val="00F42C0B"/>
    <w:rsid w:val="00F438D7"/>
    <w:rsid w:val="00F4392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567F0"/>
    <w:rsid w:val="00F60397"/>
    <w:rsid w:val="00F60B00"/>
    <w:rsid w:val="00F61E15"/>
    <w:rsid w:val="00F62278"/>
    <w:rsid w:val="00F63034"/>
    <w:rsid w:val="00F63CE0"/>
    <w:rsid w:val="00F64025"/>
    <w:rsid w:val="00F64334"/>
    <w:rsid w:val="00F64C59"/>
    <w:rsid w:val="00F6591F"/>
    <w:rsid w:val="00F65E93"/>
    <w:rsid w:val="00F70685"/>
    <w:rsid w:val="00F7068D"/>
    <w:rsid w:val="00F71C52"/>
    <w:rsid w:val="00F71FCD"/>
    <w:rsid w:val="00F72709"/>
    <w:rsid w:val="00F7390A"/>
    <w:rsid w:val="00F739C0"/>
    <w:rsid w:val="00F74342"/>
    <w:rsid w:val="00F7548B"/>
    <w:rsid w:val="00F756E8"/>
    <w:rsid w:val="00F76DBE"/>
    <w:rsid w:val="00F772AF"/>
    <w:rsid w:val="00F80A97"/>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409"/>
    <w:rsid w:val="00F97F53"/>
    <w:rsid w:val="00FA075B"/>
    <w:rsid w:val="00FA07DD"/>
    <w:rsid w:val="00FA21DF"/>
    <w:rsid w:val="00FA255D"/>
    <w:rsid w:val="00FA28A0"/>
    <w:rsid w:val="00FA2FE7"/>
    <w:rsid w:val="00FA3C63"/>
    <w:rsid w:val="00FA533A"/>
    <w:rsid w:val="00FA581D"/>
    <w:rsid w:val="00FA6CC2"/>
    <w:rsid w:val="00FA7596"/>
    <w:rsid w:val="00FA7E0F"/>
    <w:rsid w:val="00FB0BCD"/>
    <w:rsid w:val="00FB1335"/>
    <w:rsid w:val="00FB244B"/>
    <w:rsid w:val="00FB3F5C"/>
    <w:rsid w:val="00FB4662"/>
    <w:rsid w:val="00FB524F"/>
    <w:rsid w:val="00FB65E2"/>
    <w:rsid w:val="00FB74BD"/>
    <w:rsid w:val="00FB78C5"/>
    <w:rsid w:val="00FB7B1A"/>
    <w:rsid w:val="00FC0C8B"/>
    <w:rsid w:val="00FC16AA"/>
    <w:rsid w:val="00FC273F"/>
    <w:rsid w:val="00FC2919"/>
    <w:rsid w:val="00FC304B"/>
    <w:rsid w:val="00FC313F"/>
    <w:rsid w:val="00FC4403"/>
    <w:rsid w:val="00FC464D"/>
    <w:rsid w:val="00FC4887"/>
    <w:rsid w:val="00FC4D22"/>
    <w:rsid w:val="00FD1699"/>
    <w:rsid w:val="00FD224C"/>
    <w:rsid w:val="00FD28B7"/>
    <w:rsid w:val="00FD49E0"/>
    <w:rsid w:val="00FD6196"/>
    <w:rsid w:val="00FD6AE5"/>
    <w:rsid w:val="00FD7DB1"/>
    <w:rsid w:val="00FE03B6"/>
    <w:rsid w:val="00FE07E6"/>
    <w:rsid w:val="00FE0D63"/>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 w:val="07094FD3"/>
    <w:rsid w:val="07521494"/>
    <w:rsid w:val="11685DF3"/>
    <w:rsid w:val="131D1430"/>
    <w:rsid w:val="1562B867"/>
    <w:rsid w:val="1972F4F3"/>
    <w:rsid w:val="1C1774E1"/>
    <w:rsid w:val="1CB2361C"/>
    <w:rsid w:val="1FF44225"/>
    <w:rsid w:val="22C11D29"/>
    <w:rsid w:val="25F0007F"/>
    <w:rsid w:val="294D56C7"/>
    <w:rsid w:val="2A166A1C"/>
    <w:rsid w:val="2A749242"/>
    <w:rsid w:val="31EB52F4"/>
    <w:rsid w:val="327EBCE4"/>
    <w:rsid w:val="43267F86"/>
    <w:rsid w:val="4C0F9BB9"/>
    <w:rsid w:val="573445D5"/>
    <w:rsid w:val="57765AAD"/>
    <w:rsid w:val="57FA8DC8"/>
    <w:rsid w:val="5A189A79"/>
    <w:rsid w:val="5BA62460"/>
    <w:rsid w:val="5C11F610"/>
    <w:rsid w:val="6091B889"/>
    <w:rsid w:val="7037C5D4"/>
    <w:rsid w:val="715EC1EE"/>
    <w:rsid w:val="734C2338"/>
    <w:rsid w:val="73C57181"/>
    <w:rsid w:val="79462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169C1"/>
    <w:pPr>
      <w:spacing w:after="120" w:line="264" w:lineRule="auto"/>
      <w:jc w:val="both"/>
    </w:pPr>
    <w:rPr>
      <w:rFonts w:ascii="Calibri" w:eastAsia="Times New Roman" w:hAnsi="Calibri" w:cs="Times New Roman"/>
      <w:color w:val="000000" w:themeColor="text1"/>
      <w:szCs w:val="20"/>
      <w14:textFill>
        <w14:solidFill>
          <w14:schemeClr w14:val="tx1">
            <w14:lumMod w14:val="75000"/>
            <w14:lumOff w14:val="25000"/>
            <w14:lumMod w14:val="75000"/>
            <w14:lumOff w14:val="25000"/>
          </w14:schemeClr>
        </w14:solidFill>
      </w14:textFill>
    </w:rPr>
  </w:style>
  <w:style w:type="paragraph" w:styleId="Kop1">
    <w:name w:val="heading 1"/>
    <w:basedOn w:val="Standaard"/>
    <w:next w:val="Standaard"/>
    <w:link w:val="Kop1Char"/>
    <w:uiPriority w:val="9"/>
    <w:qFormat/>
    <w:rsid w:val="00756C6A"/>
    <w:pPr>
      <w:keepNext/>
      <w:keepLines/>
      <w:pageBreakBefore/>
      <w:numPr>
        <w:numId w:val="10"/>
      </w:numPr>
      <w:shd w:val="clear" w:color="31849B" w:themeColor="accent5" w:themeShade="BF" w:fill="31849B" w:themeFill="accent5" w:themeFillShade="BF"/>
      <w:spacing w:before="1080" w:after="1080" w:line="276" w:lineRule="auto"/>
      <w:ind w:left="425" w:hanging="431"/>
      <w:jc w:val="left"/>
      <w:outlineLvl w:val="0"/>
    </w:pPr>
    <w:rPr>
      <w:rFonts w:asciiTheme="majorHAnsi" w:eastAsiaTheme="majorEastAsia" w:hAnsiTheme="majorHAnsi" w:cstheme="majorBidi"/>
      <w:b/>
      <w:bCs/>
      <w:color w:val="FFFFFF" w:themeColor="background1"/>
      <w:sz w:val="52"/>
      <w:szCs w:val="52"/>
      <w:lang w:val="en-GB"/>
      <w14:textFill>
        <w14:solidFill>
          <w14:schemeClr w14:val="bg1">
            <w14:lumMod w14:val="75000"/>
            <w14:lumOff w14:val="25000"/>
            <w14:lumMod w14:val="75000"/>
            <w14:lumOff w14:val="25000"/>
            <w14:lumMod w14:val="75000"/>
          </w14:schemeClr>
        </w14:solidFill>
      </w14:textFill>
    </w:rPr>
  </w:style>
  <w:style w:type="paragraph" w:styleId="Kop2">
    <w:name w:val="heading 2"/>
    <w:basedOn w:val="Standaard"/>
    <w:next w:val="Standaard"/>
    <w:link w:val="Kop2Char"/>
    <w:uiPriority w:val="9"/>
    <w:qFormat/>
    <w:rsid w:val="0078389D"/>
    <w:pPr>
      <w:keepNext/>
      <w:keepLines/>
      <w:numPr>
        <w:ilvl w:val="1"/>
        <w:numId w:val="10"/>
      </w:numPr>
      <w:pBdr>
        <w:bottom w:val="single" w:sz="8" w:space="1" w:color="31849B" w:themeColor="accent5" w:themeShade="BF"/>
      </w:pBdr>
      <w:spacing w:before="200" w:line="276" w:lineRule="auto"/>
      <w:ind w:left="426" w:hanging="426"/>
      <w:jc w:val="left"/>
      <w:outlineLvl w:val="1"/>
    </w:pPr>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paragraph" w:styleId="Kop3">
    <w:name w:val="heading 3"/>
    <w:basedOn w:val="Standaard"/>
    <w:next w:val="Standaard"/>
    <w:link w:val="Kop3Char"/>
    <w:uiPriority w:val="9"/>
    <w:qFormat/>
    <w:rsid w:val="003D0E84"/>
    <w:pPr>
      <w:keepNext/>
      <w:keepLines/>
      <w:numPr>
        <w:ilvl w:val="2"/>
        <w:numId w:val="10"/>
      </w:numPr>
      <w:spacing w:before="200" w:line="276" w:lineRule="auto"/>
      <w:jc w:val="left"/>
      <w:outlineLvl w:val="2"/>
    </w:pPr>
    <w:rPr>
      <w:rFonts w:asciiTheme="majorHAnsi" w:eastAsiaTheme="majorEastAsia" w:hAnsiTheme="majorHAnsi" w:cstheme="majorBidi"/>
      <w:bCs/>
      <w:i/>
      <w:color w:val="4BACC6" w:themeColor="accent5"/>
      <w:lang w:val="en-GB"/>
      <w14:textFill>
        <w14:solidFill>
          <w14:schemeClr w14:val="accent5">
            <w14:lumMod w14:val="75000"/>
            <w14:lumMod w14:val="75000"/>
            <w14:lumOff w14:val="25000"/>
          </w14:schemeClr>
        </w14:solidFill>
      </w14:textFill>
    </w:rPr>
  </w:style>
  <w:style w:type="paragraph" w:styleId="Kop4">
    <w:name w:val="heading 4"/>
    <w:basedOn w:val="Standaard"/>
    <w:next w:val="Standaard"/>
    <w:link w:val="Kop4Char"/>
    <w:uiPriority w:val="99"/>
    <w:qFormat/>
    <w:rsid w:val="00F37363"/>
    <w:pPr>
      <w:keepNext/>
      <w:numPr>
        <w:numId w:val="23"/>
      </w:numPr>
      <w:pBdr>
        <w:bottom w:val="dotted" w:sz="6" w:space="0" w:color="31849B" w:themeColor="accent5" w:themeShade="BF"/>
      </w:pBdr>
      <w:tabs>
        <w:tab w:val="left" w:pos="1134"/>
      </w:tabs>
      <w:spacing w:before="240"/>
      <w:outlineLvl w:val="3"/>
    </w:pPr>
    <w:rPr>
      <w:i/>
      <w:color w:val="4BACC6" w:themeColor="accent5"/>
      <w:spacing w:val="10"/>
      <w:szCs w:val="22"/>
      <w:lang w:val="en-GB"/>
      <w14:textFill>
        <w14:solidFill>
          <w14:schemeClr w14:val="accent5">
            <w14:lumMod w14:val="75000"/>
            <w14:lumMod w14:val="75000"/>
            <w14:lumOff w14:val="25000"/>
          </w14:schemeClr>
        </w14:solidFill>
      </w14:textFill>
    </w:rPr>
  </w:style>
  <w:style w:type="paragraph" w:styleId="Kop5">
    <w:name w:val="heading 5"/>
    <w:basedOn w:val="Standaard"/>
    <w:next w:val="Standaard"/>
    <w:link w:val="Kop5Char"/>
    <w:uiPriority w:val="99"/>
    <w:qFormat/>
    <w:rsid w:val="000B0521"/>
    <w:pPr>
      <w:keepNext/>
      <w:keepLines/>
      <w:numPr>
        <w:ilvl w:val="4"/>
        <w:numId w:val="10"/>
      </w:numPr>
      <w:spacing w:before="120"/>
      <w:jc w:val="left"/>
      <w:outlineLvl w:val="4"/>
    </w:pPr>
    <w:rPr>
      <w:u w:val="single"/>
    </w:rPr>
  </w:style>
  <w:style w:type="paragraph" w:styleId="Kop6">
    <w:name w:val="heading 6"/>
    <w:basedOn w:val="Standaard"/>
    <w:next w:val="Standaard"/>
    <w:link w:val="Kop6Char"/>
    <w:uiPriority w:val="99"/>
    <w:qFormat/>
    <w:rsid w:val="0094127F"/>
    <w:pPr>
      <w:numPr>
        <w:ilvl w:val="5"/>
        <w:numId w:val="10"/>
      </w:numPr>
      <w:pBdr>
        <w:bottom w:val="dotted" w:sz="6" w:space="1" w:color="76923C"/>
      </w:pBdr>
      <w:spacing w:before="300"/>
      <w:outlineLvl w:val="5"/>
    </w:pPr>
    <w:rPr>
      <w:caps/>
      <w:color w:val="4F6228"/>
      <w:spacing w:val="10"/>
      <w:szCs w:val="22"/>
      <w14:textFill>
        <w14:solidFill>
          <w14:srgbClr w14:val="4F6228">
            <w14:lumMod w14:val="75000"/>
            <w14:lumOff w14:val="25000"/>
          </w14:srgbClr>
        </w14:solidFill>
      </w14:textFill>
    </w:rPr>
  </w:style>
  <w:style w:type="paragraph" w:styleId="Kop7">
    <w:name w:val="heading 7"/>
    <w:basedOn w:val="Standaard"/>
    <w:next w:val="Standaard"/>
    <w:link w:val="Kop7Char"/>
    <w:uiPriority w:val="99"/>
    <w:qFormat/>
    <w:rsid w:val="0094127F"/>
    <w:pPr>
      <w:numPr>
        <w:ilvl w:val="6"/>
        <w:numId w:val="10"/>
      </w:numPr>
      <w:spacing w:before="300"/>
      <w:outlineLvl w:val="6"/>
    </w:pPr>
    <w:rPr>
      <w:caps/>
      <w:color w:val="A3171D"/>
      <w:spacing w:val="10"/>
      <w:szCs w:val="22"/>
      <w14:textFill>
        <w14:solidFill>
          <w14:srgbClr w14:val="A3171D">
            <w14:lumMod w14:val="75000"/>
            <w14:lumOff w14:val="25000"/>
          </w14:srgbClr>
        </w14:solidFill>
      </w14:textFill>
    </w:rPr>
  </w:style>
  <w:style w:type="paragraph" w:styleId="Kop8">
    <w:name w:val="heading 8"/>
    <w:basedOn w:val="Standaard"/>
    <w:next w:val="Standaard"/>
    <w:link w:val="Kop8Char"/>
    <w:uiPriority w:val="99"/>
    <w:qFormat/>
    <w:rsid w:val="0094127F"/>
    <w:pPr>
      <w:numPr>
        <w:ilvl w:val="7"/>
        <w:numId w:val="10"/>
      </w:numPr>
      <w:spacing w:before="300"/>
      <w:outlineLvl w:val="7"/>
    </w:pPr>
    <w:rPr>
      <w:caps/>
      <w:spacing w:val="10"/>
      <w:sz w:val="18"/>
      <w:szCs w:val="18"/>
    </w:rPr>
  </w:style>
  <w:style w:type="paragraph" w:styleId="Kop9">
    <w:name w:val="heading 9"/>
    <w:basedOn w:val="Standaard"/>
    <w:next w:val="Standaard"/>
    <w:link w:val="Kop9Char"/>
    <w:uiPriority w:val="99"/>
    <w:qFormat/>
    <w:rsid w:val="0094127F"/>
    <w:pPr>
      <w:numPr>
        <w:ilvl w:val="8"/>
        <w:numId w:val="10"/>
      </w:numPr>
      <w:spacing w:before="300"/>
      <w:outlineLvl w:val="8"/>
    </w:pPr>
    <w:rPr>
      <w:i/>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56C6A"/>
    <w:rPr>
      <w:rFonts w:asciiTheme="majorHAnsi" w:eastAsiaTheme="majorEastAsia" w:hAnsiTheme="majorHAnsi" w:cstheme="majorBidi"/>
      <w:b/>
      <w:bCs/>
      <w:color w:val="FFFFFF" w:themeColor="background1"/>
      <w:sz w:val="52"/>
      <w:szCs w:val="52"/>
      <w:shd w:val="clear" w:color="31849B" w:themeColor="accent5" w:themeShade="BF" w:fill="31849B" w:themeFill="accent5" w:themeFillShade="BF"/>
      <w:lang w:val="en-GB"/>
      <w14:textFill>
        <w14:solidFill>
          <w14:schemeClr w14:val="bg1">
            <w14:lumMod w14:val="75000"/>
            <w14:lumOff w14:val="25000"/>
            <w14:lumMod w14:val="75000"/>
            <w14:lumOff w14:val="25000"/>
            <w14:lumMod w14:val="75000"/>
          </w14:schemeClr>
        </w14:solidFill>
      </w14:textFill>
    </w:rPr>
  </w:style>
  <w:style w:type="character" w:customStyle="1" w:styleId="Kop2Char">
    <w:name w:val="Kop 2 Char"/>
    <w:basedOn w:val="Standaardalinea-lettertype"/>
    <w:link w:val="Kop2"/>
    <w:uiPriority w:val="9"/>
    <w:rsid w:val="0078389D"/>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character" w:customStyle="1" w:styleId="Kop3Char">
    <w:name w:val="Kop 3 Char"/>
    <w:basedOn w:val="Standaardalinea-lettertype"/>
    <w:link w:val="Kop3"/>
    <w:uiPriority w:val="9"/>
    <w:rsid w:val="003D0E84"/>
    <w:rPr>
      <w:rFonts w:asciiTheme="majorHAnsi" w:eastAsiaTheme="majorEastAsia" w:hAnsiTheme="majorHAnsi" w:cstheme="majorBidi"/>
      <w:bCs/>
      <w:i/>
      <w:color w:val="4BACC6" w:themeColor="accent5"/>
      <w:szCs w:val="20"/>
      <w:lang w:val="en-GB"/>
      <w14:textFill>
        <w14:solidFill>
          <w14:schemeClr w14:val="accent5">
            <w14:lumMod w14:val="75000"/>
            <w14:lumMod w14:val="75000"/>
            <w14:lumOff w14:val="25000"/>
          </w14:schemeClr>
        </w14:solidFill>
      </w14:textFill>
    </w:rPr>
  </w:style>
  <w:style w:type="character" w:customStyle="1" w:styleId="Kop4Char">
    <w:name w:val="Kop 4 Char"/>
    <w:basedOn w:val="Standaardalinea-lettertype"/>
    <w:link w:val="Kop4"/>
    <w:uiPriority w:val="99"/>
    <w:rsid w:val="00F37363"/>
    <w:rPr>
      <w:rFonts w:ascii="Calibri" w:eastAsia="Times New Roman" w:hAnsi="Calibri" w:cs="Times New Roman"/>
      <w:i/>
      <w:color w:val="4BACC6" w:themeColor="accent5"/>
      <w:spacing w:val="10"/>
      <w:lang w:val="en-GB"/>
      <w14:textFill>
        <w14:solidFill>
          <w14:schemeClr w14:val="accent5">
            <w14:lumMod w14:val="75000"/>
            <w14:lumMod w14:val="75000"/>
            <w14:lumOff w14:val="25000"/>
          </w14:schemeClr>
        </w14:solidFill>
      </w14:textFill>
    </w:rPr>
  </w:style>
  <w:style w:type="character" w:customStyle="1" w:styleId="Kop5Char">
    <w:name w:val="Kop 5 Char"/>
    <w:basedOn w:val="Standaardalinea-lettertype"/>
    <w:link w:val="Kop5"/>
    <w:uiPriority w:val="99"/>
    <w:rsid w:val="000B0521"/>
    <w:rPr>
      <w:rFonts w:ascii="Calibri" w:eastAsia="Times New Roman" w:hAnsi="Calibri" w:cs="Times New Roman"/>
      <w:color w:val="000000" w:themeColor="text1"/>
      <w:szCs w:val="20"/>
      <w:u w:val="single"/>
      <w14:textFill>
        <w14:solidFill>
          <w14:schemeClr w14:val="tx1">
            <w14:lumMod w14:val="75000"/>
            <w14:lumOff w14:val="25000"/>
            <w14:lumMod w14:val="75000"/>
            <w14:lumOff w14:val="25000"/>
          </w14:schemeClr>
        </w14:solidFill>
      </w14:textFill>
    </w:rPr>
  </w:style>
  <w:style w:type="character" w:customStyle="1" w:styleId="Kop6Char">
    <w:name w:val="Kop 6 Char"/>
    <w:basedOn w:val="Standaardalinea-lettertype"/>
    <w:link w:val="Kop6"/>
    <w:uiPriority w:val="99"/>
    <w:rsid w:val="0094127F"/>
    <w:rPr>
      <w:rFonts w:ascii="Calibri" w:eastAsia="Times New Roman" w:hAnsi="Calibri" w:cs="Times New Roman"/>
      <w:caps/>
      <w:color w:val="4F6228"/>
      <w:spacing w:val="10"/>
      <w14:textFill>
        <w14:solidFill>
          <w14:srgbClr w14:val="4F6228">
            <w14:lumMod w14:val="75000"/>
            <w14:lumOff w14:val="25000"/>
          </w14:srgbClr>
        </w14:solidFill>
      </w14:textFill>
    </w:rPr>
  </w:style>
  <w:style w:type="character" w:customStyle="1" w:styleId="Kop7Char">
    <w:name w:val="Kop 7 Char"/>
    <w:basedOn w:val="Standaardalinea-lettertype"/>
    <w:link w:val="Kop7"/>
    <w:uiPriority w:val="99"/>
    <w:rsid w:val="0094127F"/>
    <w:rPr>
      <w:rFonts w:ascii="Calibri" w:eastAsia="Times New Roman" w:hAnsi="Calibri" w:cs="Times New Roman"/>
      <w:caps/>
      <w:color w:val="A3171D"/>
      <w:spacing w:val="10"/>
      <w14:textFill>
        <w14:solidFill>
          <w14:srgbClr w14:val="A3171D">
            <w14:lumMod w14:val="75000"/>
            <w14:lumOff w14:val="25000"/>
          </w14:srgbClr>
        </w14:solidFill>
      </w14:textFill>
    </w:rPr>
  </w:style>
  <w:style w:type="character" w:customStyle="1" w:styleId="Kop8Char">
    <w:name w:val="Kop 8 Char"/>
    <w:basedOn w:val="Standaardalinea-lettertype"/>
    <w:link w:val="Kop8"/>
    <w:uiPriority w:val="99"/>
    <w:rsid w:val="0094127F"/>
    <w:rPr>
      <w:rFonts w:ascii="Calibri" w:eastAsia="Times New Roman" w:hAnsi="Calibri" w:cs="Times New Roman"/>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character" w:customStyle="1" w:styleId="Kop9Char">
    <w:name w:val="Kop 9 Char"/>
    <w:basedOn w:val="Standaardalinea-lettertype"/>
    <w:link w:val="Kop9"/>
    <w:uiPriority w:val="99"/>
    <w:rsid w:val="0094127F"/>
    <w:rPr>
      <w:rFonts w:ascii="Calibri" w:eastAsia="Times New Roman" w:hAnsi="Calibri" w:cs="Times New Roman"/>
      <w:i/>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paragraph" w:styleId="Lijstalinea">
    <w:name w:val="List Paragraph"/>
    <w:basedOn w:val="Standaard"/>
    <w:link w:val="LijstalineaChar"/>
    <w:uiPriority w:val="34"/>
    <w:qFormat/>
    <w:rsid w:val="0094127F"/>
    <w:pPr>
      <w:ind w:left="720"/>
      <w:contextualSpacing/>
    </w:pPr>
  </w:style>
  <w:style w:type="paragraph" w:styleId="Voettekst">
    <w:name w:val="footer"/>
    <w:basedOn w:val="Standaard"/>
    <w:link w:val="VoettekstChar"/>
    <w:uiPriority w:val="99"/>
    <w:rsid w:val="0094127F"/>
    <w:pPr>
      <w:tabs>
        <w:tab w:val="center" w:pos="4680"/>
        <w:tab w:val="right" w:pos="9360"/>
      </w:tabs>
    </w:pPr>
  </w:style>
  <w:style w:type="character" w:customStyle="1" w:styleId="VoettekstChar">
    <w:name w:val="Voettekst Char"/>
    <w:basedOn w:val="Standaardalinea-lettertype"/>
    <w:link w:val="Voettekst"/>
    <w:uiPriority w:val="99"/>
    <w:rsid w:val="0094127F"/>
    <w:rPr>
      <w:rFonts w:ascii="Calibri" w:eastAsia="Times New Roman" w:hAnsi="Calibri" w:cs="Times New Roman"/>
      <w:sz w:val="20"/>
      <w:szCs w:val="20"/>
    </w:rPr>
  </w:style>
  <w:style w:type="paragraph" w:styleId="Bijschrift">
    <w:name w:val="caption"/>
    <w:aliases w:val="Figuur"/>
    <w:basedOn w:val="Standaard"/>
    <w:next w:val="Standaard"/>
    <w:link w:val="BijschriftChar"/>
    <w:uiPriority w:val="35"/>
    <w:qFormat/>
    <w:rsid w:val="000A5419"/>
    <w:pPr>
      <w:keepLines/>
      <w:jc w:val="center"/>
    </w:pPr>
    <w:rPr>
      <w:b/>
      <w:bCs/>
      <w:color w:val="4F81BD"/>
      <w:sz w:val="18"/>
      <w:szCs w:val="18"/>
      <w14:textFill>
        <w14:solidFill>
          <w14:srgbClr w14:val="4F81BD">
            <w14:lumMod w14:val="75000"/>
            <w14:lumOff w14:val="25000"/>
          </w14:srgbClr>
        </w14:solidFill>
      </w14:textFill>
    </w:rPr>
  </w:style>
  <w:style w:type="character" w:customStyle="1" w:styleId="BijschriftChar">
    <w:name w:val="Bijschrift Char"/>
    <w:aliases w:val="Figuur Char"/>
    <w:basedOn w:val="Standaardalinea-lettertype"/>
    <w:link w:val="Bijschrift"/>
    <w:uiPriority w:val="35"/>
    <w:rsid w:val="000A5419"/>
    <w:rPr>
      <w:rFonts w:ascii="Calibri" w:eastAsia="Times New Roman" w:hAnsi="Calibri" w:cs="Times New Roman"/>
      <w:b/>
      <w:bCs/>
      <w:color w:val="4F81BD"/>
      <w:sz w:val="18"/>
      <w:szCs w:val="18"/>
    </w:rPr>
  </w:style>
  <w:style w:type="character" w:styleId="Zwaar">
    <w:name w:val="Strong"/>
    <w:basedOn w:val="Standaardalinea-lettertype"/>
    <w:uiPriority w:val="22"/>
    <w:qFormat/>
    <w:rsid w:val="0094127F"/>
    <w:rPr>
      <w:rFonts w:cs="Times New Roman"/>
      <w:b/>
    </w:rPr>
  </w:style>
  <w:style w:type="paragraph" w:customStyle="1" w:styleId="BulletList">
    <w:name w:val="Bullet List"/>
    <w:basedOn w:val="Standaard"/>
    <w:qFormat/>
    <w:rsid w:val="00220795"/>
    <w:pPr>
      <w:numPr>
        <w:numId w:val="3"/>
      </w:numPr>
      <w:contextualSpacing/>
      <w:jc w:val="left"/>
    </w:pPr>
    <w:rPr>
      <w:lang w:val="en-GB"/>
    </w:rPr>
  </w:style>
  <w:style w:type="paragraph" w:customStyle="1" w:styleId="UseCaseList">
    <w:name w:val="Use Case List"/>
    <w:basedOn w:val="Standaard"/>
    <w:qFormat/>
    <w:rsid w:val="00712247"/>
    <w:pPr>
      <w:numPr>
        <w:numId w:val="1"/>
      </w:numPr>
      <w:jc w:val="left"/>
    </w:pPr>
  </w:style>
  <w:style w:type="character" w:styleId="Verwijzingopmerking">
    <w:name w:val="annotation reference"/>
    <w:basedOn w:val="Standaardalinea-lettertype"/>
    <w:uiPriority w:val="99"/>
    <w:semiHidden/>
    <w:rsid w:val="0094127F"/>
    <w:rPr>
      <w:rFonts w:cs="Times New Roman"/>
      <w:sz w:val="16"/>
      <w:szCs w:val="16"/>
    </w:rPr>
  </w:style>
  <w:style w:type="paragraph" w:styleId="Tekstopmerking">
    <w:name w:val="annotation text"/>
    <w:basedOn w:val="Standaard"/>
    <w:link w:val="TekstopmerkingChar"/>
    <w:uiPriority w:val="99"/>
    <w:rsid w:val="0094127F"/>
  </w:style>
  <w:style w:type="character" w:customStyle="1" w:styleId="TekstopmerkingChar">
    <w:name w:val="Tekst opmerking Char"/>
    <w:basedOn w:val="Standaardalinea-lettertype"/>
    <w:link w:val="Tekstopmerking"/>
    <w:uiPriority w:val="99"/>
    <w:rsid w:val="0094127F"/>
    <w:rPr>
      <w:rFonts w:ascii="Calibri" w:eastAsia="Times New Roman" w:hAnsi="Calibri" w:cs="Times New Roman"/>
      <w:sz w:val="20"/>
      <w:szCs w:val="20"/>
    </w:rPr>
  </w:style>
  <w:style w:type="character" w:styleId="Paginanummer">
    <w:name w:val="page number"/>
    <w:basedOn w:val="Standaardalinea-lettertype"/>
    <w:uiPriority w:val="99"/>
    <w:rsid w:val="0094127F"/>
  </w:style>
  <w:style w:type="paragraph" w:styleId="Ballontekst">
    <w:name w:val="Balloon Text"/>
    <w:basedOn w:val="Standaard"/>
    <w:link w:val="BallontekstChar"/>
    <w:uiPriority w:val="99"/>
    <w:semiHidden/>
    <w:unhideWhenUsed/>
    <w:rsid w:val="0094127F"/>
    <w:rPr>
      <w:rFonts w:ascii="Tahoma" w:hAnsi="Tahoma" w:cs="Tahoma"/>
      <w:sz w:val="16"/>
      <w:szCs w:val="16"/>
    </w:rPr>
  </w:style>
  <w:style w:type="character" w:customStyle="1" w:styleId="BallontekstChar">
    <w:name w:val="Ballontekst Char"/>
    <w:basedOn w:val="Standaardalinea-lettertype"/>
    <w:link w:val="Ballontekst"/>
    <w:uiPriority w:val="99"/>
    <w:semiHidden/>
    <w:rsid w:val="0094127F"/>
    <w:rPr>
      <w:rFonts w:ascii="Tahoma" w:eastAsia="Times New Roman" w:hAnsi="Tahoma" w:cs="Tahoma"/>
      <w:sz w:val="16"/>
      <w:szCs w:val="16"/>
    </w:rPr>
  </w:style>
  <w:style w:type="paragraph" w:styleId="Geenafstand">
    <w:name w:val="No Spacing"/>
    <w:basedOn w:val="Standaard"/>
    <w:link w:val="GeenafstandChar"/>
    <w:uiPriority w:val="1"/>
    <w:qFormat/>
    <w:rsid w:val="00F37EBC"/>
  </w:style>
  <w:style w:type="character" w:customStyle="1" w:styleId="GeenafstandChar">
    <w:name w:val="Geen afstand Char"/>
    <w:basedOn w:val="Standaardalinea-lettertype"/>
    <w:link w:val="Geenafstand"/>
    <w:uiPriority w:val="1"/>
    <w:locked/>
    <w:rsid w:val="0094127F"/>
    <w:rPr>
      <w:rFonts w:ascii="Calibri" w:eastAsia="Times New Roman" w:hAnsi="Calibri" w:cs="Times New Roman"/>
      <w:sz w:val="20"/>
      <w:szCs w:val="20"/>
    </w:rPr>
  </w:style>
  <w:style w:type="paragraph" w:styleId="Titel">
    <w:name w:val="Title"/>
    <w:basedOn w:val="Standaard"/>
    <w:next w:val="Standaard"/>
    <w:link w:val="TitelChar"/>
    <w:uiPriority w:val="10"/>
    <w:qFormat/>
    <w:rsid w:val="0042327C"/>
    <w:pPr>
      <w:keepLines/>
      <w:pBdr>
        <w:top w:val="thinThickSmallGap" w:sz="24" w:space="1" w:color="215868" w:themeColor="accent5" w:themeShade="80"/>
        <w:bottom w:val="thickThinSmallGap" w:sz="24" w:space="1" w:color="215868" w:themeColor="accent5" w:themeShade="80"/>
      </w:pBdr>
      <w:spacing w:after="200"/>
      <w:jc w:val="center"/>
    </w:pPr>
    <w:rPr>
      <w:rFonts w:ascii="Arial Black" w:eastAsiaTheme="majorEastAsia" w:hAnsi="Arial Black" w:cstheme="majorBidi"/>
      <w:color w:val="1F497D" w:themeColor="text2"/>
      <w:spacing w:val="5"/>
      <w:kern w:val="28"/>
      <w:sz w:val="52"/>
      <w:szCs w:val="52"/>
      <w:lang w:val="en-GB"/>
      <w14:textFill>
        <w14:solidFill>
          <w14:schemeClr w14:val="tx2">
            <w14:lumMod w14:val="75000"/>
            <w14:lumMod w14:val="75000"/>
            <w14:lumOff w14:val="25000"/>
          </w14:schemeClr>
        </w14:solidFill>
      </w14:textFill>
    </w:rPr>
  </w:style>
  <w:style w:type="character" w:customStyle="1" w:styleId="TitelChar">
    <w:name w:val="Titel Char"/>
    <w:basedOn w:val="Standaardalinea-lettertype"/>
    <w:link w:val="Titel"/>
    <w:uiPriority w:val="10"/>
    <w:rsid w:val="0042327C"/>
    <w:rPr>
      <w:rFonts w:ascii="Arial Black" w:eastAsiaTheme="majorEastAsia" w:hAnsi="Arial Black" w:cstheme="majorBidi"/>
      <w:color w:val="17365D" w:themeColor="text2" w:themeShade="BF"/>
      <w:spacing w:val="5"/>
      <w:kern w:val="28"/>
      <w:sz w:val="52"/>
      <w:szCs w:val="52"/>
      <w:lang w:val="en-GB"/>
    </w:rPr>
  </w:style>
  <w:style w:type="paragraph" w:styleId="Kopvaninhoudsopgave">
    <w:name w:val="TOC Heading"/>
    <w:basedOn w:val="Kop1"/>
    <w:next w:val="Standaard"/>
    <w:uiPriority w:val="39"/>
    <w:qFormat/>
    <w:rsid w:val="004A171A"/>
    <w:pPr>
      <w:numPr>
        <w:numId w:val="0"/>
      </w:numPr>
      <w:outlineLvl w:val="9"/>
    </w:pPr>
  </w:style>
  <w:style w:type="paragraph" w:styleId="Inhopg1">
    <w:name w:val="toc 1"/>
    <w:basedOn w:val="Standaard"/>
    <w:next w:val="Standaard"/>
    <w:autoRedefine/>
    <w:uiPriority w:val="39"/>
    <w:rsid w:val="0094127F"/>
    <w:pPr>
      <w:spacing w:before="240"/>
      <w:jc w:val="left"/>
    </w:pPr>
    <w:rPr>
      <w:b/>
      <w:bCs/>
    </w:rPr>
  </w:style>
  <w:style w:type="character" w:styleId="Hyperlink">
    <w:name w:val="Hyperlink"/>
    <w:basedOn w:val="Standaardalinea-lettertype"/>
    <w:uiPriority w:val="99"/>
    <w:rsid w:val="0094127F"/>
    <w:rPr>
      <w:rFonts w:cs="Times New Roman"/>
      <w:color w:val="FF8119"/>
      <w:u w:val="single"/>
    </w:rPr>
  </w:style>
  <w:style w:type="paragraph" w:styleId="Inhopg2">
    <w:name w:val="toc 2"/>
    <w:basedOn w:val="Standaard"/>
    <w:next w:val="Standaard"/>
    <w:autoRedefine/>
    <w:uiPriority w:val="39"/>
    <w:rsid w:val="0094127F"/>
    <w:pPr>
      <w:spacing w:before="120"/>
      <w:ind w:left="200"/>
      <w:jc w:val="left"/>
    </w:pPr>
    <w:rPr>
      <w:i/>
      <w:iCs/>
    </w:rPr>
  </w:style>
  <w:style w:type="paragraph" w:styleId="Lijstmetafbeeldingen">
    <w:name w:val="table of figures"/>
    <w:basedOn w:val="Standaard"/>
    <w:next w:val="Standaard"/>
    <w:uiPriority w:val="99"/>
    <w:unhideWhenUsed/>
    <w:rsid w:val="0094127F"/>
  </w:style>
  <w:style w:type="paragraph" w:styleId="Onderwerpvanopmerking">
    <w:name w:val="annotation subject"/>
    <w:basedOn w:val="Tekstopmerking"/>
    <w:next w:val="Tekstopmerking"/>
    <w:link w:val="OnderwerpvanopmerkingChar"/>
    <w:uiPriority w:val="99"/>
    <w:semiHidden/>
    <w:unhideWhenUsed/>
    <w:rsid w:val="0094127F"/>
    <w:rPr>
      <w:b/>
      <w:bCs/>
    </w:rPr>
  </w:style>
  <w:style w:type="character" w:customStyle="1" w:styleId="OnderwerpvanopmerkingChar">
    <w:name w:val="Onderwerp van opmerking Char"/>
    <w:basedOn w:val="TekstopmerkingChar"/>
    <w:link w:val="Onderwerpvanopmerking"/>
    <w:uiPriority w:val="99"/>
    <w:semiHidden/>
    <w:rsid w:val="0094127F"/>
    <w:rPr>
      <w:rFonts w:ascii="Calibri" w:eastAsia="Times New Roman" w:hAnsi="Calibri" w:cs="Times New Roman"/>
      <w:b/>
      <w:bCs/>
      <w:sz w:val="20"/>
      <w:szCs w:val="20"/>
    </w:rPr>
  </w:style>
  <w:style w:type="paragraph" w:styleId="Documentstructuur">
    <w:name w:val="Document Map"/>
    <w:basedOn w:val="Standaard"/>
    <w:link w:val="DocumentstructuurChar"/>
    <w:uiPriority w:val="99"/>
    <w:semiHidden/>
    <w:unhideWhenUsed/>
    <w:rsid w:val="0094127F"/>
    <w:rPr>
      <w:rFonts w:ascii="Tahoma" w:hAnsi="Tahoma" w:cs="Tahoma"/>
      <w:sz w:val="16"/>
      <w:szCs w:val="16"/>
    </w:rPr>
  </w:style>
  <w:style w:type="character" w:customStyle="1" w:styleId="DocumentstructuurChar">
    <w:name w:val="Documentstructuur Char"/>
    <w:basedOn w:val="Standaardalinea-lettertype"/>
    <w:link w:val="Documentstructuur"/>
    <w:uiPriority w:val="99"/>
    <w:semiHidden/>
    <w:rsid w:val="0094127F"/>
    <w:rPr>
      <w:rFonts w:ascii="Tahoma" w:eastAsia="Times New Roman" w:hAnsi="Tahoma" w:cs="Tahoma"/>
      <w:sz w:val="16"/>
      <w:szCs w:val="16"/>
    </w:rPr>
  </w:style>
  <w:style w:type="character" w:styleId="Voetnootmarkering">
    <w:name w:val="footnote reference"/>
    <w:aliases w:val="Char Char"/>
    <w:basedOn w:val="Standaardalinea-lettertype"/>
    <w:rsid w:val="0094127F"/>
    <w:rPr>
      <w:rFonts w:ascii="Verdana" w:hAnsi="Verdana" w:cs="Times New Roman"/>
      <w:vertAlign w:val="superscript"/>
    </w:rPr>
  </w:style>
  <w:style w:type="paragraph" w:styleId="Inhopg3">
    <w:name w:val="toc 3"/>
    <w:basedOn w:val="Standaard"/>
    <w:next w:val="Standaard"/>
    <w:autoRedefine/>
    <w:uiPriority w:val="39"/>
    <w:unhideWhenUsed/>
    <w:rsid w:val="0094127F"/>
    <w:pPr>
      <w:tabs>
        <w:tab w:val="left" w:pos="1320"/>
        <w:tab w:val="right" w:leader="dot" w:pos="9771"/>
      </w:tabs>
      <w:spacing w:before="100" w:after="100"/>
      <w:ind w:left="403"/>
    </w:pPr>
  </w:style>
  <w:style w:type="paragraph" w:styleId="Inhopg4">
    <w:name w:val="toc 4"/>
    <w:basedOn w:val="Standaard"/>
    <w:next w:val="Standaard"/>
    <w:autoRedefine/>
    <w:uiPriority w:val="39"/>
    <w:unhideWhenUsed/>
    <w:rsid w:val="0094127F"/>
    <w:pPr>
      <w:spacing w:after="100"/>
      <w:ind w:left="600"/>
    </w:pPr>
  </w:style>
  <w:style w:type="paragraph" w:styleId="Inhopg5">
    <w:name w:val="toc 5"/>
    <w:basedOn w:val="Standaard"/>
    <w:next w:val="Standaard"/>
    <w:autoRedefine/>
    <w:uiPriority w:val="39"/>
    <w:unhideWhenUsed/>
    <w:rsid w:val="0094127F"/>
    <w:pPr>
      <w:spacing w:after="100" w:line="276" w:lineRule="auto"/>
      <w:ind w:left="880"/>
      <w:jc w:val="left"/>
    </w:pPr>
    <w:rPr>
      <w:szCs w:val="22"/>
    </w:rPr>
  </w:style>
  <w:style w:type="paragraph" w:styleId="Inhopg6">
    <w:name w:val="toc 6"/>
    <w:basedOn w:val="Standaard"/>
    <w:next w:val="Standaard"/>
    <w:autoRedefine/>
    <w:uiPriority w:val="39"/>
    <w:unhideWhenUsed/>
    <w:rsid w:val="0094127F"/>
    <w:pPr>
      <w:spacing w:after="100" w:line="276" w:lineRule="auto"/>
      <w:ind w:left="1100"/>
      <w:jc w:val="left"/>
    </w:pPr>
    <w:rPr>
      <w:szCs w:val="22"/>
    </w:rPr>
  </w:style>
  <w:style w:type="paragraph" w:styleId="Inhopg7">
    <w:name w:val="toc 7"/>
    <w:basedOn w:val="Standaard"/>
    <w:next w:val="Standaard"/>
    <w:autoRedefine/>
    <w:uiPriority w:val="39"/>
    <w:unhideWhenUsed/>
    <w:rsid w:val="0094127F"/>
    <w:pPr>
      <w:spacing w:after="100" w:line="276" w:lineRule="auto"/>
      <w:ind w:left="1320"/>
      <w:jc w:val="left"/>
    </w:pPr>
    <w:rPr>
      <w:szCs w:val="22"/>
    </w:rPr>
  </w:style>
  <w:style w:type="paragraph" w:styleId="Inhopg8">
    <w:name w:val="toc 8"/>
    <w:basedOn w:val="Standaard"/>
    <w:next w:val="Standaard"/>
    <w:autoRedefine/>
    <w:uiPriority w:val="39"/>
    <w:unhideWhenUsed/>
    <w:rsid w:val="0094127F"/>
    <w:pPr>
      <w:spacing w:after="100" w:line="276" w:lineRule="auto"/>
      <w:ind w:left="1540"/>
      <w:jc w:val="left"/>
    </w:pPr>
    <w:rPr>
      <w:szCs w:val="22"/>
    </w:rPr>
  </w:style>
  <w:style w:type="paragraph" w:styleId="Inhopg9">
    <w:name w:val="toc 9"/>
    <w:basedOn w:val="Standaard"/>
    <w:next w:val="Standaard"/>
    <w:autoRedefine/>
    <w:uiPriority w:val="39"/>
    <w:unhideWhenUsed/>
    <w:rsid w:val="0094127F"/>
    <w:pPr>
      <w:spacing w:after="100" w:line="276" w:lineRule="auto"/>
      <w:ind w:left="1760"/>
      <w:jc w:val="left"/>
    </w:pPr>
    <w:rPr>
      <w:szCs w:val="22"/>
    </w:rPr>
  </w:style>
  <w:style w:type="table" w:styleId="Tabelraster">
    <w:name w:val="Table Grid"/>
    <w:aliases w:val=" Car Car Car Car Char Char Char Char,Car Car Car Car Char Char Char Char"/>
    <w:basedOn w:val="Standaardtabel"/>
    <w:rsid w:val="0094127F"/>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elvanboek">
    <w:name w:val="Book Title"/>
    <w:basedOn w:val="Standaardalinea-lettertype"/>
    <w:uiPriority w:val="33"/>
    <w:rsid w:val="000A5419"/>
    <w:rPr>
      <w:b/>
      <w:bCs/>
      <w:smallCaps/>
      <w:spacing w:val="5"/>
    </w:rPr>
  </w:style>
  <w:style w:type="paragraph" w:customStyle="1" w:styleId="Figure">
    <w:name w:val="Figure"/>
    <w:basedOn w:val="Standaard"/>
    <w:next w:val="Bijschrift"/>
    <w:qFormat/>
    <w:rsid w:val="00F37EBC"/>
    <w:pPr>
      <w:keepNext/>
      <w:keepLines/>
      <w:jc w:val="center"/>
    </w:pPr>
    <w:rPr>
      <w:noProof/>
    </w:rPr>
  </w:style>
  <w:style w:type="table" w:styleId="Lichtearcering-accent3">
    <w:name w:val="Light Shading Accent 3"/>
    <w:basedOn w:val="Standaardtabel"/>
    <w:uiPriority w:val="60"/>
    <w:rsid w:val="0094127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alweb">
    <w:name w:val="Normal (Web)"/>
    <w:basedOn w:val="Standaard"/>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chtraster-accent3">
    <w:name w:val="Light Grid Accent 3"/>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Standaardtabe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e">
    <w:name w:val="Revision"/>
    <w:hidden/>
    <w:uiPriority w:val="99"/>
    <w:semiHidden/>
    <w:rsid w:val="0094127F"/>
    <w:pPr>
      <w:spacing w:after="0" w:line="240" w:lineRule="auto"/>
    </w:pPr>
    <w:rPr>
      <w:rFonts w:ascii="Calibri" w:eastAsia="Times New Roman" w:hAnsi="Calibri" w:cs="Times New Roman"/>
      <w:sz w:val="20"/>
      <w:szCs w:val="20"/>
    </w:rPr>
  </w:style>
  <w:style w:type="paragraph" w:styleId="Voetnoottekst">
    <w:name w:val="footnote text"/>
    <w:basedOn w:val="Standaard"/>
    <w:link w:val="VoetnoottekstChar"/>
    <w:unhideWhenUsed/>
    <w:rsid w:val="004E0F0C"/>
    <w:pPr>
      <w:spacing w:after="0"/>
    </w:pPr>
    <w:rPr>
      <w:sz w:val="18"/>
      <w14:textFill>
        <w14:solidFill>
          <w14:schemeClr w14:val="tx1">
            <w14:lumMod w14:val="50000"/>
            <w14:lumOff w14:val="50000"/>
            <w14:lumMod w14:val="75000"/>
            <w14:lumOff w14:val="25000"/>
            <w14:lumMod w14:val="75000"/>
          </w14:schemeClr>
        </w14:solidFill>
      </w14:textFill>
    </w:rPr>
  </w:style>
  <w:style w:type="character" w:customStyle="1" w:styleId="VoetnoottekstChar">
    <w:name w:val="Voetnoottekst Char"/>
    <w:basedOn w:val="Standaardalinea-lettertype"/>
    <w:link w:val="Voetnoottekst"/>
    <w:rsid w:val="004E0F0C"/>
    <w:rPr>
      <w:rFonts w:ascii="Calibri" w:eastAsia="Times New Roman" w:hAnsi="Calibri" w:cs="Times New Roman"/>
      <w:color w:val="7F7F7F" w:themeColor="text1" w:themeTint="80"/>
      <w:sz w:val="18"/>
      <w:szCs w:val="20"/>
    </w:rPr>
  </w:style>
  <w:style w:type="table" w:styleId="Gemiddeldearcering1-accent3">
    <w:name w:val="Medium Shading 1 Accent 3"/>
    <w:basedOn w:val="Standaardtabel"/>
    <w:uiPriority w:val="63"/>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chtelijst-accent3">
    <w:name w:val="Light List Accent 3"/>
    <w:basedOn w:val="Standaardtabel"/>
    <w:uiPriority w:val="61"/>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Ondertitel">
    <w:name w:val="Subtitle"/>
    <w:basedOn w:val="Titel"/>
    <w:next w:val="Standaard"/>
    <w:link w:val="OndertitelChar"/>
    <w:uiPriority w:val="11"/>
    <w:rsid w:val="00882D08"/>
    <w:pPr>
      <w:pBdr>
        <w:bottom w:val="single" w:sz="12" w:space="1" w:color="A4C480"/>
      </w:pBdr>
      <w:spacing w:after="60"/>
    </w:pPr>
    <w:rPr>
      <w:rFonts w:ascii="Cambria" w:hAnsi="Cambria"/>
      <w:color w:val="A4C480"/>
      <w:szCs w:val="24"/>
      <w14:textFill>
        <w14:solidFill>
          <w14:srgbClr w14:val="A4C480">
            <w14:lumMod w14:val="75000"/>
            <w14:lumOff w14:val="25000"/>
          </w14:srgbClr>
        </w14:solidFill>
      </w14:textFill>
    </w:rPr>
  </w:style>
  <w:style w:type="character" w:customStyle="1" w:styleId="OndertitelChar">
    <w:name w:val="Ondertitel Char"/>
    <w:basedOn w:val="Standaardalinea-lettertype"/>
    <w:link w:val="Ondertitel"/>
    <w:uiPriority w:val="11"/>
    <w:rsid w:val="00882D08"/>
    <w:rPr>
      <w:rFonts w:ascii="Cambria" w:eastAsia="Times New Roman" w:hAnsi="Cambria" w:cs="Times New Roman"/>
      <w:caps/>
      <w:color w:val="A4C480"/>
      <w:spacing w:val="10"/>
      <w:kern w:val="28"/>
      <w:sz w:val="52"/>
      <w:szCs w:val="24"/>
    </w:rPr>
  </w:style>
  <w:style w:type="table" w:styleId="Gemiddeldelijst1-accent3">
    <w:name w:val="Medium List 1 Accent 3"/>
    <w:basedOn w:val="Standaardtabel"/>
    <w:uiPriority w:val="65"/>
    <w:rsid w:val="0094127F"/>
    <w:pPr>
      <w:spacing w:after="0" w:line="240" w:lineRule="auto"/>
    </w:pPr>
    <w:rPr>
      <w:rFonts w:ascii="Calibri" w:eastAsia="Calibri" w:hAnsi="Calibri" w:cs="Times New Roman"/>
      <w:color w:val="000000"/>
      <w:sz w:val="20"/>
      <w:szCs w:val="2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Gemiddeldearcering2-accent3">
    <w:name w:val="Medium Shading 2 Accent 3"/>
    <w:basedOn w:val="Standaardtabel"/>
    <w:uiPriority w:val="64"/>
    <w:rsid w:val="0094127F"/>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Standaardtabel"/>
    <w:uiPriority w:val="60"/>
    <w:rsid w:val="0094127F"/>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Standaard"/>
    <w:link w:val="TranslationChar"/>
    <w:qFormat/>
    <w:rsid w:val="0094127F"/>
    <w:rPr>
      <w:rFonts w:cs="Arial"/>
      <w:i/>
      <w:color w:val="4F81BD"/>
      <w:szCs w:val="22"/>
      <w:shd w:val="clear" w:color="auto" w:fill="FFFFFF"/>
      <w14:textFill>
        <w14:solidFill>
          <w14:srgbClr w14:val="4F81BD">
            <w14:lumMod w14:val="75000"/>
            <w14:lumOff w14:val="25000"/>
          </w14:srgbClr>
        </w14:solidFill>
      </w14:textFill>
    </w:rPr>
  </w:style>
  <w:style w:type="character" w:customStyle="1" w:styleId="TranslationChar">
    <w:name w:val="Translation Char"/>
    <w:basedOn w:val="Standaardalinea-lettertype"/>
    <w:link w:val="Translation"/>
    <w:rsid w:val="0094127F"/>
    <w:rPr>
      <w:rFonts w:ascii="Calibri" w:eastAsia="Times New Roman" w:hAnsi="Calibri" w:cs="Arial"/>
      <w:i/>
      <w:color w:val="4F81BD"/>
    </w:rPr>
  </w:style>
  <w:style w:type="table" w:customStyle="1" w:styleId="MediumShading1-Accent11">
    <w:name w:val="Medium Shading 1 - Accent 11"/>
    <w:basedOn w:val="Standaardtabel"/>
    <w:uiPriority w:val="63"/>
    <w:rsid w:val="00C8382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Standaard"/>
    <w:rsid w:val="001A68B1"/>
    <w:pPr>
      <w:spacing w:before="60" w:after="60"/>
      <w:jc w:val="left"/>
    </w:pPr>
    <w:rPr>
      <w:rFonts w:ascii="Arial" w:eastAsia="MS Mincho" w:hAnsi="Arial"/>
      <w:sz w:val="18"/>
      <w:lang w:eastAsia="ja-JP"/>
    </w:rPr>
  </w:style>
  <w:style w:type="paragraph" w:customStyle="1" w:styleId="TableHeading">
    <w:name w:val="Table Heading"/>
    <w:basedOn w:val="Standaard"/>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Standaardalinea-lettertype"/>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Standaardtabel"/>
    <w:uiPriority w:val="63"/>
    <w:rsid w:val="00F12DBA"/>
    <w:pPr>
      <w:spacing w:after="0" w:line="240" w:lineRule="auto"/>
    </w:pPr>
    <w:rPr>
      <w:lang w:val="fr-F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ekstzonderopmaak">
    <w:name w:val="Plain Text"/>
    <w:basedOn w:val="Standaard"/>
    <w:link w:val="TekstzonderopmaakChar"/>
    <w:uiPriority w:val="99"/>
    <w:semiHidden/>
    <w:unhideWhenUsed/>
    <w:rsid w:val="00793A7E"/>
    <w:pPr>
      <w:jc w:val="left"/>
    </w:pPr>
    <w:rPr>
      <w:rFonts w:ascii="Consolas" w:eastAsiaTheme="minorHAnsi" w:hAnsi="Consolas" w:cstheme="minorBidi"/>
      <w:sz w:val="21"/>
      <w:szCs w:val="21"/>
      <w:lang w:val="fr-FR"/>
    </w:rPr>
  </w:style>
  <w:style w:type="character" w:customStyle="1" w:styleId="TekstzonderopmaakChar">
    <w:name w:val="Tekst zonder opmaak Char"/>
    <w:basedOn w:val="Standaardalinea-lettertype"/>
    <w:link w:val="Tekstzonderopmaak"/>
    <w:uiPriority w:val="99"/>
    <w:semiHidden/>
    <w:rsid w:val="00793A7E"/>
    <w:rPr>
      <w:rFonts w:ascii="Consolas" w:hAnsi="Consolas"/>
      <w:sz w:val="21"/>
      <w:szCs w:val="21"/>
      <w:lang w:val="fr-FR"/>
    </w:rPr>
  </w:style>
  <w:style w:type="character" w:styleId="GevolgdeHyperlink">
    <w:name w:val="FollowedHyperlink"/>
    <w:basedOn w:val="Standaardalinea-lettertype"/>
    <w:uiPriority w:val="99"/>
    <w:semiHidden/>
    <w:unhideWhenUsed/>
    <w:rsid w:val="006F459A"/>
    <w:rPr>
      <w:color w:val="800080" w:themeColor="followedHyperlink"/>
      <w:u w:val="single"/>
    </w:rPr>
  </w:style>
  <w:style w:type="paragraph" w:customStyle="1" w:styleId="TableContents">
    <w:name w:val="Table Contents"/>
    <w:basedOn w:val="Standaard"/>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Gemiddeldelijst2-accent3">
    <w:name w:val="Medium List 2 Accent 3"/>
    <w:basedOn w:val="Standaardtabe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ieveverwijzing">
    <w:name w:val="Intense Reference"/>
    <w:basedOn w:val="Standaardalinea-lettertype"/>
    <w:uiPriority w:val="32"/>
    <w:qFormat/>
    <w:rsid w:val="00ED20C3"/>
    <w:rPr>
      <w:b/>
      <w:bCs/>
      <w:smallCaps/>
      <w:color w:val="C0504D" w:themeColor="accent2"/>
      <w:spacing w:val="5"/>
      <w:u w:val="single"/>
    </w:rPr>
  </w:style>
  <w:style w:type="character" w:styleId="Nadruk">
    <w:name w:val="Emphasis"/>
    <w:basedOn w:val="Standaardalinea-lettertype"/>
    <w:uiPriority w:val="20"/>
    <w:qFormat/>
    <w:rsid w:val="00E75838"/>
    <w:rPr>
      <w:i/>
      <w:iCs/>
    </w:rPr>
  </w:style>
  <w:style w:type="character" w:styleId="Subtieleverwijzing">
    <w:name w:val="Subtle Reference"/>
    <w:basedOn w:val="Standaardalinea-lettertype"/>
    <w:uiPriority w:val="31"/>
    <w:qFormat/>
    <w:rsid w:val="00E4091E"/>
    <w:rPr>
      <w:smallCaps/>
      <w:color w:val="C0504D" w:themeColor="accent2"/>
      <w:u w:val="single"/>
    </w:rPr>
  </w:style>
  <w:style w:type="paragraph" w:customStyle="1" w:styleId="Bullet1">
    <w:name w:val="Bullet 1"/>
    <w:basedOn w:val="Lijstalinea"/>
    <w:autoRedefine/>
    <w:uiPriority w:val="99"/>
    <w:rsid w:val="00E07C8B"/>
    <w:pPr>
      <w:numPr>
        <w:numId w:val="4"/>
      </w:numPr>
      <w:spacing w:after="200"/>
    </w:pPr>
    <w:rPr>
      <w:bCs/>
    </w:rPr>
  </w:style>
  <w:style w:type="character" w:customStyle="1" w:styleId="st1">
    <w:name w:val="st1"/>
    <w:basedOn w:val="Standaardalinea-lettertype"/>
    <w:rsid w:val="005D4D13"/>
  </w:style>
  <w:style w:type="paragraph" w:styleId="Koptekst">
    <w:name w:val="header"/>
    <w:basedOn w:val="Standaard"/>
    <w:link w:val="KoptekstChar"/>
    <w:uiPriority w:val="99"/>
    <w:unhideWhenUsed/>
    <w:rsid w:val="00D86B2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D86B2B"/>
    <w:rPr>
      <w:rFonts w:ascii="Calibri" w:eastAsia="Times New Roman" w:hAnsi="Calibri" w:cs="Times New Roman"/>
      <w:sz w:val="20"/>
      <w:szCs w:val="20"/>
    </w:rPr>
  </w:style>
  <w:style w:type="paragraph" w:customStyle="1" w:styleId="HDLGuidance">
    <w:name w:val="HDL_Guidance"/>
    <w:basedOn w:val="Standaard"/>
    <w:next w:val="Lijstalinea"/>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lang w:val="en-GB"/>
      <w14:textFill>
        <w14:solidFill>
          <w14:srgbClr w14:val="C00000">
            <w14:lumMod w14:val="75000"/>
            <w14:lumOff w14:val="25000"/>
          </w14:srgbClr>
        </w14:solidFill>
      </w14:textFill>
    </w:rPr>
  </w:style>
  <w:style w:type="character" w:customStyle="1" w:styleId="HDLGuidanceChar">
    <w:name w:val="HDL_Guidance Char"/>
    <w:basedOn w:val="Standaardalinea-lettertype"/>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Standaard"/>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styleId="HTML-schrijfmachine">
    <w:name w:val="HTML Typewriter"/>
    <w:basedOn w:val="Standaardalinea-lettertype"/>
    <w:uiPriority w:val="99"/>
    <w:semiHidden/>
    <w:unhideWhenUsed/>
    <w:rsid w:val="007B6726"/>
    <w:rPr>
      <w:rFonts w:ascii="Courier New" w:eastAsia="Times New Roman" w:hAnsi="Courier New" w:cs="Courier New"/>
      <w:sz w:val="20"/>
      <w:szCs w:val="20"/>
    </w:rPr>
  </w:style>
  <w:style w:type="paragraph" w:styleId="HTML-voorafopgemaakt">
    <w:name w:val="HTML Preformatted"/>
    <w:basedOn w:val="Standaard"/>
    <w:link w:val="HTML-voorafopgemaakt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voorafopgemaaktChar">
    <w:name w:val="HTML - vooraf opgemaakt Char"/>
    <w:basedOn w:val="Standaardalinea-lettertype"/>
    <w:link w:val="HTML-voorafopgemaakt"/>
    <w:uiPriority w:val="99"/>
    <w:semiHidden/>
    <w:rsid w:val="007B6726"/>
    <w:rPr>
      <w:rFonts w:ascii="Courier New" w:eastAsia="Times New Roman" w:hAnsi="Courier New" w:cs="Courier New"/>
      <w:sz w:val="20"/>
      <w:szCs w:val="20"/>
      <w:lang w:val="nl-BE" w:eastAsia="nl-BE"/>
    </w:rPr>
  </w:style>
  <w:style w:type="paragraph" w:customStyle="1" w:styleId="b">
    <w:name w:val="b"/>
    <w:basedOn w:val="Standaard"/>
    <w:rsid w:val="003527CF"/>
    <w:pPr>
      <w:spacing w:before="100" w:beforeAutospacing="1" w:after="100" w:afterAutospacing="1" w:line="240" w:lineRule="auto"/>
      <w:jc w:val="left"/>
    </w:pPr>
    <w:rPr>
      <w:rFonts w:ascii="Courier New" w:hAnsi="Courier New" w:cs="Courier New"/>
      <w:b/>
      <w:bCs/>
      <w:color w:val="FF0000"/>
      <w:sz w:val="24"/>
      <w:szCs w:val="24"/>
      <w:lang w:val="nl-BE" w:eastAsia="nl-BE"/>
      <w14:textFill>
        <w14:solidFill>
          <w14:srgbClr w14:val="FF0000">
            <w14:lumMod w14:val="75000"/>
            <w14:lumOff w14:val="25000"/>
          </w14:srgbClr>
        </w14:solidFill>
      </w14:textFill>
    </w:rPr>
  </w:style>
  <w:style w:type="paragraph" w:customStyle="1" w:styleId="e">
    <w:name w:val="e"/>
    <w:basedOn w:val="Standaard"/>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Standaard"/>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Standaard"/>
    <w:rsid w:val="003527CF"/>
    <w:pPr>
      <w:spacing w:before="100" w:beforeAutospacing="1" w:after="100" w:afterAutospacing="1" w:line="240" w:lineRule="auto"/>
      <w:jc w:val="left"/>
    </w:pPr>
    <w:rPr>
      <w:rFonts w:ascii="Times New Roman" w:hAnsi="Times New Roman"/>
      <w:color w:val="990000"/>
      <w:sz w:val="24"/>
      <w:szCs w:val="24"/>
      <w:lang w:val="nl-BE" w:eastAsia="nl-BE"/>
      <w14:textFill>
        <w14:solidFill>
          <w14:srgbClr w14:val="990000">
            <w14:lumMod w14:val="75000"/>
            <w14:lumOff w14:val="25000"/>
          </w14:srgbClr>
        </w14:solidFill>
      </w14:textFill>
    </w:rPr>
  </w:style>
  <w:style w:type="paragraph" w:customStyle="1" w:styleId="xt">
    <w:name w:val="xt"/>
    <w:basedOn w:val="Standaard"/>
    <w:rsid w:val="003527CF"/>
    <w:pPr>
      <w:spacing w:before="100" w:beforeAutospacing="1" w:after="100" w:afterAutospacing="1" w:line="240" w:lineRule="auto"/>
      <w:jc w:val="left"/>
    </w:pPr>
    <w:rPr>
      <w:rFonts w:ascii="Times New Roman" w:hAnsi="Times New Roman"/>
      <w:color w:val="990099"/>
      <w:sz w:val="24"/>
      <w:szCs w:val="24"/>
      <w:lang w:val="nl-BE" w:eastAsia="nl-BE"/>
      <w14:textFill>
        <w14:solidFill>
          <w14:srgbClr w14:val="990099">
            <w14:lumMod w14:val="75000"/>
            <w14:lumOff w14:val="25000"/>
          </w14:srgbClr>
        </w14:solidFill>
      </w14:textFill>
    </w:rPr>
  </w:style>
  <w:style w:type="paragraph" w:customStyle="1" w:styleId="ns">
    <w:name w:val="ns"/>
    <w:basedOn w:val="Standaard"/>
    <w:rsid w:val="003527CF"/>
    <w:pPr>
      <w:spacing w:before="100" w:beforeAutospacing="1" w:after="100" w:afterAutospacing="1" w:line="240" w:lineRule="auto"/>
      <w:jc w:val="left"/>
    </w:pPr>
    <w:rPr>
      <w:rFonts w:ascii="Times New Roman" w:hAnsi="Times New Roman"/>
      <w:color w:val="FF0000"/>
      <w:sz w:val="24"/>
      <w:szCs w:val="24"/>
      <w:lang w:val="nl-BE" w:eastAsia="nl-BE"/>
      <w14:textFill>
        <w14:solidFill>
          <w14:srgbClr w14:val="FF0000">
            <w14:lumMod w14:val="75000"/>
            <w14:lumOff w14:val="25000"/>
          </w14:srgbClr>
        </w14:solidFill>
      </w14:textFill>
    </w:rPr>
  </w:style>
  <w:style w:type="paragraph" w:customStyle="1" w:styleId="dt">
    <w:name w:val="dt"/>
    <w:basedOn w:val="Standaard"/>
    <w:rsid w:val="003527CF"/>
    <w:pPr>
      <w:spacing w:before="100" w:beforeAutospacing="1" w:after="100" w:afterAutospacing="1" w:line="240" w:lineRule="auto"/>
      <w:jc w:val="left"/>
    </w:pPr>
    <w:rPr>
      <w:rFonts w:ascii="Times New Roman" w:hAnsi="Times New Roman"/>
      <w:color w:val="008000"/>
      <w:sz w:val="24"/>
      <w:szCs w:val="24"/>
      <w:lang w:val="nl-BE" w:eastAsia="nl-BE"/>
      <w14:textFill>
        <w14:solidFill>
          <w14:srgbClr w14:val="008000">
            <w14:lumMod w14:val="75000"/>
            <w14:lumOff w14:val="25000"/>
          </w14:srgbClr>
        </w14:solidFill>
      </w14:textFill>
    </w:rPr>
  </w:style>
  <w:style w:type="paragraph" w:customStyle="1" w:styleId="m">
    <w:name w:val="m"/>
    <w:basedOn w:val="Standaard"/>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tx">
    <w:name w:val="tx"/>
    <w:basedOn w:val="Standaard"/>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Standaard"/>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Standaard"/>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Standaard"/>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pi">
    <w:name w:val="pi"/>
    <w:basedOn w:val="Standaard"/>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cb">
    <w:name w:val="cb"/>
    <w:basedOn w:val="Standaard"/>
    <w:rsid w:val="003527CF"/>
    <w:pPr>
      <w:spacing w:line="240" w:lineRule="auto"/>
      <w:ind w:left="240"/>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paragraph" w:customStyle="1" w:styleId="ci">
    <w:name w:val="ci"/>
    <w:basedOn w:val="Standaard"/>
    <w:rsid w:val="003527CF"/>
    <w:pPr>
      <w:spacing w:before="100" w:beforeAutospacing="1" w:after="100" w:afterAutospacing="1" w:line="240" w:lineRule="auto"/>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character" w:customStyle="1" w:styleId="b1">
    <w:name w:val="b1"/>
    <w:basedOn w:val="Standaardalinea-lettertype"/>
    <w:rsid w:val="003527CF"/>
    <w:rPr>
      <w:rFonts w:ascii="Courier New" w:hAnsi="Courier New" w:cs="Courier New" w:hint="default"/>
      <w:b/>
      <w:bCs/>
      <w:strike w:val="0"/>
      <w:dstrike w:val="0"/>
      <w:color w:val="FF0000"/>
      <w:u w:val="none"/>
      <w:effect w:val="none"/>
    </w:rPr>
  </w:style>
  <w:style w:type="character" w:customStyle="1" w:styleId="m1">
    <w:name w:val="m1"/>
    <w:basedOn w:val="Standaardalinea-lettertype"/>
    <w:rsid w:val="003527CF"/>
    <w:rPr>
      <w:color w:val="0000FF"/>
    </w:rPr>
  </w:style>
  <w:style w:type="character" w:customStyle="1" w:styleId="pi1">
    <w:name w:val="pi1"/>
    <w:basedOn w:val="Standaardalinea-lettertype"/>
    <w:rsid w:val="003527CF"/>
    <w:rPr>
      <w:color w:val="0000FF"/>
    </w:rPr>
  </w:style>
  <w:style w:type="character" w:customStyle="1" w:styleId="t1">
    <w:name w:val="t1"/>
    <w:basedOn w:val="Standaardalinea-lettertype"/>
    <w:rsid w:val="003527CF"/>
    <w:rPr>
      <w:color w:val="990000"/>
    </w:rPr>
  </w:style>
  <w:style w:type="character" w:customStyle="1" w:styleId="ns1">
    <w:name w:val="ns1"/>
    <w:basedOn w:val="Standaardalinea-lettertype"/>
    <w:rsid w:val="003527CF"/>
    <w:rPr>
      <w:color w:val="FF0000"/>
    </w:rPr>
  </w:style>
  <w:style w:type="character" w:customStyle="1" w:styleId="tx1">
    <w:name w:val="tx1"/>
    <w:basedOn w:val="Standaardalinea-lettertype"/>
    <w:rsid w:val="003527CF"/>
    <w:rPr>
      <w:b/>
      <w:bCs/>
    </w:rPr>
  </w:style>
  <w:style w:type="character" w:customStyle="1" w:styleId="c">
    <w:name w:val="c"/>
    <w:basedOn w:val="Standaardalinea-lettertype"/>
    <w:rsid w:val="003527CF"/>
  </w:style>
  <w:style w:type="character" w:customStyle="1" w:styleId="cb1">
    <w:name w:val="cb1"/>
    <w:basedOn w:val="Standaardalinea-lettertype"/>
    <w:rsid w:val="003527CF"/>
    <w:rPr>
      <w:rFonts w:ascii="Courier" w:hAnsi="Courier" w:hint="default"/>
      <w:color w:val="888888"/>
      <w:sz w:val="24"/>
      <w:szCs w:val="24"/>
    </w:rPr>
  </w:style>
  <w:style w:type="paragraph" w:styleId="Plattetekst2">
    <w:name w:val="Body Text 2"/>
    <w:basedOn w:val="Standaard"/>
    <w:link w:val="Plattetekst2Char"/>
    <w:rsid w:val="00AC27B2"/>
    <w:pPr>
      <w:spacing w:line="240" w:lineRule="auto"/>
      <w:ind w:left="1440"/>
      <w:jc w:val="left"/>
    </w:pPr>
    <w:rPr>
      <w:rFonts w:ascii="Arial" w:hAnsi="Arial"/>
      <w:spacing w:val="-5"/>
    </w:rPr>
  </w:style>
  <w:style w:type="character" w:customStyle="1" w:styleId="Plattetekst2Char">
    <w:name w:val="Platte tekst 2 Char"/>
    <w:basedOn w:val="Standaardalinea-lettertype"/>
    <w:link w:val="Plattetekst2"/>
    <w:rsid w:val="00AC27B2"/>
    <w:rPr>
      <w:rFonts w:ascii="Arial" w:eastAsia="Times New Roman" w:hAnsi="Arial" w:cs="Times New Roman"/>
      <w:spacing w:val="-5"/>
      <w:sz w:val="20"/>
      <w:szCs w:val="20"/>
    </w:rPr>
  </w:style>
  <w:style w:type="paragraph" w:customStyle="1" w:styleId="Ul">
    <w:name w:val="Ul"/>
    <w:basedOn w:val="Standaard"/>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customStyle="1" w:styleId="LijstalineaChar">
    <w:name w:val="Lijstalinea Char"/>
    <w:link w:val="Lijstalinea"/>
    <w:uiPriority w:val="34"/>
    <w:locked/>
    <w:rsid w:val="0050320E"/>
    <w:rPr>
      <w:rFonts w:ascii="Calibri" w:eastAsia="Times New Roman" w:hAnsi="Calibri" w:cs="Times New Roman"/>
      <w:sz w:val="20"/>
      <w:szCs w:val="20"/>
    </w:rPr>
  </w:style>
  <w:style w:type="paragraph" w:customStyle="1" w:styleId="XML">
    <w:name w:val="XML"/>
    <w:basedOn w:val="Standaard"/>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14:textFill>
        <w14:solidFill>
          <w14:srgbClr w14:val="1F497D">
            <w14:lumMod w14:val="75000"/>
            <w14:lumOff w14:val="25000"/>
          </w14:srgbClr>
        </w14:solidFill>
      </w14:textFill>
    </w:rPr>
  </w:style>
  <w:style w:type="table" w:styleId="Gemiddeldearcering1-accent5">
    <w:name w:val="Medium Shading 1 Accent 5"/>
    <w:basedOn w:val="Standaardtabel"/>
    <w:uiPriority w:val="63"/>
    <w:rsid w:val="000312B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2-accent5">
    <w:name w:val="Medium Shading 2 Accent 5"/>
    <w:basedOn w:val="Standaardtabel"/>
    <w:uiPriority w:val="64"/>
    <w:rsid w:val="00C405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2-accent5">
    <w:name w:val="Medium List 2 Accent 5"/>
    <w:basedOn w:val="Standaardtabel"/>
    <w:uiPriority w:val="66"/>
    <w:rsid w:val="00C405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styleId="Tekstvantijdelijkeaanduiding">
    <w:name w:val="Placeholder Text"/>
    <w:basedOn w:val="Standaardalinea-lettertype"/>
    <w:uiPriority w:val="99"/>
    <w:semiHidden/>
    <w:rsid w:val="00C4058E"/>
    <w:rPr>
      <w:color w:val="808080"/>
    </w:rPr>
  </w:style>
  <w:style w:type="paragraph" w:customStyle="1" w:styleId="NormalWithSpacing">
    <w:name w:val="Normal With Spacing"/>
    <w:basedOn w:val="Standaard"/>
    <w:qFormat/>
    <w:rsid w:val="00041205"/>
    <w:rPr>
      <w:sz w:val="20"/>
    </w:rPr>
  </w:style>
  <w:style w:type="paragraph" w:styleId="Plattetekst">
    <w:name w:val="Body Text"/>
    <w:basedOn w:val="Standaard"/>
    <w:link w:val="PlattetekstChar"/>
    <w:uiPriority w:val="99"/>
    <w:semiHidden/>
    <w:unhideWhenUsed/>
    <w:rsid w:val="00DF0E70"/>
  </w:style>
  <w:style w:type="character" w:customStyle="1" w:styleId="PlattetekstChar">
    <w:name w:val="Platte tekst Char"/>
    <w:basedOn w:val="Standaardalinea-lettertype"/>
    <w:link w:val="Plattetekst"/>
    <w:uiPriority w:val="99"/>
    <w:semiHidden/>
    <w:rsid w:val="00DF0E70"/>
    <w:rPr>
      <w:rFonts w:ascii="Calibri" w:eastAsia="Times New Roman" w:hAnsi="Calibri" w:cs="Times New Roman"/>
      <w:szCs w:val="20"/>
    </w:rPr>
  </w:style>
  <w:style w:type="paragraph" w:customStyle="1" w:styleId="Code">
    <w:name w:val="Code"/>
    <w:basedOn w:val="Standaard"/>
    <w:qFormat/>
    <w:rsid w:val="003A509B"/>
    <w:pPr>
      <w:shd w:val="clear" w:color="auto" w:fill="F2F2F2" w:themeFill="background1" w:themeFillShade="F2"/>
      <w:spacing w:after="0" w:line="240" w:lineRule="auto"/>
    </w:pPr>
    <w:rPr>
      <w:rFonts w:ascii="FreesiaUPC" w:hAnsi="FreesiaUPC" w:cs="FreesiaUPC"/>
      <w:szCs w:val="22"/>
      <w:lang w:val="en-GB"/>
    </w:rPr>
  </w:style>
  <w:style w:type="paragraph" w:styleId="Lijst">
    <w:name w:val="List"/>
    <w:basedOn w:val="Standaard"/>
    <w:qFormat/>
    <w:rsid w:val="00FE03B6"/>
    <w:pPr>
      <w:numPr>
        <w:numId w:val="38"/>
      </w:numPr>
      <w:tabs>
        <w:tab w:val="left" w:pos="709"/>
      </w:tabs>
      <w:suppressAutoHyphens/>
      <w:spacing w:before="120" w:after="0" w:line="276" w:lineRule="auto"/>
      <w:ind w:left="1077" w:hanging="357"/>
    </w:pPr>
    <w:rPr>
      <w:rFonts w:asciiTheme="minorHAnsi" w:eastAsia="DejaVu Sans" w:hAnsiTheme="minorHAnsi" w:cstheme="minorHAnsi"/>
      <w:sz w:val="20"/>
      <w:lang w:val="nl-NL"/>
    </w:rPr>
  </w:style>
  <w:style w:type="paragraph" w:customStyle="1" w:styleId="Textbody">
    <w:name w:val="Text body"/>
    <w:basedOn w:val="Default"/>
    <w:link w:val="TextbodyChar"/>
    <w:qFormat/>
    <w:rsid w:val="00E169C1"/>
    <w:pPr>
      <w:tabs>
        <w:tab w:val="left" w:pos="709"/>
      </w:tabs>
      <w:suppressAutoHyphens/>
      <w:autoSpaceDE/>
      <w:autoSpaceDN/>
      <w:adjustRightInd/>
      <w:spacing w:before="120" w:after="240" w:line="276" w:lineRule="auto"/>
      <w:jc w:val="both"/>
    </w:pPr>
    <w:rPr>
      <w:rFonts w:asciiTheme="minorHAnsi" w:eastAsia="DejaVu Sans" w:hAnsiTheme="minorHAnsi" w:cstheme="minorHAnsi"/>
      <w:color w:val="404040" w:themeColor="text1" w:themeTint="BF"/>
      <w:sz w:val="20"/>
      <w:szCs w:val="20"/>
      <w:lang w:val="nl-NL" w:eastAsia="en-US"/>
    </w:rPr>
  </w:style>
  <w:style w:type="paragraph" w:customStyle="1" w:styleId="info">
    <w:name w:val="info"/>
    <w:basedOn w:val="Textbody"/>
    <w:link w:val="infoChar"/>
    <w:qFormat/>
    <w:rsid w:val="00E169C1"/>
    <w:rPr>
      <w:i/>
      <w:color w:val="808080" w:themeColor="background1" w:themeShade="80"/>
      <w:sz w:val="18"/>
    </w:rPr>
  </w:style>
  <w:style w:type="character" w:customStyle="1" w:styleId="TextbodyChar">
    <w:name w:val="Text body Char"/>
    <w:basedOn w:val="Standaardalinea-lettertype"/>
    <w:link w:val="Textbody"/>
    <w:rsid w:val="00E169C1"/>
    <w:rPr>
      <w:rFonts w:eastAsia="DejaVu Sans" w:cstheme="minorHAnsi"/>
      <w:color w:val="404040" w:themeColor="text1" w:themeTint="BF"/>
      <w:sz w:val="20"/>
      <w:szCs w:val="20"/>
      <w:lang w:val="nl-NL"/>
    </w:rPr>
  </w:style>
  <w:style w:type="character" w:customStyle="1" w:styleId="infoChar">
    <w:name w:val="info Char"/>
    <w:basedOn w:val="TextbodyChar"/>
    <w:link w:val="info"/>
    <w:rsid w:val="00E169C1"/>
    <w:rPr>
      <w:rFonts w:eastAsia="DejaVu Sans" w:cstheme="minorHAnsi"/>
      <w:i/>
      <w:color w:val="808080" w:themeColor="background1" w:themeShade="80"/>
      <w:sz w:val="18"/>
      <w:szCs w:val="20"/>
      <w:lang w:val="nl-NL"/>
    </w:rPr>
  </w:style>
  <w:style w:type="character" w:styleId="Onopgelostemelding">
    <w:name w:val="Unresolved Mention"/>
    <w:basedOn w:val="Standaardalinea-lettertype"/>
    <w:uiPriority w:val="99"/>
    <w:semiHidden/>
    <w:unhideWhenUsed/>
    <w:rsid w:val="00EC1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628">
      <w:bodyDiv w:val="1"/>
      <w:marLeft w:val="0"/>
      <w:marRight w:val="0"/>
      <w:marTop w:val="0"/>
      <w:marBottom w:val="0"/>
      <w:divBdr>
        <w:top w:val="none" w:sz="0" w:space="0" w:color="auto"/>
        <w:left w:val="none" w:sz="0" w:space="0" w:color="auto"/>
        <w:bottom w:val="none" w:sz="0" w:space="0" w:color="auto"/>
        <w:right w:val="none" w:sz="0" w:space="0" w:color="auto"/>
      </w:divBdr>
      <w:divsChild>
        <w:div w:id="169371852">
          <w:marLeft w:val="0"/>
          <w:marRight w:val="0"/>
          <w:marTop w:val="0"/>
          <w:marBottom w:val="0"/>
          <w:divBdr>
            <w:top w:val="none" w:sz="0" w:space="0" w:color="auto"/>
            <w:left w:val="none" w:sz="0" w:space="0" w:color="auto"/>
            <w:bottom w:val="none" w:sz="0" w:space="0" w:color="auto"/>
            <w:right w:val="none" w:sz="0" w:space="0" w:color="auto"/>
          </w:divBdr>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8899">
      <w:bodyDiv w:val="1"/>
      <w:marLeft w:val="0"/>
      <w:marRight w:val="0"/>
      <w:marTop w:val="0"/>
      <w:marBottom w:val="0"/>
      <w:divBdr>
        <w:top w:val="none" w:sz="0" w:space="0" w:color="auto"/>
        <w:left w:val="none" w:sz="0" w:space="0" w:color="auto"/>
        <w:bottom w:val="none" w:sz="0" w:space="0" w:color="auto"/>
        <w:right w:val="none" w:sz="0" w:space="0" w:color="auto"/>
      </w:divBdr>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85511449">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720860832">
      <w:bodyDiv w:val="1"/>
      <w:marLeft w:val="0"/>
      <w:marRight w:val="0"/>
      <w:marTop w:val="0"/>
      <w:marBottom w:val="0"/>
      <w:divBdr>
        <w:top w:val="none" w:sz="0" w:space="0" w:color="auto"/>
        <w:left w:val="none" w:sz="0" w:space="0" w:color="auto"/>
        <w:bottom w:val="none" w:sz="0" w:space="0" w:color="auto"/>
        <w:right w:val="none" w:sz="0" w:space="0" w:color="auto"/>
      </w:divBdr>
    </w:div>
    <w:div w:id="767038669">
      <w:bodyDiv w:val="1"/>
      <w:marLeft w:val="0"/>
      <w:marRight w:val="0"/>
      <w:marTop w:val="0"/>
      <w:marBottom w:val="0"/>
      <w:divBdr>
        <w:top w:val="none" w:sz="0" w:space="0" w:color="auto"/>
        <w:left w:val="none" w:sz="0" w:space="0" w:color="auto"/>
        <w:bottom w:val="none" w:sz="0" w:space="0" w:color="auto"/>
        <w:right w:val="none" w:sz="0" w:space="0" w:color="auto"/>
      </w:divBdr>
    </w:div>
    <w:div w:id="781534824">
      <w:bodyDiv w:val="1"/>
      <w:marLeft w:val="0"/>
      <w:marRight w:val="0"/>
      <w:marTop w:val="0"/>
      <w:marBottom w:val="0"/>
      <w:divBdr>
        <w:top w:val="none" w:sz="0" w:space="0" w:color="auto"/>
        <w:left w:val="none" w:sz="0" w:space="0" w:color="auto"/>
        <w:bottom w:val="none" w:sz="0" w:space="0" w:color="auto"/>
        <w:right w:val="none" w:sz="0" w:space="0" w:color="auto"/>
      </w:divBdr>
      <w:divsChild>
        <w:div w:id="1230963922">
          <w:marLeft w:val="0"/>
          <w:marRight w:val="0"/>
          <w:marTop w:val="0"/>
          <w:marBottom w:val="0"/>
          <w:divBdr>
            <w:top w:val="none" w:sz="0" w:space="0" w:color="auto"/>
            <w:left w:val="none" w:sz="0" w:space="0" w:color="auto"/>
            <w:bottom w:val="none" w:sz="0" w:space="0" w:color="auto"/>
            <w:right w:val="none" w:sz="0" w:space="0" w:color="auto"/>
          </w:divBdr>
        </w:div>
        <w:div w:id="1371035915">
          <w:marLeft w:val="0"/>
          <w:marRight w:val="0"/>
          <w:marTop w:val="0"/>
          <w:marBottom w:val="0"/>
          <w:divBdr>
            <w:top w:val="none" w:sz="0" w:space="0" w:color="auto"/>
            <w:left w:val="none" w:sz="0" w:space="0" w:color="auto"/>
            <w:bottom w:val="none" w:sz="0" w:space="0" w:color="auto"/>
            <w:right w:val="none" w:sz="0" w:space="0" w:color="auto"/>
          </w:divBdr>
        </w:div>
        <w:div w:id="1858425386">
          <w:marLeft w:val="0"/>
          <w:marRight w:val="0"/>
          <w:marTop w:val="0"/>
          <w:marBottom w:val="0"/>
          <w:divBdr>
            <w:top w:val="none" w:sz="0" w:space="0" w:color="auto"/>
            <w:left w:val="none" w:sz="0" w:space="0" w:color="auto"/>
            <w:bottom w:val="none" w:sz="0" w:space="0" w:color="auto"/>
            <w:right w:val="none" w:sz="0" w:space="0" w:color="auto"/>
          </w:divBdr>
        </w:div>
        <w:div w:id="1157963773">
          <w:marLeft w:val="0"/>
          <w:marRight w:val="0"/>
          <w:marTop w:val="0"/>
          <w:marBottom w:val="0"/>
          <w:divBdr>
            <w:top w:val="none" w:sz="0" w:space="0" w:color="auto"/>
            <w:left w:val="none" w:sz="0" w:space="0" w:color="auto"/>
            <w:bottom w:val="none" w:sz="0" w:space="0" w:color="auto"/>
            <w:right w:val="none" w:sz="0" w:space="0" w:color="auto"/>
          </w:divBdr>
        </w:div>
        <w:div w:id="750854190">
          <w:marLeft w:val="0"/>
          <w:marRight w:val="0"/>
          <w:marTop w:val="0"/>
          <w:marBottom w:val="0"/>
          <w:divBdr>
            <w:top w:val="none" w:sz="0" w:space="0" w:color="auto"/>
            <w:left w:val="none" w:sz="0" w:space="0" w:color="auto"/>
            <w:bottom w:val="none" w:sz="0" w:space="0" w:color="auto"/>
            <w:right w:val="none" w:sz="0" w:space="0" w:color="auto"/>
          </w:divBdr>
        </w:div>
        <w:div w:id="326708291">
          <w:marLeft w:val="0"/>
          <w:marRight w:val="0"/>
          <w:marTop w:val="0"/>
          <w:marBottom w:val="0"/>
          <w:divBdr>
            <w:top w:val="none" w:sz="0" w:space="0" w:color="auto"/>
            <w:left w:val="none" w:sz="0" w:space="0" w:color="auto"/>
            <w:bottom w:val="none" w:sz="0" w:space="0" w:color="auto"/>
            <w:right w:val="none" w:sz="0" w:space="0" w:color="auto"/>
          </w:divBdr>
        </w:div>
      </w:divsChild>
    </w:div>
    <w:div w:id="812600737">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19347340">
      <w:bodyDiv w:val="1"/>
      <w:marLeft w:val="0"/>
      <w:marRight w:val="0"/>
      <w:marTop w:val="0"/>
      <w:marBottom w:val="0"/>
      <w:divBdr>
        <w:top w:val="none" w:sz="0" w:space="0" w:color="auto"/>
        <w:left w:val="none" w:sz="0" w:space="0" w:color="auto"/>
        <w:bottom w:val="none" w:sz="0" w:space="0" w:color="auto"/>
        <w:right w:val="none" w:sz="0" w:space="0" w:color="auto"/>
      </w:divBdr>
      <w:divsChild>
        <w:div w:id="1736856636">
          <w:marLeft w:val="0"/>
          <w:marRight w:val="0"/>
          <w:marTop w:val="0"/>
          <w:marBottom w:val="0"/>
          <w:divBdr>
            <w:top w:val="none" w:sz="0" w:space="0" w:color="auto"/>
            <w:left w:val="none" w:sz="0" w:space="0" w:color="auto"/>
            <w:bottom w:val="none" w:sz="0" w:space="0" w:color="auto"/>
            <w:right w:val="none" w:sz="0" w:space="0" w:color="auto"/>
          </w:divBdr>
        </w:div>
        <w:div w:id="557401553">
          <w:marLeft w:val="0"/>
          <w:marRight w:val="0"/>
          <w:marTop w:val="0"/>
          <w:marBottom w:val="0"/>
          <w:divBdr>
            <w:top w:val="none" w:sz="0" w:space="0" w:color="auto"/>
            <w:left w:val="none" w:sz="0" w:space="0" w:color="auto"/>
            <w:bottom w:val="none" w:sz="0" w:space="0" w:color="auto"/>
            <w:right w:val="none" w:sz="0" w:space="0" w:color="auto"/>
          </w:divBdr>
        </w:div>
        <w:div w:id="2062514681">
          <w:marLeft w:val="0"/>
          <w:marRight w:val="0"/>
          <w:marTop w:val="0"/>
          <w:marBottom w:val="0"/>
          <w:divBdr>
            <w:top w:val="none" w:sz="0" w:space="0" w:color="auto"/>
            <w:left w:val="none" w:sz="0" w:space="0" w:color="auto"/>
            <w:bottom w:val="none" w:sz="0" w:space="0" w:color="auto"/>
            <w:right w:val="none" w:sz="0" w:space="0" w:color="auto"/>
          </w:divBdr>
        </w:div>
        <w:div w:id="1753815147">
          <w:marLeft w:val="0"/>
          <w:marRight w:val="0"/>
          <w:marTop w:val="0"/>
          <w:marBottom w:val="0"/>
          <w:divBdr>
            <w:top w:val="none" w:sz="0" w:space="0" w:color="auto"/>
            <w:left w:val="none" w:sz="0" w:space="0" w:color="auto"/>
            <w:bottom w:val="none" w:sz="0" w:space="0" w:color="auto"/>
            <w:right w:val="none" w:sz="0" w:space="0" w:color="auto"/>
          </w:divBdr>
        </w:div>
        <w:div w:id="1633091925">
          <w:marLeft w:val="0"/>
          <w:marRight w:val="0"/>
          <w:marTop w:val="0"/>
          <w:marBottom w:val="0"/>
          <w:divBdr>
            <w:top w:val="none" w:sz="0" w:space="0" w:color="auto"/>
            <w:left w:val="none" w:sz="0" w:space="0" w:color="auto"/>
            <w:bottom w:val="none" w:sz="0" w:space="0" w:color="auto"/>
            <w:right w:val="none" w:sz="0" w:space="0" w:color="auto"/>
          </w:divBdr>
        </w:div>
        <w:div w:id="796140513">
          <w:marLeft w:val="0"/>
          <w:marRight w:val="0"/>
          <w:marTop w:val="0"/>
          <w:marBottom w:val="0"/>
          <w:divBdr>
            <w:top w:val="none" w:sz="0" w:space="0" w:color="auto"/>
            <w:left w:val="none" w:sz="0" w:space="0" w:color="auto"/>
            <w:bottom w:val="none" w:sz="0" w:space="0" w:color="auto"/>
            <w:right w:val="none" w:sz="0" w:space="0" w:color="auto"/>
          </w:divBdr>
        </w:div>
        <w:div w:id="130482494">
          <w:marLeft w:val="0"/>
          <w:marRight w:val="0"/>
          <w:marTop w:val="0"/>
          <w:marBottom w:val="0"/>
          <w:divBdr>
            <w:top w:val="none" w:sz="0" w:space="0" w:color="auto"/>
            <w:left w:val="none" w:sz="0" w:space="0" w:color="auto"/>
            <w:bottom w:val="none" w:sz="0" w:space="0" w:color="auto"/>
            <w:right w:val="none" w:sz="0" w:space="0" w:color="auto"/>
          </w:divBdr>
        </w:div>
      </w:divsChild>
    </w:div>
    <w:div w:id="819537681">
      <w:bodyDiv w:val="1"/>
      <w:marLeft w:val="0"/>
      <w:marRight w:val="0"/>
      <w:marTop w:val="0"/>
      <w:marBottom w:val="0"/>
      <w:divBdr>
        <w:top w:val="none" w:sz="0" w:space="0" w:color="auto"/>
        <w:left w:val="none" w:sz="0" w:space="0" w:color="auto"/>
        <w:bottom w:val="none" w:sz="0" w:space="0" w:color="auto"/>
        <w:right w:val="none" w:sz="0" w:space="0" w:color="auto"/>
      </w:divBdr>
      <w:divsChild>
        <w:div w:id="854002571">
          <w:marLeft w:val="0"/>
          <w:marRight w:val="0"/>
          <w:marTop w:val="0"/>
          <w:marBottom w:val="0"/>
          <w:divBdr>
            <w:top w:val="none" w:sz="0" w:space="0" w:color="auto"/>
            <w:left w:val="none" w:sz="0" w:space="0" w:color="auto"/>
            <w:bottom w:val="none" w:sz="0" w:space="0" w:color="auto"/>
            <w:right w:val="none" w:sz="0" w:space="0" w:color="auto"/>
          </w:divBdr>
        </w:div>
        <w:div w:id="48724324">
          <w:marLeft w:val="0"/>
          <w:marRight w:val="0"/>
          <w:marTop w:val="0"/>
          <w:marBottom w:val="0"/>
          <w:divBdr>
            <w:top w:val="none" w:sz="0" w:space="0" w:color="auto"/>
            <w:left w:val="none" w:sz="0" w:space="0" w:color="auto"/>
            <w:bottom w:val="none" w:sz="0" w:space="0" w:color="auto"/>
            <w:right w:val="none" w:sz="0" w:space="0" w:color="auto"/>
          </w:divBdr>
        </w:div>
        <w:div w:id="256601696">
          <w:marLeft w:val="0"/>
          <w:marRight w:val="0"/>
          <w:marTop w:val="0"/>
          <w:marBottom w:val="0"/>
          <w:divBdr>
            <w:top w:val="none" w:sz="0" w:space="0" w:color="auto"/>
            <w:left w:val="none" w:sz="0" w:space="0" w:color="auto"/>
            <w:bottom w:val="none" w:sz="0" w:space="0" w:color="auto"/>
            <w:right w:val="none" w:sz="0" w:space="0" w:color="auto"/>
          </w:divBdr>
        </w:div>
        <w:div w:id="1991861270">
          <w:marLeft w:val="0"/>
          <w:marRight w:val="0"/>
          <w:marTop w:val="0"/>
          <w:marBottom w:val="0"/>
          <w:divBdr>
            <w:top w:val="none" w:sz="0" w:space="0" w:color="auto"/>
            <w:left w:val="none" w:sz="0" w:space="0" w:color="auto"/>
            <w:bottom w:val="none" w:sz="0" w:space="0" w:color="auto"/>
            <w:right w:val="none" w:sz="0" w:space="0" w:color="auto"/>
          </w:divBdr>
        </w:div>
        <w:div w:id="1269464273">
          <w:marLeft w:val="0"/>
          <w:marRight w:val="0"/>
          <w:marTop w:val="0"/>
          <w:marBottom w:val="0"/>
          <w:divBdr>
            <w:top w:val="none" w:sz="0" w:space="0" w:color="auto"/>
            <w:left w:val="none" w:sz="0" w:space="0" w:color="auto"/>
            <w:bottom w:val="none" w:sz="0" w:space="0" w:color="auto"/>
            <w:right w:val="none" w:sz="0" w:space="0" w:color="auto"/>
          </w:divBdr>
        </w:div>
        <w:div w:id="438986257">
          <w:marLeft w:val="0"/>
          <w:marRight w:val="0"/>
          <w:marTop w:val="0"/>
          <w:marBottom w:val="0"/>
          <w:divBdr>
            <w:top w:val="none" w:sz="0" w:space="0" w:color="auto"/>
            <w:left w:val="none" w:sz="0" w:space="0" w:color="auto"/>
            <w:bottom w:val="none" w:sz="0" w:space="0" w:color="auto"/>
            <w:right w:val="none" w:sz="0" w:space="0" w:color="auto"/>
          </w:divBdr>
        </w:div>
      </w:divsChild>
    </w:div>
    <w:div w:id="880898778">
      <w:bodyDiv w:val="1"/>
      <w:marLeft w:val="0"/>
      <w:marRight w:val="0"/>
      <w:marTop w:val="0"/>
      <w:marBottom w:val="0"/>
      <w:divBdr>
        <w:top w:val="none" w:sz="0" w:space="0" w:color="auto"/>
        <w:left w:val="none" w:sz="0" w:space="0" w:color="auto"/>
        <w:bottom w:val="none" w:sz="0" w:space="0" w:color="auto"/>
        <w:right w:val="none" w:sz="0" w:space="0" w:color="auto"/>
      </w:divBdr>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0648213">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975524239">
      <w:bodyDiv w:val="1"/>
      <w:marLeft w:val="0"/>
      <w:marRight w:val="0"/>
      <w:marTop w:val="0"/>
      <w:marBottom w:val="0"/>
      <w:divBdr>
        <w:top w:val="none" w:sz="0" w:space="0" w:color="auto"/>
        <w:left w:val="none" w:sz="0" w:space="0" w:color="auto"/>
        <w:bottom w:val="none" w:sz="0" w:space="0" w:color="auto"/>
        <w:right w:val="none" w:sz="0" w:space="0" w:color="auto"/>
      </w:divBdr>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084063253">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8259">
      <w:bodyDiv w:val="1"/>
      <w:marLeft w:val="0"/>
      <w:marRight w:val="0"/>
      <w:marTop w:val="0"/>
      <w:marBottom w:val="0"/>
      <w:divBdr>
        <w:top w:val="none" w:sz="0" w:space="0" w:color="auto"/>
        <w:left w:val="none" w:sz="0" w:space="0" w:color="auto"/>
        <w:bottom w:val="none" w:sz="0" w:space="0" w:color="auto"/>
        <w:right w:val="none" w:sz="0" w:space="0" w:color="auto"/>
      </w:divBdr>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157457454">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370376059">
      <w:bodyDiv w:val="1"/>
      <w:marLeft w:val="0"/>
      <w:marRight w:val="0"/>
      <w:marTop w:val="0"/>
      <w:marBottom w:val="0"/>
      <w:divBdr>
        <w:top w:val="none" w:sz="0" w:space="0" w:color="auto"/>
        <w:left w:val="none" w:sz="0" w:space="0" w:color="auto"/>
        <w:bottom w:val="none" w:sz="0" w:space="0" w:color="auto"/>
        <w:right w:val="none" w:sz="0" w:space="0" w:color="auto"/>
      </w:divBdr>
      <w:divsChild>
        <w:div w:id="202206630">
          <w:marLeft w:val="0"/>
          <w:marRight w:val="0"/>
          <w:marTop w:val="0"/>
          <w:marBottom w:val="0"/>
          <w:divBdr>
            <w:top w:val="none" w:sz="0" w:space="0" w:color="auto"/>
            <w:left w:val="none" w:sz="0" w:space="0" w:color="auto"/>
            <w:bottom w:val="none" w:sz="0" w:space="0" w:color="auto"/>
            <w:right w:val="none" w:sz="0" w:space="0" w:color="auto"/>
          </w:divBdr>
        </w:div>
        <w:div w:id="844251585">
          <w:marLeft w:val="0"/>
          <w:marRight w:val="0"/>
          <w:marTop w:val="0"/>
          <w:marBottom w:val="0"/>
          <w:divBdr>
            <w:top w:val="none" w:sz="0" w:space="0" w:color="auto"/>
            <w:left w:val="none" w:sz="0" w:space="0" w:color="auto"/>
            <w:bottom w:val="none" w:sz="0" w:space="0" w:color="auto"/>
            <w:right w:val="none" w:sz="0" w:space="0" w:color="auto"/>
          </w:divBdr>
        </w:div>
        <w:div w:id="662780703">
          <w:marLeft w:val="0"/>
          <w:marRight w:val="0"/>
          <w:marTop w:val="0"/>
          <w:marBottom w:val="0"/>
          <w:divBdr>
            <w:top w:val="none" w:sz="0" w:space="0" w:color="auto"/>
            <w:left w:val="none" w:sz="0" w:space="0" w:color="auto"/>
            <w:bottom w:val="none" w:sz="0" w:space="0" w:color="auto"/>
            <w:right w:val="none" w:sz="0" w:space="0" w:color="auto"/>
          </w:divBdr>
        </w:div>
        <w:div w:id="834220412">
          <w:marLeft w:val="0"/>
          <w:marRight w:val="0"/>
          <w:marTop w:val="0"/>
          <w:marBottom w:val="0"/>
          <w:divBdr>
            <w:top w:val="none" w:sz="0" w:space="0" w:color="auto"/>
            <w:left w:val="none" w:sz="0" w:space="0" w:color="auto"/>
            <w:bottom w:val="none" w:sz="0" w:space="0" w:color="auto"/>
            <w:right w:val="none" w:sz="0" w:space="0" w:color="auto"/>
          </w:divBdr>
        </w:div>
        <w:div w:id="156387251">
          <w:marLeft w:val="0"/>
          <w:marRight w:val="0"/>
          <w:marTop w:val="0"/>
          <w:marBottom w:val="0"/>
          <w:divBdr>
            <w:top w:val="none" w:sz="0" w:space="0" w:color="auto"/>
            <w:left w:val="none" w:sz="0" w:space="0" w:color="auto"/>
            <w:bottom w:val="none" w:sz="0" w:space="0" w:color="auto"/>
            <w:right w:val="none" w:sz="0" w:space="0" w:color="auto"/>
          </w:divBdr>
        </w:div>
        <w:div w:id="799999346">
          <w:marLeft w:val="0"/>
          <w:marRight w:val="0"/>
          <w:marTop w:val="0"/>
          <w:marBottom w:val="0"/>
          <w:divBdr>
            <w:top w:val="none" w:sz="0" w:space="0" w:color="auto"/>
            <w:left w:val="none" w:sz="0" w:space="0" w:color="auto"/>
            <w:bottom w:val="none" w:sz="0" w:space="0" w:color="auto"/>
            <w:right w:val="none" w:sz="0" w:space="0" w:color="auto"/>
          </w:divBdr>
        </w:div>
        <w:div w:id="1634670920">
          <w:marLeft w:val="0"/>
          <w:marRight w:val="0"/>
          <w:marTop w:val="0"/>
          <w:marBottom w:val="0"/>
          <w:divBdr>
            <w:top w:val="none" w:sz="0" w:space="0" w:color="auto"/>
            <w:left w:val="none" w:sz="0" w:space="0" w:color="auto"/>
            <w:bottom w:val="none" w:sz="0" w:space="0" w:color="auto"/>
            <w:right w:val="none" w:sz="0" w:space="0" w:color="auto"/>
          </w:divBdr>
        </w:div>
        <w:div w:id="2056001722">
          <w:marLeft w:val="0"/>
          <w:marRight w:val="0"/>
          <w:marTop w:val="0"/>
          <w:marBottom w:val="0"/>
          <w:divBdr>
            <w:top w:val="none" w:sz="0" w:space="0" w:color="auto"/>
            <w:left w:val="none" w:sz="0" w:space="0" w:color="auto"/>
            <w:bottom w:val="none" w:sz="0" w:space="0" w:color="auto"/>
            <w:right w:val="none" w:sz="0" w:space="0" w:color="auto"/>
          </w:divBdr>
        </w:div>
        <w:div w:id="611134095">
          <w:marLeft w:val="0"/>
          <w:marRight w:val="0"/>
          <w:marTop w:val="0"/>
          <w:marBottom w:val="0"/>
          <w:divBdr>
            <w:top w:val="none" w:sz="0" w:space="0" w:color="auto"/>
            <w:left w:val="none" w:sz="0" w:space="0" w:color="auto"/>
            <w:bottom w:val="none" w:sz="0" w:space="0" w:color="auto"/>
            <w:right w:val="none" w:sz="0" w:space="0" w:color="auto"/>
          </w:divBdr>
        </w:div>
      </w:divsChild>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4998868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08855103">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43276047">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54289373">
      <w:bodyDiv w:val="1"/>
      <w:marLeft w:val="0"/>
      <w:marRight w:val="0"/>
      <w:marTop w:val="0"/>
      <w:marBottom w:val="0"/>
      <w:divBdr>
        <w:top w:val="none" w:sz="0" w:space="0" w:color="auto"/>
        <w:left w:val="none" w:sz="0" w:space="0" w:color="auto"/>
        <w:bottom w:val="none" w:sz="0" w:space="0" w:color="auto"/>
        <w:right w:val="none" w:sz="0" w:space="0" w:color="auto"/>
      </w:divBdr>
      <w:divsChild>
        <w:div w:id="59181519">
          <w:marLeft w:val="0"/>
          <w:marRight w:val="0"/>
          <w:marTop w:val="0"/>
          <w:marBottom w:val="0"/>
          <w:divBdr>
            <w:top w:val="none" w:sz="0" w:space="0" w:color="auto"/>
            <w:left w:val="none" w:sz="0" w:space="0" w:color="auto"/>
            <w:bottom w:val="none" w:sz="0" w:space="0" w:color="auto"/>
            <w:right w:val="none" w:sz="0" w:space="0" w:color="auto"/>
          </w:divBdr>
        </w:div>
        <w:div w:id="1214197591">
          <w:marLeft w:val="0"/>
          <w:marRight w:val="0"/>
          <w:marTop w:val="0"/>
          <w:marBottom w:val="0"/>
          <w:divBdr>
            <w:top w:val="none" w:sz="0" w:space="0" w:color="auto"/>
            <w:left w:val="none" w:sz="0" w:space="0" w:color="auto"/>
            <w:bottom w:val="none" w:sz="0" w:space="0" w:color="auto"/>
            <w:right w:val="none" w:sz="0" w:space="0" w:color="auto"/>
          </w:divBdr>
        </w:div>
        <w:div w:id="931623297">
          <w:marLeft w:val="0"/>
          <w:marRight w:val="0"/>
          <w:marTop w:val="0"/>
          <w:marBottom w:val="0"/>
          <w:divBdr>
            <w:top w:val="none" w:sz="0" w:space="0" w:color="auto"/>
            <w:left w:val="none" w:sz="0" w:space="0" w:color="auto"/>
            <w:bottom w:val="none" w:sz="0" w:space="0" w:color="auto"/>
            <w:right w:val="none" w:sz="0" w:space="0" w:color="auto"/>
          </w:divBdr>
        </w:div>
        <w:div w:id="20668710">
          <w:marLeft w:val="0"/>
          <w:marRight w:val="0"/>
          <w:marTop w:val="0"/>
          <w:marBottom w:val="0"/>
          <w:divBdr>
            <w:top w:val="none" w:sz="0" w:space="0" w:color="auto"/>
            <w:left w:val="none" w:sz="0" w:space="0" w:color="auto"/>
            <w:bottom w:val="none" w:sz="0" w:space="0" w:color="auto"/>
            <w:right w:val="none" w:sz="0" w:space="0" w:color="auto"/>
          </w:divBdr>
        </w:div>
        <w:div w:id="386489231">
          <w:marLeft w:val="0"/>
          <w:marRight w:val="0"/>
          <w:marTop w:val="0"/>
          <w:marBottom w:val="0"/>
          <w:divBdr>
            <w:top w:val="none" w:sz="0" w:space="0" w:color="auto"/>
            <w:left w:val="none" w:sz="0" w:space="0" w:color="auto"/>
            <w:bottom w:val="none" w:sz="0" w:space="0" w:color="auto"/>
            <w:right w:val="none" w:sz="0" w:space="0" w:color="auto"/>
          </w:divBdr>
        </w:div>
        <w:div w:id="707534916">
          <w:marLeft w:val="0"/>
          <w:marRight w:val="0"/>
          <w:marTop w:val="0"/>
          <w:marBottom w:val="0"/>
          <w:divBdr>
            <w:top w:val="none" w:sz="0" w:space="0" w:color="auto"/>
            <w:left w:val="none" w:sz="0" w:space="0" w:color="auto"/>
            <w:bottom w:val="none" w:sz="0" w:space="0" w:color="auto"/>
            <w:right w:val="none" w:sz="0" w:space="0" w:color="auto"/>
          </w:divBdr>
        </w:div>
        <w:div w:id="1381587383">
          <w:marLeft w:val="0"/>
          <w:marRight w:val="0"/>
          <w:marTop w:val="0"/>
          <w:marBottom w:val="0"/>
          <w:divBdr>
            <w:top w:val="none" w:sz="0" w:space="0" w:color="auto"/>
            <w:left w:val="none" w:sz="0" w:space="0" w:color="auto"/>
            <w:bottom w:val="none" w:sz="0" w:space="0" w:color="auto"/>
            <w:right w:val="none" w:sz="0" w:space="0" w:color="auto"/>
          </w:divBdr>
        </w:div>
        <w:div w:id="1469855627">
          <w:marLeft w:val="0"/>
          <w:marRight w:val="0"/>
          <w:marTop w:val="0"/>
          <w:marBottom w:val="0"/>
          <w:divBdr>
            <w:top w:val="none" w:sz="0" w:space="0" w:color="auto"/>
            <w:left w:val="none" w:sz="0" w:space="0" w:color="auto"/>
            <w:bottom w:val="none" w:sz="0" w:space="0" w:color="auto"/>
            <w:right w:val="none" w:sz="0" w:space="0" w:color="auto"/>
          </w:divBdr>
        </w:div>
        <w:div w:id="2038695941">
          <w:marLeft w:val="0"/>
          <w:marRight w:val="0"/>
          <w:marTop w:val="0"/>
          <w:marBottom w:val="0"/>
          <w:divBdr>
            <w:top w:val="none" w:sz="0" w:space="0" w:color="auto"/>
            <w:left w:val="none" w:sz="0" w:space="0" w:color="auto"/>
            <w:bottom w:val="none" w:sz="0" w:space="0" w:color="auto"/>
            <w:right w:val="none" w:sz="0" w:space="0" w:color="auto"/>
          </w:divBdr>
        </w:div>
        <w:div w:id="921377350">
          <w:marLeft w:val="0"/>
          <w:marRight w:val="0"/>
          <w:marTop w:val="0"/>
          <w:marBottom w:val="0"/>
          <w:divBdr>
            <w:top w:val="none" w:sz="0" w:space="0" w:color="auto"/>
            <w:left w:val="none" w:sz="0" w:space="0" w:color="auto"/>
            <w:bottom w:val="none" w:sz="0" w:space="0" w:color="auto"/>
            <w:right w:val="none" w:sz="0" w:space="0" w:color="auto"/>
          </w:divBdr>
        </w:div>
        <w:div w:id="2033415640">
          <w:marLeft w:val="0"/>
          <w:marRight w:val="0"/>
          <w:marTop w:val="0"/>
          <w:marBottom w:val="0"/>
          <w:divBdr>
            <w:top w:val="none" w:sz="0" w:space="0" w:color="auto"/>
            <w:left w:val="none" w:sz="0" w:space="0" w:color="auto"/>
            <w:bottom w:val="none" w:sz="0" w:space="0" w:color="auto"/>
            <w:right w:val="none" w:sz="0" w:space="0" w:color="auto"/>
          </w:divBdr>
        </w:div>
        <w:div w:id="55904336">
          <w:marLeft w:val="0"/>
          <w:marRight w:val="0"/>
          <w:marTop w:val="0"/>
          <w:marBottom w:val="0"/>
          <w:divBdr>
            <w:top w:val="none" w:sz="0" w:space="0" w:color="auto"/>
            <w:left w:val="none" w:sz="0" w:space="0" w:color="auto"/>
            <w:bottom w:val="none" w:sz="0" w:space="0" w:color="auto"/>
            <w:right w:val="none" w:sz="0" w:space="0" w:color="auto"/>
          </w:divBdr>
        </w:div>
        <w:div w:id="1586693629">
          <w:marLeft w:val="0"/>
          <w:marRight w:val="0"/>
          <w:marTop w:val="0"/>
          <w:marBottom w:val="0"/>
          <w:divBdr>
            <w:top w:val="none" w:sz="0" w:space="0" w:color="auto"/>
            <w:left w:val="none" w:sz="0" w:space="0" w:color="auto"/>
            <w:bottom w:val="none" w:sz="0" w:space="0" w:color="auto"/>
            <w:right w:val="none" w:sz="0" w:space="0" w:color="auto"/>
          </w:divBdr>
        </w:div>
        <w:div w:id="1355378714">
          <w:marLeft w:val="0"/>
          <w:marRight w:val="0"/>
          <w:marTop w:val="0"/>
          <w:marBottom w:val="0"/>
          <w:divBdr>
            <w:top w:val="none" w:sz="0" w:space="0" w:color="auto"/>
            <w:left w:val="none" w:sz="0" w:space="0" w:color="auto"/>
            <w:bottom w:val="none" w:sz="0" w:space="0" w:color="auto"/>
            <w:right w:val="none" w:sz="0" w:space="0" w:color="auto"/>
          </w:divBdr>
        </w:div>
        <w:div w:id="955529985">
          <w:marLeft w:val="0"/>
          <w:marRight w:val="0"/>
          <w:marTop w:val="0"/>
          <w:marBottom w:val="0"/>
          <w:divBdr>
            <w:top w:val="none" w:sz="0" w:space="0" w:color="auto"/>
            <w:left w:val="none" w:sz="0" w:space="0" w:color="auto"/>
            <w:bottom w:val="none" w:sz="0" w:space="0" w:color="auto"/>
            <w:right w:val="none" w:sz="0" w:space="0" w:color="auto"/>
          </w:divBdr>
        </w:div>
        <w:div w:id="470828834">
          <w:marLeft w:val="0"/>
          <w:marRight w:val="0"/>
          <w:marTop w:val="0"/>
          <w:marBottom w:val="0"/>
          <w:divBdr>
            <w:top w:val="none" w:sz="0" w:space="0" w:color="auto"/>
            <w:left w:val="none" w:sz="0" w:space="0" w:color="auto"/>
            <w:bottom w:val="none" w:sz="0" w:space="0" w:color="auto"/>
            <w:right w:val="none" w:sz="0" w:space="0" w:color="auto"/>
          </w:divBdr>
        </w:div>
      </w:divsChild>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https://apbcommunity.sharepoint.com/sites/ProgFLUX/Documents%20partages/PROJ%20ASSURPHARMA/01.%20AssurPharma%20Project%20Map/40.%20TECH/ASSURPHARMA%20-%20xsd/GetBvacData-request-not-encrypted-parameters-example.xml" TargetMode="Externa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hyperlink" Target="https://apbcommunity.sharepoint.com/sites/ProgFLUX/Documents%20partages/PROJ%20ASSURPHARMA/01.%20AssurPharma%20Project%20Map/40.%20TECH/ASSURPHARMA%20-%20xsd/assuralia-request-parameters-v20130916.xsd"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file://apbfil01/farmaflux/FarmaFluxSVN/farmaflux-projects/trunk/PROJ%20ASSURALIA/40.%20TECH/ASSURPHARMA%20-%20xsd/PanoramixTIPSystemServices_protocol-1_0.xsd"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hyperlink" Target="https://apbcommunity.sharepoint.com/sites/ProgFLUX/Documents%20partages/PROJ%20ASSURPHARMA/01.%20AssurPharma%20Project%20Map/40.%20TECH/ASSURPHARMA%20-%20xsd/GetBvacData-response-example.xml"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acc-tip.gfd-dpp.be/be-apb-gfddpp-services-TIPSystem/PanoramixTIPSystemServices?wsd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hyperlink" Target="https://apbcommunity.sharepoint.com/sites/ProgFLUX/Documents%20partages/PROJ%20ASSURPHARMA/01.%20AssurPharma%20Project%20Map/40.%20TECH/ASSURPHARMA%20-%20xsd/GetBvacData-request-example.x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1.wmf"/><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Projectmanager xmlns="2d185839-c5b8-4c36-b45a-2c9efe37d34b">
      <UserInfo>
        <DisplayName/>
        <AccountId xsi:nil="true"/>
        <AccountType/>
      </UserInfo>
    </Projectmanager>
    <Weerhouden2025 xmlns="2d185839-c5b8-4c36-b45a-2c9efe37d34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23" ma:contentTypeDescription="Create a new document." ma:contentTypeScope="" ma:versionID="b31cd1dabc058395d06732aa498a71cc">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b60ef25eaab9214c9bc679f62e3af005"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element ref="ns2:MediaLengthInSeconds" minOccurs="0"/>
                <xsd:element ref="ns2:Weerhouden2025" minOccurs="0"/>
                <xsd:element ref="ns2:Projectmanag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Weerhouden2025" ma:index="26" nillable="true" ma:displayName="Weerhouden 2025" ma:format="Dropdown" ma:internalName="Weerhouden2025">
      <xsd:simpleType>
        <xsd:restriction base="dms:Choice">
          <xsd:enumeration value="Weerhouden 2025"/>
          <xsd:enumeration value="Weerhouden niet voor 2025"/>
          <xsd:enumeration value="Niet Weerhouden 2025"/>
          <xsd:enumeration value="Subdeel weerhouden"/>
          <xsd:enumeration value="Lopend project 2025"/>
          <xsd:enumeration value="Project afgerond"/>
        </xsd:restriction>
      </xsd:simpleType>
    </xsd:element>
    <xsd:element name="Projectmanager" ma:index="27" nillable="true" ma:displayName="Projectmanager" ma:format="Dropdown" ma:list="UserInfo" ma:SharePointGroup="0" ma:internalName="Projectmanag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2.xml><?xml version="1.0" encoding="utf-8"?>
<ds:datastoreItem xmlns:ds="http://schemas.openxmlformats.org/officeDocument/2006/customXml" ds:itemID="{7A7FB9E0-A11C-4915-B00A-9309CDDCFBC8}">
  <ds:schemaRefs>
    <ds:schemaRef ds:uri="http://schemas.openxmlformats.org/officeDocument/2006/bibliography"/>
  </ds:schemaRefs>
</ds:datastoreItem>
</file>

<file path=customXml/itemProps3.xml><?xml version="1.0" encoding="utf-8"?>
<ds:datastoreItem xmlns:ds="http://schemas.openxmlformats.org/officeDocument/2006/customXml" ds:itemID="{5A5F1CAE-9CA5-4675-B821-BDDB77DD801C}">
  <ds:schemaRefs>
    <ds:schemaRef ds:uri="http://schemas.openxmlformats.org/officeDocument/2006/bibliography"/>
  </ds:schemaRefs>
</ds:datastoreItem>
</file>

<file path=customXml/itemProps4.xml><?xml version="1.0" encoding="utf-8"?>
<ds:datastoreItem xmlns:ds="http://schemas.openxmlformats.org/officeDocument/2006/customXml" ds:itemID="{689802DF-6AF8-486C-AB0C-F24FD99ABB20}">
  <ds:schemaRefs>
    <ds:schemaRef ds:uri="http://schemas.microsoft.com/office/2006/metadata/properties"/>
    <ds:schemaRef ds:uri="2d185839-c5b8-4c36-b45a-2c9efe37d34b"/>
    <ds:schemaRef ds:uri="http://schemas.microsoft.com/office/infopath/2007/PartnerControls"/>
    <ds:schemaRef ds:uri="16faecf4-39d6-4fd1-a982-618119253397"/>
  </ds:schemaRefs>
</ds:datastoreItem>
</file>

<file path=customXml/itemProps5.xml><?xml version="1.0" encoding="utf-8"?>
<ds:datastoreItem xmlns:ds="http://schemas.openxmlformats.org/officeDocument/2006/customXml" ds:itemID="{105F7485-A2F4-435D-80AA-1AF1AFC132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85839-c5b8-4c36-b45a-2c9efe37d34b"/>
    <ds:schemaRef ds:uri="16faecf4-39d6-4fd1-a982-618119253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13339</Words>
  <Characters>73368</Characters>
  <Application>Microsoft Office Word</Application>
  <DocSecurity>0</DocSecurity>
  <Lines>611</Lines>
  <Paragraphs>173</Paragraphs>
  <ScaleCrop>false</ScaleCrop>
  <LinksUpToDate>false</LinksUpToDate>
  <CharactersWithSpaces>86534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BVAC, ASSURPHARMA</cp:keywords>
  <cp:lastModifiedBy/>
  <cp:revision>1</cp:revision>
  <dcterms:created xsi:type="dcterms:W3CDTF">2025-11-18T16:33:00Z</dcterms:created>
  <dcterms:modified xsi:type="dcterms:W3CDTF">2025-11-18T16:33:00Z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y fmtid="{D5CDD505-2E9C-101B-9397-08002B2CF9AE}" pid="3" name="MediaServiceImageTags">
    <vt:lpwstr/>
  </property>
  <property fmtid="{D5CDD505-2E9C-101B-9397-08002B2CF9AE}" pid="4" name="docLang">
    <vt:lpwstr>en</vt:lpwstr>
  </property>
</Properties>
</file>