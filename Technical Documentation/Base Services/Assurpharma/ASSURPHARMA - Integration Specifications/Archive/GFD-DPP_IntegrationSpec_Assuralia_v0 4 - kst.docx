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77777777" w:rsidR="00296F28" w:rsidRPr="00272FED" w:rsidRDefault="00296F28" w:rsidP="001E732B">
            <w:pPr>
              <w:pStyle w:val="Figure"/>
            </w:pPr>
            <w:r w:rsidRPr="00272FED">
              <w:rPr>
                <w:lang w:val="nl-BE" w:eastAsia="nl-BE"/>
              </w:rPr>
              <w:drawing>
                <wp:inline distT="0" distB="0" distL="0" distR="0" wp14:anchorId="55FE2979" wp14:editId="55FE297A">
                  <wp:extent cx="5939790" cy="704850"/>
                  <wp:effectExtent l="19050" t="0" r="3810" b="0"/>
                  <wp:docPr id="5" name="Picture 2" descr="Banner DPP-G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 DPP-GFD.jp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704850"/>
                          </a:xfrm>
                          <a:prstGeom prst="rect">
                            <a:avLst/>
                          </a:prstGeom>
                        </pic:spPr>
                      </pic:pic>
                    </a:graphicData>
                  </a:graphic>
                </wp:inline>
              </w:drawing>
            </w:r>
          </w:p>
        </w:tc>
      </w:tr>
      <w:tr w:rsidR="0094127F" w:rsidRPr="00272FED" w14:paraId="55FE1D32" w14:textId="77777777" w:rsidTr="00882D08">
        <w:trPr>
          <w:trHeight w:val="11225"/>
          <w:jc w:val="center"/>
        </w:trPr>
        <w:tc>
          <w:tcPr>
            <w:tcW w:w="5000" w:type="pct"/>
            <w:gridSpan w:val="3"/>
            <w:vAlign w:val="center"/>
          </w:tcPr>
          <w:p w14:paraId="55FE1D30" w14:textId="42F96037" w:rsidR="0032198A" w:rsidRPr="00272FED" w:rsidRDefault="00A37B86" w:rsidP="001E732B">
            <w:pPr>
              <w:pStyle w:val="Title"/>
            </w:pPr>
            <w:bookmarkStart w:id="0" w:name="_Toc244496673"/>
            <w:r w:rsidRPr="00272FED">
              <w:t>GFD</w:t>
            </w:r>
            <w:r w:rsidR="001E732B" w:rsidRPr="00272FED">
              <w:noBreakHyphen/>
            </w:r>
            <w:r w:rsidRPr="00272FED">
              <w:t>DPP</w:t>
            </w:r>
          </w:p>
          <w:p w14:paraId="18C7C5BB" w14:textId="70D6A8AD" w:rsidR="00CA71EF" w:rsidRDefault="00BD4B5E" w:rsidP="00B325A3">
            <w:pPr>
              <w:pStyle w:val="Subtitle"/>
            </w:pPr>
            <w:r>
              <w:t>Integration Specification</w:t>
            </w:r>
          </w:p>
          <w:p w14:paraId="41CD15C7" w14:textId="0BB696A7" w:rsidR="0094127F" w:rsidRDefault="00E35317" w:rsidP="00B325A3">
            <w:pPr>
              <w:pStyle w:val="Subtitle"/>
            </w:pPr>
            <w:r>
              <w:t>Panoramix</w:t>
            </w:r>
          </w:p>
          <w:p w14:paraId="55FE1D31" w14:textId="0E922CA7" w:rsidR="00CA71EF" w:rsidRPr="00CA71EF" w:rsidRDefault="00CA71EF" w:rsidP="00CA71EF"/>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nl-BE"/>
              </w:rPr>
              <w:drawing>
                <wp:inline distT="0" distB="0" distL="0" distR="0" wp14:anchorId="55FE297B" wp14:editId="55FE297C">
                  <wp:extent cx="2066925" cy="89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6925" cy="895985"/>
                          </a:xfrm>
                          <a:prstGeom prst="rect">
                            <a:avLst/>
                          </a:prstGeom>
                          <a:noFill/>
                        </pic:spPr>
                      </pic:pic>
                    </a:graphicData>
                  </a:graphic>
                </wp:inline>
              </w:drawing>
            </w:r>
          </w:p>
        </w:tc>
        <w:tc>
          <w:tcPr>
            <w:tcW w:w="1630" w:type="pct"/>
            <w:vAlign w:val="center"/>
          </w:tcPr>
          <w:p w14:paraId="55FE1D34" w14:textId="77777777" w:rsidR="001E732B" w:rsidRPr="00272FED" w:rsidRDefault="001E732B" w:rsidP="001E732B">
            <w:pPr>
              <w:pStyle w:val="Figure"/>
            </w:pPr>
            <w:r w:rsidRPr="00272FED">
              <w:rPr>
                <w:lang w:val="nl-BE" w:eastAsia="nl-BE"/>
              </w:rPr>
              <w:drawing>
                <wp:inline distT="0" distB="0" distL="0" distR="0" wp14:anchorId="55FE297D" wp14:editId="55FE297E">
                  <wp:extent cx="1292225" cy="895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2225" cy="895985"/>
                          </a:xfrm>
                          <a:prstGeom prst="rect">
                            <a:avLst/>
                          </a:prstGeom>
                          <a:noFill/>
                        </pic:spPr>
                      </pic:pic>
                    </a:graphicData>
                  </a:graphic>
                </wp:inline>
              </w:drawing>
            </w:r>
          </w:p>
        </w:tc>
        <w:tc>
          <w:tcPr>
            <w:tcW w:w="1633" w:type="pct"/>
            <w:vAlign w:val="center"/>
          </w:tcPr>
          <w:p w14:paraId="55FE1D35" w14:textId="77777777" w:rsidR="001E732B" w:rsidRPr="00272FED" w:rsidRDefault="001E732B" w:rsidP="001E732B">
            <w:pPr>
              <w:pStyle w:val="Figure"/>
            </w:pPr>
            <w:r w:rsidRPr="00272FED">
              <w:rPr>
                <w:lang w:val="nl-BE" w:eastAsia="nl-BE"/>
              </w:rPr>
              <w:drawing>
                <wp:inline distT="0" distB="0" distL="0" distR="0" wp14:anchorId="55FE297F" wp14:editId="55FE2980">
                  <wp:extent cx="1280160" cy="91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80160" cy="914400"/>
                          </a:xfrm>
                          <a:prstGeom prst="rect">
                            <a:avLst/>
                          </a:prstGeom>
                          <a:noFill/>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6"/>
          <w:footerReference w:type="default" r:id="rId17"/>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1" w:name="_Toc257286143"/>
      <w:bookmarkStart w:id="2" w:name="_Toc260156198"/>
      <w:bookmarkStart w:id="3" w:name="_Toc257286144"/>
      <w:bookmarkStart w:id="4" w:name="_Toc257655375"/>
      <w:r w:rsidRPr="00272FED">
        <w:rPr>
          <w:rFonts w:eastAsia="Batang"/>
        </w:rPr>
        <w:lastRenderedPageBreak/>
        <w:t>Document control</w:t>
      </w:r>
      <w:bookmarkEnd w:id="1"/>
      <w:bookmarkEnd w:id="2"/>
    </w:p>
    <w:p w14:paraId="4129E3A0" w14:textId="77777777" w:rsidR="000C3E96" w:rsidRPr="00272FED" w:rsidRDefault="000C3E96" w:rsidP="000C3E96">
      <w:pPr>
        <w:pStyle w:val="NormalWithSpacing"/>
        <w:rPr>
          <w:rStyle w:val="Strong"/>
        </w:rPr>
      </w:pPr>
      <w:r w:rsidRPr="00272FED">
        <w:rPr>
          <w:rStyle w:val="Strong"/>
        </w:rPr>
        <w:t>Document revision history</w:t>
      </w:r>
      <w:bookmarkEnd w:id="3"/>
      <w:bookmarkEnd w:id="4"/>
    </w:p>
    <w:tbl>
      <w:tblPr>
        <w:tblStyle w:val="MediumShading1-Accent3"/>
        <w:tblW w:w="9889" w:type="dxa"/>
        <w:tblLook w:val="0420" w:firstRow="1" w:lastRow="0" w:firstColumn="0" w:lastColumn="0" w:noHBand="0" w:noVBand="1"/>
      </w:tblPr>
      <w:tblGrid>
        <w:gridCol w:w="1101"/>
        <w:gridCol w:w="1440"/>
        <w:gridCol w:w="2268"/>
        <w:gridCol w:w="5080"/>
      </w:tblGrid>
      <w:tr w:rsidR="000C3E96" w:rsidRPr="00272FED" w14:paraId="777BFBBB" w14:textId="77777777" w:rsidTr="00994D33">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994D33">
            <w:pPr>
              <w:rPr>
                <w:b w:val="0"/>
                <w:bCs w:val="0"/>
                <w:sz w:val="22"/>
              </w:rPr>
            </w:pPr>
            <w:r w:rsidRPr="00272FED">
              <w:rPr>
                <w:b w:val="0"/>
                <w:bCs w:val="0"/>
                <w:sz w:val="22"/>
              </w:rPr>
              <w:t>Version</w:t>
            </w:r>
          </w:p>
        </w:tc>
        <w:tc>
          <w:tcPr>
            <w:tcW w:w="1440" w:type="dxa"/>
          </w:tcPr>
          <w:p w14:paraId="61AF5F4A" w14:textId="77777777" w:rsidR="000C3E96" w:rsidRPr="00272FED" w:rsidRDefault="000C3E96" w:rsidP="00994D33">
            <w:pPr>
              <w:rPr>
                <w:b w:val="0"/>
                <w:bCs w:val="0"/>
                <w:sz w:val="22"/>
              </w:rPr>
            </w:pPr>
            <w:r w:rsidRPr="00272FED">
              <w:rPr>
                <w:b w:val="0"/>
                <w:bCs w:val="0"/>
                <w:sz w:val="22"/>
              </w:rPr>
              <w:t>Date</w:t>
            </w:r>
          </w:p>
        </w:tc>
        <w:tc>
          <w:tcPr>
            <w:tcW w:w="2268" w:type="dxa"/>
          </w:tcPr>
          <w:p w14:paraId="1FE7888E" w14:textId="77777777" w:rsidR="000C3E96" w:rsidRPr="00272FED" w:rsidRDefault="000C3E96" w:rsidP="00994D33">
            <w:pPr>
              <w:rPr>
                <w:b w:val="0"/>
                <w:bCs w:val="0"/>
                <w:sz w:val="22"/>
              </w:rPr>
            </w:pPr>
            <w:r w:rsidRPr="00272FED">
              <w:rPr>
                <w:b w:val="0"/>
                <w:bCs w:val="0"/>
                <w:sz w:val="22"/>
              </w:rPr>
              <w:t>Author</w:t>
            </w:r>
          </w:p>
        </w:tc>
        <w:tc>
          <w:tcPr>
            <w:tcW w:w="5080" w:type="dxa"/>
          </w:tcPr>
          <w:p w14:paraId="106E6DEE" w14:textId="77777777" w:rsidR="000C3E96" w:rsidRPr="00272FED" w:rsidRDefault="000C3E96" w:rsidP="00994D33">
            <w:pPr>
              <w:rPr>
                <w:b w:val="0"/>
                <w:bCs w:val="0"/>
                <w:sz w:val="22"/>
              </w:rPr>
            </w:pPr>
            <w:r w:rsidRPr="00272FED">
              <w:rPr>
                <w:b w:val="0"/>
                <w:bCs w:val="0"/>
                <w:sz w:val="22"/>
              </w:rPr>
              <w:t>Comments</w:t>
            </w:r>
          </w:p>
        </w:tc>
      </w:tr>
      <w:tr w:rsidR="007A58FC" w:rsidRPr="00272FED" w14:paraId="3A8C7896"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D80F33F" w:rsidR="007A58FC" w:rsidRDefault="00245DB1" w:rsidP="009B62C3">
            <w:r>
              <w:t>0.</w:t>
            </w:r>
            <w:r w:rsidR="00FE5D88">
              <w:t>1</w:t>
            </w:r>
            <w:r>
              <w:t>.</w:t>
            </w:r>
            <w:r w:rsidR="00FE5D88">
              <w:t>0</w:t>
            </w:r>
          </w:p>
        </w:tc>
        <w:tc>
          <w:tcPr>
            <w:tcW w:w="1440" w:type="dxa"/>
          </w:tcPr>
          <w:p w14:paraId="53A18169" w14:textId="79A197B5" w:rsidR="007A58FC" w:rsidRDefault="00102E73" w:rsidP="009B62C3">
            <w:r>
              <w:t>19</w:t>
            </w:r>
            <w:r w:rsidR="009954D4">
              <w:t>/08/2013</w:t>
            </w:r>
          </w:p>
        </w:tc>
        <w:tc>
          <w:tcPr>
            <w:tcW w:w="2268" w:type="dxa"/>
          </w:tcPr>
          <w:p w14:paraId="75EE71DC" w14:textId="326859F1" w:rsidR="007A58FC" w:rsidRDefault="009954D4" w:rsidP="009B62C3">
            <w:r>
              <w:t>Jos Van Dorpe</w:t>
            </w:r>
          </w:p>
        </w:tc>
        <w:tc>
          <w:tcPr>
            <w:tcW w:w="5080" w:type="dxa"/>
          </w:tcPr>
          <w:p w14:paraId="5792EC9F" w14:textId="4A1B549E" w:rsidR="007A58FC" w:rsidRDefault="00F03361" w:rsidP="009B62C3">
            <w:r>
              <w:t>Initial version</w:t>
            </w:r>
          </w:p>
        </w:tc>
      </w:tr>
      <w:tr w:rsidR="00245DB1" w:rsidRPr="00272FED" w14:paraId="46096D1B"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5386CC" w:rsidR="00245DB1" w:rsidRDefault="00FE460A" w:rsidP="00C870E7">
            <w:r>
              <w:t>0.2.0</w:t>
            </w:r>
          </w:p>
        </w:tc>
        <w:tc>
          <w:tcPr>
            <w:tcW w:w="1440" w:type="dxa"/>
          </w:tcPr>
          <w:p w14:paraId="394DFC84" w14:textId="3C908FED" w:rsidR="00245DB1" w:rsidRDefault="00102E73" w:rsidP="00C870E7">
            <w:r>
              <w:t>20</w:t>
            </w:r>
            <w:r w:rsidR="00FE460A">
              <w:t>/08/2013</w:t>
            </w:r>
          </w:p>
        </w:tc>
        <w:tc>
          <w:tcPr>
            <w:tcW w:w="2268" w:type="dxa"/>
          </w:tcPr>
          <w:p w14:paraId="7FDD36DB" w14:textId="58CC70F7" w:rsidR="00245DB1" w:rsidRPr="00AB1C5C" w:rsidRDefault="00FE460A" w:rsidP="009B62C3">
            <w:pPr>
              <w:rPr>
                <w:szCs w:val="22"/>
              </w:rPr>
            </w:pPr>
            <w:r>
              <w:rPr>
                <w:szCs w:val="22"/>
              </w:rPr>
              <w:t>Jos Van Dorpe</w:t>
            </w:r>
          </w:p>
        </w:tc>
        <w:tc>
          <w:tcPr>
            <w:tcW w:w="5080" w:type="dxa"/>
          </w:tcPr>
          <w:p w14:paraId="648E66C5" w14:textId="21D79689" w:rsidR="00245DB1" w:rsidRPr="00AB1C5C" w:rsidRDefault="00FE460A" w:rsidP="00102E73">
            <w:pPr>
              <w:rPr>
                <w:szCs w:val="22"/>
              </w:rPr>
            </w:pPr>
            <w:r>
              <w:rPr>
                <w:szCs w:val="22"/>
              </w:rPr>
              <w:t xml:space="preserve">Version for </w:t>
            </w:r>
            <w:r w:rsidR="00102E73">
              <w:rPr>
                <w:szCs w:val="22"/>
              </w:rPr>
              <w:t>review</w:t>
            </w:r>
          </w:p>
        </w:tc>
      </w:tr>
      <w:tr w:rsidR="00102E73" w:rsidRPr="00272FED" w14:paraId="279A25FC"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5FB0028C" w:rsidR="00102E73" w:rsidRDefault="00102E73" w:rsidP="00C870E7">
            <w:r>
              <w:t>0.3.0</w:t>
            </w:r>
          </w:p>
        </w:tc>
        <w:tc>
          <w:tcPr>
            <w:tcW w:w="1440" w:type="dxa"/>
          </w:tcPr>
          <w:p w14:paraId="00F50759" w14:textId="7E5E9211" w:rsidR="00102E73" w:rsidRDefault="00102E73" w:rsidP="00C870E7">
            <w:r>
              <w:t>21/08/2013</w:t>
            </w:r>
          </w:p>
        </w:tc>
        <w:tc>
          <w:tcPr>
            <w:tcW w:w="2268" w:type="dxa"/>
          </w:tcPr>
          <w:p w14:paraId="53278705" w14:textId="66B6BB57" w:rsidR="00102E73" w:rsidRDefault="00102E73" w:rsidP="009B62C3">
            <w:pPr>
              <w:rPr>
                <w:szCs w:val="22"/>
              </w:rPr>
            </w:pPr>
            <w:r>
              <w:rPr>
                <w:szCs w:val="22"/>
              </w:rPr>
              <w:t>Jos Van Dorpe</w:t>
            </w:r>
          </w:p>
        </w:tc>
        <w:tc>
          <w:tcPr>
            <w:tcW w:w="5080" w:type="dxa"/>
          </w:tcPr>
          <w:p w14:paraId="2E73B2AB" w14:textId="69017276" w:rsidR="00102E73" w:rsidRDefault="00102E73" w:rsidP="009B62C3">
            <w:pPr>
              <w:rPr>
                <w:szCs w:val="22"/>
              </w:rPr>
            </w:pPr>
            <w:r>
              <w:rPr>
                <w:szCs w:val="22"/>
              </w:rPr>
              <w:t>Added clarification on certificates and BVAC event</w:t>
            </w:r>
          </w:p>
        </w:tc>
      </w:tr>
    </w:tbl>
    <w:p w14:paraId="4361409B" w14:textId="77777777" w:rsidR="000C3E96" w:rsidRPr="00272FED" w:rsidRDefault="000C3E96" w:rsidP="000C3E96">
      <w:pPr>
        <w:rPr>
          <w:rStyle w:val="Strong"/>
        </w:rPr>
      </w:pPr>
    </w:p>
    <w:p w14:paraId="04F84FBB" w14:textId="77777777" w:rsidR="000C3E96" w:rsidRPr="00272FED" w:rsidRDefault="000C3E96" w:rsidP="000C3E96">
      <w:pPr>
        <w:pStyle w:val="NormalWithSpacing"/>
        <w:rPr>
          <w:rStyle w:val="Strong"/>
        </w:rPr>
      </w:pPr>
      <w:bookmarkStart w:id="5" w:name="_Toc257286145"/>
      <w:bookmarkStart w:id="6" w:name="_Toc257655376"/>
      <w:r w:rsidRPr="00272FED">
        <w:rPr>
          <w:rStyle w:val="Strong"/>
        </w:rPr>
        <w:t>Approval / Signatures</w:t>
      </w:r>
    </w:p>
    <w:tbl>
      <w:tblPr>
        <w:tblStyle w:val="MediumShading1-Accent3"/>
        <w:tblW w:w="10008" w:type="dxa"/>
        <w:tblLook w:val="0620" w:firstRow="1" w:lastRow="0" w:firstColumn="0" w:lastColumn="0" w:noHBand="1" w:noVBand="1"/>
      </w:tblPr>
      <w:tblGrid>
        <w:gridCol w:w="1098"/>
        <w:gridCol w:w="1440"/>
        <w:gridCol w:w="2250"/>
        <w:gridCol w:w="5220"/>
      </w:tblGrid>
      <w:tr w:rsidR="000C3E96" w:rsidRPr="00272FED" w14:paraId="7D5058B3" w14:textId="77777777" w:rsidTr="000C3E96">
        <w:trPr>
          <w:cnfStyle w:val="100000000000" w:firstRow="1" w:lastRow="0" w:firstColumn="0" w:lastColumn="0" w:oddVBand="0" w:evenVBand="0" w:oddHBand="0" w:evenHBand="0" w:firstRowFirstColumn="0" w:firstRowLastColumn="0" w:lastRowFirstColumn="0" w:lastRowLastColumn="0"/>
        </w:trPr>
        <w:tc>
          <w:tcPr>
            <w:tcW w:w="1098" w:type="dxa"/>
          </w:tcPr>
          <w:bookmarkEnd w:id="5"/>
          <w:bookmarkEnd w:id="6"/>
          <w:p w14:paraId="45176F1B" w14:textId="77777777" w:rsidR="000C3E96" w:rsidRPr="00272FED" w:rsidRDefault="000C3E96" w:rsidP="000C3E96">
            <w:r w:rsidRPr="00272FED">
              <w:t>Version</w:t>
            </w:r>
          </w:p>
        </w:tc>
        <w:tc>
          <w:tcPr>
            <w:tcW w:w="1440" w:type="dxa"/>
          </w:tcPr>
          <w:p w14:paraId="2F0E4529" w14:textId="77777777" w:rsidR="000C3E96" w:rsidRPr="00272FED" w:rsidRDefault="000C3E96" w:rsidP="000C3E96">
            <w:r w:rsidRPr="00272FED">
              <w:t>Date</w:t>
            </w:r>
          </w:p>
        </w:tc>
        <w:tc>
          <w:tcPr>
            <w:tcW w:w="2250" w:type="dxa"/>
          </w:tcPr>
          <w:p w14:paraId="51801461" w14:textId="77777777" w:rsidR="000C3E96" w:rsidRPr="00272FED" w:rsidRDefault="000C3E96" w:rsidP="000C3E96">
            <w:r w:rsidRPr="00272FED">
              <w:t>Approved By</w:t>
            </w:r>
          </w:p>
        </w:tc>
        <w:tc>
          <w:tcPr>
            <w:tcW w:w="5220" w:type="dxa"/>
          </w:tcPr>
          <w:p w14:paraId="399AA8F4" w14:textId="77777777" w:rsidR="000C3E96" w:rsidRPr="00272FED" w:rsidRDefault="000C3E96" w:rsidP="000C3E96">
            <w:r w:rsidRPr="00272FED">
              <w:t>Signature</w:t>
            </w:r>
          </w:p>
        </w:tc>
      </w:tr>
      <w:tr w:rsidR="000C3E96" w:rsidRPr="00272FED" w14:paraId="5FB6F11F" w14:textId="77777777" w:rsidTr="000C3E96">
        <w:trPr>
          <w:trHeight w:val="567"/>
        </w:trPr>
        <w:tc>
          <w:tcPr>
            <w:tcW w:w="1098" w:type="dxa"/>
          </w:tcPr>
          <w:p w14:paraId="40A9F40F" w14:textId="77777777" w:rsidR="000C3E96" w:rsidRPr="00272FED" w:rsidRDefault="000C3E96" w:rsidP="000C3E96"/>
        </w:tc>
        <w:tc>
          <w:tcPr>
            <w:tcW w:w="1440" w:type="dxa"/>
          </w:tcPr>
          <w:p w14:paraId="5304CA40" w14:textId="77777777" w:rsidR="000C3E96" w:rsidRPr="00272FED" w:rsidRDefault="000C3E96" w:rsidP="000C3E96"/>
        </w:tc>
        <w:tc>
          <w:tcPr>
            <w:tcW w:w="2250" w:type="dxa"/>
          </w:tcPr>
          <w:p w14:paraId="79CFDB2E" w14:textId="77777777" w:rsidR="000C3E96" w:rsidRPr="00272FED" w:rsidRDefault="000C3E96" w:rsidP="000C3E96"/>
        </w:tc>
        <w:tc>
          <w:tcPr>
            <w:tcW w:w="5220" w:type="dxa"/>
          </w:tcPr>
          <w:p w14:paraId="36185D10" w14:textId="77777777" w:rsidR="000C3E96" w:rsidRPr="00272FED" w:rsidRDefault="000C3E96" w:rsidP="000C3E96"/>
        </w:tc>
      </w:tr>
    </w:tbl>
    <w:p w14:paraId="34BEC909" w14:textId="77777777" w:rsidR="00A62E44" w:rsidRDefault="00A62E44" w:rsidP="00A62E44">
      <w:pPr>
        <w:pStyle w:val="NormalWithSpacing"/>
      </w:pPr>
    </w:p>
    <w:p w14:paraId="470D6F8F" w14:textId="1168F76A" w:rsidR="00A62E44" w:rsidRPr="00272FED" w:rsidRDefault="00A62E44" w:rsidP="00A62E44">
      <w:pPr>
        <w:pStyle w:val="TOCHeading"/>
        <w:rPr>
          <w:rFonts w:eastAsia="Batang"/>
        </w:rPr>
      </w:pPr>
      <w:r>
        <w:rPr>
          <w:rFonts w:eastAsia="Batang"/>
        </w:rPr>
        <w:lastRenderedPageBreak/>
        <w:t>Table of Contents</w:t>
      </w:r>
    </w:p>
    <w:bookmarkStart w:id="7" w:name="_Toc242583079"/>
    <w:bookmarkStart w:id="8" w:name="_Toc242583828"/>
    <w:bookmarkStart w:id="9" w:name="_Toc242595677"/>
    <w:bookmarkStart w:id="10" w:name="_Toc242595765"/>
    <w:bookmarkStart w:id="11" w:name="_Toc242595766"/>
    <w:bookmarkStart w:id="12" w:name="_Toc242595767"/>
    <w:bookmarkStart w:id="13" w:name="_Toc242595768"/>
    <w:bookmarkStart w:id="14" w:name="_Toc242595769"/>
    <w:bookmarkStart w:id="15" w:name="_Toc242595770"/>
    <w:bookmarkStart w:id="16" w:name="_Toc242595771"/>
    <w:bookmarkStart w:id="17" w:name="_Toc260738993"/>
    <w:bookmarkStart w:id="18" w:name="_Toc323308967"/>
    <w:bookmarkEnd w:id="7"/>
    <w:bookmarkEnd w:id="8"/>
    <w:bookmarkEnd w:id="9"/>
    <w:bookmarkEnd w:id="10"/>
    <w:bookmarkEnd w:id="11"/>
    <w:bookmarkEnd w:id="12"/>
    <w:bookmarkEnd w:id="13"/>
    <w:bookmarkEnd w:id="14"/>
    <w:bookmarkEnd w:id="15"/>
    <w:bookmarkEnd w:id="16"/>
    <w:p w14:paraId="49837C67" w14:textId="77777777" w:rsidR="00224C2F" w:rsidRDefault="001C1B40">
      <w:pPr>
        <w:pStyle w:val="TOC1"/>
        <w:tabs>
          <w:tab w:val="right" w:leader="dot" w:pos="9771"/>
        </w:tabs>
        <w:rPr>
          <w:rFonts w:asciiTheme="minorHAnsi" w:eastAsiaTheme="minorEastAsia" w:hAnsiTheme="minorHAnsi" w:cstheme="minorBidi"/>
          <w:b w:val="0"/>
          <w:bCs w:val="0"/>
          <w:noProof/>
          <w:sz w:val="22"/>
          <w:szCs w:val="22"/>
          <w:lang w:val="nl-BE" w:eastAsia="ja-JP"/>
        </w:rPr>
      </w:pPr>
      <w:r>
        <w:fldChar w:fldCharType="begin"/>
      </w:r>
      <w:r>
        <w:instrText xml:space="preserve"> TOC \o "1-3" \h \z \u </w:instrText>
      </w:r>
      <w:r>
        <w:fldChar w:fldCharType="separate"/>
      </w:r>
      <w:hyperlink w:anchor="_Toc364894515" w:history="1">
        <w:r w:rsidR="00224C2F" w:rsidRPr="00875334">
          <w:rPr>
            <w:rStyle w:val="Hyperlink"/>
            <w:noProof/>
          </w:rPr>
          <w:t>List of Figures</w:t>
        </w:r>
        <w:r w:rsidR="00224C2F">
          <w:rPr>
            <w:noProof/>
            <w:webHidden/>
          </w:rPr>
          <w:tab/>
        </w:r>
        <w:r w:rsidR="00224C2F">
          <w:rPr>
            <w:noProof/>
            <w:webHidden/>
          </w:rPr>
          <w:fldChar w:fldCharType="begin"/>
        </w:r>
        <w:r w:rsidR="00224C2F">
          <w:rPr>
            <w:noProof/>
            <w:webHidden/>
          </w:rPr>
          <w:instrText xml:space="preserve"> PAGEREF _Toc364894515 \h </w:instrText>
        </w:r>
        <w:r w:rsidR="00224C2F">
          <w:rPr>
            <w:noProof/>
            <w:webHidden/>
          </w:rPr>
        </w:r>
        <w:r w:rsidR="00224C2F">
          <w:rPr>
            <w:noProof/>
            <w:webHidden/>
          </w:rPr>
          <w:fldChar w:fldCharType="separate"/>
        </w:r>
        <w:r w:rsidR="00224C2F">
          <w:rPr>
            <w:noProof/>
            <w:webHidden/>
          </w:rPr>
          <w:t>3</w:t>
        </w:r>
        <w:r w:rsidR="00224C2F">
          <w:rPr>
            <w:noProof/>
            <w:webHidden/>
          </w:rPr>
          <w:fldChar w:fldCharType="end"/>
        </w:r>
      </w:hyperlink>
    </w:p>
    <w:p w14:paraId="5448454C" w14:textId="77777777" w:rsidR="00224C2F" w:rsidRDefault="005F6F8E">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4894516" w:history="1">
        <w:r w:rsidR="00224C2F" w:rsidRPr="00875334">
          <w:rPr>
            <w:rStyle w:val="Hyperlink"/>
            <w:noProof/>
          </w:rPr>
          <w:t>List of Tables</w:t>
        </w:r>
        <w:r w:rsidR="00224C2F">
          <w:rPr>
            <w:noProof/>
            <w:webHidden/>
          </w:rPr>
          <w:tab/>
        </w:r>
        <w:r w:rsidR="00224C2F">
          <w:rPr>
            <w:noProof/>
            <w:webHidden/>
          </w:rPr>
          <w:fldChar w:fldCharType="begin"/>
        </w:r>
        <w:r w:rsidR="00224C2F">
          <w:rPr>
            <w:noProof/>
            <w:webHidden/>
          </w:rPr>
          <w:instrText xml:space="preserve"> PAGEREF _Toc364894516 \h </w:instrText>
        </w:r>
        <w:r w:rsidR="00224C2F">
          <w:rPr>
            <w:noProof/>
            <w:webHidden/>
          </w:rPr>
        </w:r>
        <w:r w:rsidR="00224C2F">
          <w:rPr>
            <w:noProof/>
            <w:webHidden/>
          </w:rPr>
          <w:fldChar w:fldCharType="separate"/>
        </w:r>
        <w:r w:rsidR="00224C2F">
          <w:rPr>
            <w:noProof/>
            <w:webHidden/>
          </w:rPr>
          <w:t>4</w:t>
        </w:r>
        <w:r w:rsidR="00224C2F">
          <w:rPr>
            <w:noProof/>
            <w:webHidden/>
          </w:rPr>
          <w:fldChar w:fldCharType="end"/>
        </w:r>
      </w:hyperlink>
    </w:p>
    <w:p w14:paraId="73975231" w14:textId="77777777" w:rsidR="00224C2F" w:rsidRDefault="005F6F8E">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4894517" w:history="1">
        <w:r w:rsidR="00224C2F" w:rsidRPr="00875334">
          <w:rPr>
            <w:rStyle w:val="Hyperlink"/>
            <w:noProof/>
          </w:rPr>
          <w:t>1 Introduction</w:t>
        </w:r>
        <w:r w:rsidR="00224C2F">
          <w:rPr>
            <w:noProof/>
            <w:webHidden/>
          </w:rPr>
          <w:tab/>
        </w:r>
        <w:r w:rsidR="00224C2F">
          <w:rPr>
            <w:noProof/>
            <w:webHidden/>
          </w:rPr>
          <w:fldChar w:fldCharType="begin"/>
        </w:r>
        <w:r w:rsidR="00224C2F">
          <w:rPr>
            <w:noProof/>
            <w:webHidden/>
          </w:rPr>
          <w:instrText xml:space="preserve"> PAGEREF _Toc364894517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0F391CFC"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18" w:history="1">
        <w:r w:rsidR="00224C2F" w:rsidRPr="00875334">
          <w:rPr>
            <w:rStyle w:val="Hyperlink"/>
            <w:noProof/>
          </w:rPr>
          <w:t>1.1 Objectives</w:t>
        </w:r>
        <w:r w:rsidR="00224C2F">
          <w:rPr>
            <w:noProof/>
            <w:webHidden/>
          </w:rPr>
          <w:tab/>
        </w:r>
        <w:r w:rsidR="00224C2F">
          <w:rPr>
            <w:noProof/>
            <w:webHidden/>
          </w:rPr>
          <w:fldChar w:fldCharType="begin"/>
        </w:r>
        <w:r w:rsidR="00224C2F">
          <w:rPr>
            <w:noProof/>
            <w:webHidden/>
          </w:rPr>
          <w:instrText xml:space="preserve"> PAGEREF _Toc364894518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1D19BAB4"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19" w:history="1">
        <w:r w:rsidR="00224C2F" w:rsidRPr="00875334">
          <w:rPr>
            <w:rStyle w:val="Hyperlink"/>
            <w:noProof/>
          </w:rPr>
          <w:t>1.2 Intended Audience</w:t>
        </w:r>
        <w:r w:rsidR="00224C2F">
          <w:rPr>
            <w:noProof/>
            <w:webHidden/>
          </w:rPr>
          <w:tab/>
        </w:r>
        <w:r w:rsidR="00224C2F">
          <w:rPr>
            <w:noProof/>
            <w:webHidden/>
          </w:rPr>
          <w:fldChar w:fldCharType="begin"/>
        </w:r>
        <w:r w:rsidR="00224C2F">
          <w:rPr>
            <w:noProof/>
            <w:webHidden/>
          </w:rPr>
          <w:instrText xml:space="preserve"> PAGEREF _Toc364894519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7F1C45FB"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0" w:history="1">
        <w:r w:rsidR="00224C2F" w:rsidRPr="00875334">
          <w:rPr>
            <w:rStyle w:val="Hyperlink"/>
            <w:noProof/>
          </w:rPr>
          <w:t>1.3 Scope</w:t>
        </w:r>
        <w:r w:rsidR="00224C2F">
          <w:rPr>
            <w:noProof/>
            <w:webHidden/>
          </w:rPr>
          <w:tab/>
        </w:r>
        <w:r w:rsidR="00224C2F">
          <w:rPr>
            <w:noProof/>
            <w:webHidden/>
          </w:rPr>
          <w:fldChar w:fldCharType="begin"/>
        </w:r>
        <w:r w:rsidR="00224C2F">
          <w:rPr>
            <w:noProof/>
            <w:webHidden/>
          </w:rPr>
          <w:instrText xml:space="preserve"> PAGEREF _Toc364894520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7AB5B008"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1" w:history="1">
        <w:r w:rsidR="00224C2F" w:rsidRPr="00875334">
          <w:rPr>
            <w:rStyle w:val="Hyperlink"/>
            <w:noProof/>
          </w:rPr>
          <w:t>1.4 References</w:t>
        </w:r>
        <w:r w:rsidR="00224C2F">
          <w:rPr>
            <w:noProof/>
            <w:webHidden/>
          </w:rPr>
          <w:tab/>
        </w:r>
        <w:r w:rsidR="00224C2F">
          <w:rPr>
            <w:noProof/>
            <w:webHidden/>
          </w:rPr>
          <w:fldChar w:fldCharType="begin"/>
        </w:r>
        <w:r w:rsidR="00224C2F">
          <w:rPr>
            <w:noProof/>
            <w:webHidden/>
          </w:rPr>
          <w:instrText xml:space="preserve"> PAGEREF _Toc364894521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272F1ADE"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2" w:history="1">
        <w:r w:rsidR="00224C2F" w:rsidRPr="00875334">
          <w:rPr>
            <w:rStyle w:val="Hyperlink"/>
            <w:noProof/>
          </w:rPr>
          <w:t>1.5 Assumptions</w:t>
        </w:r>
        <w:r w:rsidR="00224C2F">
          <w:rPr>
            <w:noProof/>
            <w:webHidden/>
          </w:rPr>
          <w:tab/>
        </w:r>
        <w:r w:rsidR="00224C2F">
          <w:rPr>
            <w:noProof/>
            <w:webHidden/>
          </w:rPr>
          <w:fldChar w:fldCharType="begin"/>
        </w:r>
        <w:r w:rsidR="00224C2F">
          <w:rPr>
            <w:noProof/>
            <w:webHidden/>
          </w:rPr>
          <w:instrText xml:space="preserve"> PAGEREF _Toc364894522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55268925"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3" w:history="1">
        <w:r w:rsidR="00224C2F" w:rsidRPr="00875334">
          <w:rPr>
            <w:rStyle w:val="Hyperlink"/>
            <w:noProof/>
          </w:rPr>
          <w:t>1.6 Definitions</w:t>
        </w:r>
        <w:r w:rsidR="00224C2F">
          <w:rPr>
            <w:noProof/>
            <w:webHidden/>
          </w:rPr>
          <w:tab/>
        </w:r>
        <w:r w:rsidR="00224C2F">
          <w:rPr>
            <w:noProof/>
            <w:webHidden/>
          </w:rPr>
          <w:fldChar w:fldCharType="begin"/>
        </w:r>
        <w:r w:rsidR="00224C2F">
          <w:rPr>
            <w:noProof/>
            <w:webHidden/>
          </w:rPr>
          <w:instrText xml:space="preserve"> PAGEREF _Toc364894523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426829C2" w14:textId="77777777" w:rsidR="00224C2F" w:rsidRDefault="005F6F8E">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4894524" w:history="1">
        <w:r w:rsidR="00224C2F" w:rsidRPr="00875334">
          <w:rPr>
            <w:rStyle w:val="Hyperlink"/>
            <w:noProof/>
          </w:rPr>
          <w:t>2 GFD-DPP Initiative and Assuralia</w:t>
        </w:r>
        <w:r w:rsidR="00224C2F">
          <w:rPr>
            <w:noProof/>
            <w:webHidden/>
          </w:rPr>
          <w:tab/>
        </w:r>
        <w:r w:rsidR="00224C2F">
          <w:rPr>
            <w:noProof/>
            <w:webHidden/>
          </w:rPr>
          <w:fldChar w:fldCharType="begin"/>
        </w:r>
        <w:r w:rsidR="00224C2F">
          <w:rPr>
            <w:noProof/>
            <w:webHidden/>
          </w:rPr>
          <w:instrText xml:space="preserve"> PAGEREF _Toc364894524 \h </w:instrText>
        </w:r>
        <w:r w:rsidR="00224C2F">
          <w:rPr>
            <w:noProof/>
            <w:webHidden/>
          </w:rPr>
        </w:r>
        <w:r w:rsidR="00224C2F">
          <w:rPr>
            <w:noProof/>
            <w:webHidden/>
          </w:rPr>
          <w:fldChar w:fldCharType="separate"/>
        </w:r>
        <w:r w:rsidR="00224C2F">
          <w:rPr>
            <w:noProof/>
            <w:webHidden/>
          </w:rPr>
          <w:t>6</w:t>
        </w:r>
        <w:r w:rsidR="00224C2F">
          <w:rPr>
            <w:noProof/>
            <w:webHidden/>
          </w:rPr>
          <w:fldChar w:fldCharType="end"/>
        </w:r>
      </w:hyperlink>
    </w:p>
    <w:p w14:paraId="3116BEBC"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5" w:history="1">
        <w:r w:rsidR="00224C2F" w:rsidRPr="00875334">
          <w:rPr>
            <w:rStyle w:val="Hyperlink"/>
            <w:noProof/>
          </w:rPr>
          <w:t>2.1 GFD-DPP Initiative – Current scope</w:t>
        </w:r>
        <w:r w:rsidR="00224C2F">
          <w:rPr>
            <w:noProof/>
            <w:webHidden/>
          </w:rPr>
          <w:tab/>
        </w:r>
        <w:r w:rsidR="00224C2F">
          <w:rPr>
            <w:noProof/>
            <w:webHidden/>
          </w:rPr>
          <w:fldChar w:fldCharType="begin"/>
        </w:r>
        <w:r w:rsidR="00224C2F">
          <w:rPr>
            <w:noProof/>
            <w:webHidden/>
          </w:rPr>
          <w:instrText xml:space="preserve"> PAGEREF _Toc364894525 \h </w:instrText>
        </w:r>
        <w:r w:rsidR="00224C2F">
          <w:rPr>
            <w:noProof/>
            <w:webHidden/>
          </w:rPr>
        </w:r>
        <w:r w:rsidR="00224C2F">
          <w:rPr>
            <w:noProof/>
            <w:webHidden/>
          </w:rPr>
          <w:fldChar w:fldCharType="separate"/>
        </w:r>
        <w:r w:rsidR="00224C2F">
          <w:rPr>
            <w:noProof/>
            <w:webHidden/>
          </w:rPr>
          <w:t>6</w:t>
        </w:r>
        <w:r w:rsidR="00224C2F">
          <w:rPr>
            <w:noProof/>
            <w:webHidden/>
          </w:rPr>
          <w:fldChar w:fldCharType="end"/>
        </w:r>
      </w:hyperlink>
    </w:p>
    <w:p w14:paraId="50A0022B"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6" w:history="1">
        <w:r w:rsidR="00224C2F" w:rsidRPr="00875334">
          <w:rPr>
            <w:rStyle w:val="Hyperlink"/>
            <w:noProof/>
          </w:rPr>
          <w:t>2.2 First extension - Assuralia BVAC Messages</w:t>
        </w:r>
        <w:r w:rsidR="00224C2F">
          <w:rPr>
            <w:noProof/>
            <w:webHidden/>
          </w:rPr>
          <w:tab/>
        </w:r>
        <w:r w:rsidR="00224C2F">
          <w:rPr>
            <w:noProof/>
            <w:webHidden/>
          </w:rPr>
          <w:fldChar w:fldCharType="begin"/>
        </w:r>
        <w:r w:rsidR="00224C2F">
          <w:rPr>
            <w:noProof/>
            <w:webHidden/>
          </w:rPr>
          <w:instrText xml:space="preserve"> PAGEREF _Toc364894526 \h </w:instrText>
        </w:r>
        <w:r w:rsidR="00224C2F">
          <w:rPr>
            <w:noProof/>
            <w:webHidden/>
          </w:rPr>
        </w:r>
        <w:r w:rsidR="00224C2F">
          <w:rPr>
            <w:noProof/>
            <w:webHidden/>
          </w:rPr>
          <w:fldChar w:fldCharType="separate"/>
        </w:r>
        <w:r w:rsidR="00224C2F">
          <w:rPr>
            <w:noProof/>
            <w:webHidden/>
          </w:rPr>
          <w:t>6</w:t>
        </w:r>
        <w:r w:rsidR="00224C2F">
          <w:rPr>
            <w:noProof/>
            <w:webHidden/>
          </w:rPr>
          <w:fldChar w:fldCharType="end"/>
        </w:r>
      </w:hyperlink>
    </w:p>
    <w:p w14:paraId="25801D97" w14:textId="77777777" w:rsidR="00224C2F" w:rsidRDefault="005F6F8E">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4894527" w:history="1">
        <w:r w:rsidR="00224C2F" w:rsidRPr="00875334">
          <w:rPr>
            <w:rStyle w:val="Hyperlink"/>
            <w:noProof/>
          </w:rPr>
          <w:t>3 Message Structure</w:t>
        </w:r>
        <w:r w:rsidR="00224C2F">
          <w:rPr>
            <w:noProof/>
            <w:webHidden/>
          </w:rPr>
          <w:tab/>
        </w:r>
        <w:r w:rsidR="00224C2F">
          <w:rPr>
            <w:noProof/>
            <w:webHidden/>
          </w:rPr>
          <w:fldChar w:fldCharType="begin"/>
        </w:r>
        <w:r w:rsidR="00224C2F">
          <w:rPr>
            <w:noProof/>
            <w:webHidden/>
          </w:rPr>
          <w:instrText xml:space="preserve"> PAGEREF _Toc364894527 \h </w:instrText>
        </w:r>
        <w:r w:rsidR="00224C2F">
          <w:rPr>
            <w:noProof/>
            <w:webHidden/>
          </w:rPr>
        </w:r>
        <w:r w:rsidR="00224C2F">
          <w:rPr>
            <w:noProof/>
            <w:webHidden/>
          </w:rPr>
          <w:fldChar w:fldCharType="separate"/>
        </w:r>
        <w:r w:rsidR="00224C2F">
          <w:rPr>
            <w:noProof/>
            <w:webHidden/>
          </w:rPr>
          <w:t>8</w:t>
        </w:r>
        <w:r w:rsidR="00224C2F">
          <w:rPr>
            <w:noProof/>
            <w:webHidden/>
          </w:rPr>
          <w:fldChar w:fldCharType="end"/>
        </w:r>
      </w:hyperlink>
    </w:p>
    <w:p w14:paraId="3EFBE7E6"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8" w:history="1">
        <w:r w:rsidR="00224C2F" w:rsidRPr="00875334">
          <w:rPr>
            <w:rStyle w:val="Hyperlink"/>
            <w:noProof/>
          </w:rPr>
          <w:t>3.1 Single Message</w:t>
        </w:r>
        <w:r w:rsidR="00224C2F">
          <w:rPr>
            <w:noProof/>
            <w:webHidden/>
          </w:rPr>
          <w:tab/>
        </w:r>
        <w:r w:rsidR="00224C2F">
          <w:rPr>
            <w:noProof/>
            <w:webHidden/>
          </w:rPr>
          <w:fldChar w:fldCharType="begin"/>
        </w:r>
        <w:r w:rsidR="00224C2F">
          <w:rPr>
            <w:noProof/>
            <w:webHidden/>
          </w:rPr>
          <w:instrText xml:space="preserve"> PAGEREF _Toc364894528 \h </w:instrText>
        </w:r>
        <w:r w:rsidR="00224C2F">
          <w:rPr>
            <w:noProof/>
            <w:webHidden/>
          </w:rPr>
        </w:r>
        <w:r w:rsidR="00224C2F">
          <w:rPr>
            <w:noProof/>
            <w:webHidden/>
          </w:rPr>
          <w:fldChar w:fldCharType="separate"/>
        </w:r>
        <w:r w:rsidR="00224C2F">
          <w:rPr>
            <w:noProof/>
            <w:webHidden/>
          </w:rPr>
          <w:t>8</w:t>
        </w:r>
        <w:r w:rsidR="00224C2F">
          <w:rPr>
            <w:noProof/>
            <w:webHidden/>
          </w:rPr>
          <w:fldChar w:fldCharType="end"/>
        </w:r>
      </w:hyperlink>
    </w:p>
    <w:p w14:paraId="60FC2550"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29" w:history="1">
        <w:r w:rsidR="00224C2F" w:rsidRPr="00875334">
          <w:rPr>
            <w:rStyle w:val="Hyperlink"/>
            <w:noProof/>
          </w:rPr>
          <w:t>3.2 BVAC Event</w:t>
        </w:r>
        <w:r w:rsidR="00224C2F">
          <w:rPr>
            <w:noProof/>
            <w:webHidden/>
          </w:rPr>
          <w:tab/>
        </w:r>
        <w:r w:rsidR="00224C2F">
          <w:rPr>
            <w:noProof/>
            <w:webHidden/>
          </w:rPr>
          <w:fldChar w:fldCharType="begin"/>
        </w:r>
        <w:r w:rsidR="00224C2F">
          <w:rPr>
            <w:noProof/>
            <w:webHidden/>
          </w:rPr>
          <w:instrText xml:space="preserve"> PAGEREF _Toc364894529 \h </w:instrText>
        </w:r>
        <w:r w:rsidR="00224C2F">
          <w:rPr>
            <w:noProof/>
            <w:webHidden/>
          </w:rPr>
        </w:r>
        <w:r w:rsidR="00224C2F">
          <w:rPr>
            <w:noProof/>
            <w:webHidden/>
          </w:rPr>
          <w:fldChar w:fldCharType="separate"/>
        </w:r>
        <w:r w:rsidR="00224C2F">
          <w:rPr>
            <w:noProof/>
            <w:webHidden/>
          </w:rPr>
          <w:t>9</w:t>
        </w:r>
        <w:r w:rsidR="00224C2F">
          <w:rPr>
            <w:noProof/>
            <w:webHidden/>
          </w:rPr>
          <w:fldChar w:fldCharType="end"/>
        </w:r>
      </w:hyperlink>
    </w:p>
    <w:p w14:paraId="44306832"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0" w:history="1">
        <w:r w:rsidR="00224C2F" w:rsidRPr="00875334">
          <w:rPr>
            <w:rStyle w:val="Hyperlink"/>
            <w:noProof/>
          </w:rPr>
          <w:t>3.2.1 Message structure of BVAC Event</w:t>
        </w:r>
        <w:r w:rsidR="00224C2F">
          <w:rPr>
            <w:noProof/>
            <w:webHidden/>
          </w:rPr>
          <w:tab/>
        </w:r>
        <w:r w:rsidR="00224C2F">
          <w:rPr>
            <w:noProof/>
            <w:webHidden/>
          </w:rPr>
          <w:fldChar w:fldCharType="begin"/>
        </w:r>
        <w:r w:rsidR="00224C2F">
          <w:rPr>
            <w:noProof/>
            <w:webHidden/>
          </w:rPr>
          <w:instrText xml:space="preserve"> PAGEREF _Toc364894530 \h </w:instrText>
        </w:r>
        <w:r w:rsidR="00224C2F">
          <w:rPr>
            <w:noProof/>
            <w:webHidden/>
          </w:rPr>
        </w:r>
        <w:r w:rsidR="00224C2F">
          <w:rPr>
            <w:noProof/>
            <w:webHidden/>
          </w:rPr>
          <w:fldChar w:fldCharType="separate"/>
        </w:r>
        <w:r w:rsidR="00224C2F">
          <w:rPr>
            <w:noProof/>
            <w:webHidden/>
          </w:rPr>
          <w:t>10</w:t>
        </w:r>
        <w:r w:rsidR="00224C2F">
          <w:rPr>
            <w:noProof/>
            <w:webHidden/>
          </w:rPr>
          <w:fldChar w:fldCharType="end"/>
        </w:r>
      </w:hyperlink>
    </w:p>
    <w:p w14:paraId="101A22DB"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1" w:history="1">
        <w:r w:rsidR="00224C2F" w:rsidRPr="00875334">
          <w:rPr>
            <w:rStyle w:val="Hyperlink"/>
            <w:noProof/>
          </w:rPr>
          <w:t>3.2.2 Field definition</w:t>
        </w:r>
        <w:r w:rsidR="00224C2F">
          <w:rPr>
            <w:noProof/>
            <w:webHidden/>
          </w:rPr>
          <w:tab/>
        </w:r>
        <w:r w:rsidR="00224C2F">
          <w:rPr>
            <w:noProof/>
            <w:webHidden/>
          </w:rPr>
          <w:fldChar w:fldCharType="begin"/>
        </w:r>
        <w:r w:rsidR="00224C2F">
          <w:rPr>
            <w:noProof/>
            <w:webHidden/>
          </w:rPr>
          <w:instrText xml:space="preserve"> PAGEREF _Toc364894531 \h </w:instrText>
        </w:r>
        <w:r w:rsidR="00224C2F">
          <w:rPr>
            <w:noProof/>
            <w:webHidden/>
          </w:rPr>
        </w:r>
        <w:r w:rsidR="00224C2F">
          <w:rPr>
            <w:noProof/>
            <w:webHidden/>
          </w:rPr>
          <w:fldChar w:fldCharType="separate"/>
        </w:r>
        <w:r w:rsidR="00224C2F">
          <w:rPr>
            <w:noProof/>
            <w:webHidden/>
          </w:rPr>
          <w:t>11</w:t>
        </w:r>
        <w:r w:rsidR="00224C2F">
          <w:rPr>
            <w:noProof/>
            <w:webHidden/>
          </w:rPr>
          <w:fldChar w:fldCharType="end"/>
        </w:r>
      </w:hyperlink>
    </w:p>
    <w:p w14:paraId="55B7D31F" w14:textId="77777777" w:rsidR="00224C2F" w:rsidRDefault="005F6F8E">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4894532" w:history="1">
        <w:r w:rsidR="00224C2F" w:rsidRPr="00875334">
          <w:rPr>
            <w:rStyle w:val="Hyperlink"/>
            <w:noProof/>
          </w:rPr>
          <w:t>4 Integration</w:t>
        </w:r>
        <w:r w:rsidR="00224C2F">
          <w:rPr>
            <w:noProof/>
            <w:webHidden/>
          </w:rPr>
          <w:tab/>
        </w:r>
        <w:r w:rsidR="00224C2F">
          <w:rPr>
            <w:noProof/>
            <w:webHidden/>
          </w:rPr>
          <w:fldChar w:fldCharType="begin"/>
        </w:r>
        <w:r w:rsidR="00224C2F">
          <w:rPr>
            <w:noProof/>
            <w:webHidden/>
          </w:rPr>
          <w:instrText xml:space="preserve"> PAGEREF _Toc364894532 \h </w:instrText>
        </w:r>
        <w:r w:rsidR="00224C2F">
          <w:rPr>
            <w:noProof/>
            <w:webHidden/>
          </w:rPr>
        </w:r>
        <w:r w:rsidR="00224C2F">
          <w:rPr>
            <w:noProof/>
            <w:webHidden/>
          </w:rPr>
          <w:fldChar w:fldCharType="separate"/>
        </w:r>
        <w:r w:rsidR="00224C2F">
          <w:rPr>
            <w:noProof/>
            <w:webHidden/>
          </w:rPr>
          <w:t>12</w:t>
        </w:r>
        <w:r w:rsidR="00224C2F">
          <w:rPr>
            <w:noProof/>
            <w:webHidden/>
          </w:rPr>
          <w:fldChar w:fldCharType="end"/>
        </w:r>
      </w:hyperlink>
    </w:p>
    <w:p w14:paraId="082B2282"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33" w:history="1">
        <w:r w:rsidR="00224C2F" w:rsidRPr="00875334">
          <w:rPr>
            <w:rStyle w:val="Hyperlink"/>
            <w:noProof/>
          </w:rPr>
          <w:t>4.1 Authentication &amp; encryption</w:t>
        </w:r>
        <w:r w:rsidR="00224C2F">
          <w:rPr>
            <w:noProof/>
            <w:webHidden/>
          </w:rPr>
          <w:tab/>
        </w:r>
        <w:r w:rsidR="00224C2F">
          <w:rPr>
            <w:noProof/>
            <w:webHidden/>
          </w:rPr>
          <w:fldChar w:fldCharType="begin"/>
        </w:r>
        <w:r w:rsidR="00224C2F">
          <w:rPr>
            <w:noProof/>
            <w:webHidden/>
          </w:rPr>
          <w:instrText xml:space="preserve"> PAGEREF _Toc364894533 \h </w:instrText>
        </w:r>
        <w:r w:rsidR="00224C2F">
          <w:rPr>
            <w:noProof/>
            <w:webHidden/>
          </w:rPr>
        </w:r>
        <w:r w:rsidR="00224C2F">
          <w:rPr>
            <w:noProof/>
            <w:webHidden/>
          </w:rPr>
          <w:fldChar w:fldCharType="separate"/>
        </w:r>
        <w:r w:rsidR="00224C2F">
          <w:rPr>
            <w:noProof/>
            <w:webHidden/>
          </w:rPr>
          <w:t>12</w:t>
        </w:r>
        <w:r w:rsidR="00224C2F">
          <w:rPr>
            <w:noProof/>
            <w:webHidden/>
          </w:rPr>
          <w:fldChar w:fldCharType="end"/>
        </w:r>
      </w:hyperlink>
    </w:p>
    <w:p w14:paraId="79D78B52"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4" w:history="1">
        <w:r w:rsidR="00224C2F" w:rsidRPr="00875334">
          <w:rPr>
            <w:rStyle w:val="Hyperlink"/>
            <w:noProof/>
          </w:rPr>
          <w:t>4.1.1 Insurer SSL Certificate (for web service)</w:t>
        </w:r>
        <w:r w:rsidR="00224C2F">
          <w:rPr>
            <w:noProof/>
            <w:webHidden/>
          </w:rPr>
          <w:tab/>
        </w:r>
        <w:r w:rsidR="00224C2F">
          <w:rPr>
            <w:noProof/>
            <w:webHidden/>
          </w:rPr>
          <w:fldChar w:fldCharType="begin"/>
        </w:r>
        <w:r w:rsidR="00224C2F">
          <w:rPr>
            <w:noProof/>
            <w:webHidden/>
          </w:rPr>
          <w:instrText xml:space="preserve"> PAGEREF _Toc364894534 \h </w:instrText>
        </w:r>
        <w:r w:rsidR="00224C2F">
          <w:rPr>
            <w:noProof/>
            <w:webHidden/>
          </w:rPr>
        </w:r>
        <w:r w:rsidR="00224C2F">
          <w:rPr>
            <w:noProof/>
            <w:webHidden/>
          </w:rPr>
          <w:fldChar w:fldCharType="separate"/>
        </w:r>
        <w:r w:rsidR="00224C2F">
          <w:rPr>
            <w:noProof/>
            <w:webHidden/>
          </w:rPr>
          <w:t>12</w:t>
        </w:r>
        <w:r w:rsidR="00224C2F">
          <w:rPr>
            <w:noProof/>
            <w:webHidden/>
          </w:rPr>
          <w:fldChar w:fldCharType="end"/>
        </w:r>
      </w:hyperlink>
    </w:p>
    <w:p w14:paraId="5D08CE89"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5" w:history="1">
        <w:r w:rsidR="00224C2F" w:rsidRPr="00875334">
          <w:rPr>
            <w:rStyle w:val="Hyperlink"/>
            <w:noProof/>
          </w:rPr>
          <w:t>4.1.2 Insurer X.509 Certificate (for sftp and web service)</w:t>
        </w:r>
        <w:r w:rsidR="00224C2F">
          <w:rPr>
            <w:noProof/>
            <w:webHidden/>
          </w:rPr>
          <w:tab/>
        </w:r>
        <w:r w:rsidR="00224C2F">
          <w:rPr>
            <w:noProof/>
            <w:webHidden/>
          </w:rPr>
          <w:fldChar w:fldCharType="begin"/>
        </w:r>
        <w:r w:rsidR="00224C2F">
          <w:rPr>
            <w:noProof/>
            <w:webHidden/>
          </w:rPr>
          <w:instrText xml:space="preserve"> PAGEREF _Toc364894535 \h </w:instrText>
        </w:r>
        <w:r w:rsidR="00224C2F">
          <w:rPr>
            <w:noProof/>
            <w:webHidden/>
          </w:rPr>
        </w:r>
        <w:r w:rsidR="00224C2F">
          <w:rPr>
            <w:noProof/>
            <w:webHidden/>
          </w:rPr>
          <w:fldChar w:fldCharType="separate"/>
        </w:r>
        <w:r w:rsidR="00224C2F">
          <w:rPr>
            <w:noProof/>
            <w:webHidden/>
          </w:rPr>
          <w:t>12</w:t>
        </w:r>
        <w:r w:rsidR="00224C2F">
          <w:rPr>
            <w:noProof/>
            <w:webHidden/>
          </w:rPr>
          <w:fldChar w:fldCharType="end"/>
        </w:r>
      </w:hyperlink>
    </w:p>
    <w:p w14:paraId="35E84073"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6" w:history="1">
        <w:r w:rsidR="00224C2F" w:rsidRPr="00875334">
          <w:rPr>
            <w:rStyle w:val="Hyperlink"/>
            <w:noProof/>
          </w:rPr>
          <w:t>4.1.3 TIP System SSL certificate (for web service)</w:t>
        </w:r>
        <w:r w:rsidR="00224C2F">
          <w:rPr>
            <w:noProof/>
            <w:webHidden/>
          </w:rPr>
          <w:tab/>
        </w:r>
        <w:r w:rsidR="00224C2F">
          <w:rPr>
            <w:noProof/>
            <w:webHidden/>
          </w:rPr>
          <w:fldChar w:fldCharType="begin"/>
        </w:r>
        <w:r w:rsidR="00224C2F">
          <w:rPr>
            <w:noProof/>
            <w:webHidden/>
          </w:rPr>
          <w:instrText xml:space="preserve"> PAGEREF _Toc364894536 \h </w:instrText>
        </w:r>
        <w:r w:rsidR="00224C2F">
          <w:rPr>
            <w:noProof/>
            <w:webHidden/>
          </w:rPr>
        </w:r>
        <w:r w:rsidR="00224C2F">
          <w:rPr>
            <w:noProof/>
            <w:webHidden/>
          </w:rPr>
          <w:fldChar w:fldCharType="separate"/>
        </w:r>
        <w:r w:rsidR="00224C2F">
          <w:rPr>
            <w:noProof/>
            <w:webHidden/>
          </w:rPr>
          <w:t>12</w:t>
        </w:r>
        <w:r w:rsidR="00224C2F">
          <w:rPr>
            <w:noProof/>
            <w:webHidden/>
          </w:rPr>
          <w:fldChar w:fldCharType="end"/>
        </w:r>
      </w:hyperlink>
    </w:p>
    <w:p w14:paraId="29FD5E16"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7" w:history="1">
        <w:r w:rsidR="00224C2F" w:rsidRPr="00875334">
          <w:rPr>
            <w:rStyle w:val="Hyperlink"/>
            <w:noProof/>
          </w:rPr>
          <w:t>4.1.4 TIP System X.509 certificate (For web service)</w:t>
        </w:r>
        <w:r w:rsidR="00224C2F">
          <w:rPr>
            <w:noProof/>
            <w:webHidden/>
          </w:rPr>
          <w:tab/>
        </w:r>
        <w:r w:rsidR="00224C2F">
          <w:rPr>
            <w:noProof/>
            <w:webHidden/>
          </w:rPr>
          <w:fldChar w:fldCharType="begin"/>
        </w:r>
        <w:r w:rsidR="00224C2F">
          <w:rPr>
            <w:noProof/>
            <w:webHidden/>
          </w:rPr>
          <w:instrText xml:space="preserve"> PAGEREF _Toc364894537 \h </w:instrText>
        </w:r>
        <w:r w:rsidR="00224C2F">
          <w:rPr>
            <w:noProof/>
            <w:webHidden/>
          </w:rPr>
        </w:r>
        <w:r w:rsidR="00224C2F">
          <w:rPr>
            <w:noProof/>
            <w:webHidden/>
          </w:rPr>
          <w:fldChar w:fldCharType="separate"/>
        </w:r>
        <w:r w:rsidR="00224C2F">
          <w:rPr>
            <w:noProof/>
            <w:webHidden/>
          </w:rPr>
          <w:t>13</w:t>
        </w:r>
        <w:r w:rsidR="00224C2F">
          <w:rPr>
            <w:noProof/>
            <w:webHidden/>
          </w:rPr>
          <w:fldChar w:fldCharType="end"/>
        </w:r>
      </w:hyperlink>
    </w:p>
    <w:p w14:paraId="780F3174"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38" w:history="1">
        <w:r w:rsidR="00224C2F" w:rsidRPr="00875334">
          <w:rPr>
            <w:rStyle w:val="Hyperlink"/>
            <w:noProof/>
          </w:rPr>
          <w:t>4.2 Technical Registration</w:t>
        </w:r>
        <w:r w:rsidR="00224C2F">
          <w:rPr>
            <w:noProof/>
            <w:webHidden/>
          </w:rPr>
          <w:tab/>
        </w:r>
        <w:r w:rsidR="00224C2F">
          <w:rPr>
            <w:noProof/>
            <w:webHidden/>
          </w:rPr>
          <w:fldChar w:fldCharType="begin"/>
        </w:r>
        <w:r w:rsidR="00224C2F">
          <w:rPr>
            <w:noProof/>
            <w:webHidden/>
          </w:rPr>
          <w:instrText xml:space="preserve"> PAGEREF _Toc364894538 \h </w:instrText>
        </w:r>
        <w:r w:rsidR="00224C2F">
          <w:rPr>
            <w:noProof/>
            <w:webHidden/>
          </w:rPr>
        </w:r>
        <w:r w:rsidR="00224C2F">
          <w:rPr>
            <w:noProof/>
            <w:webHidden/>
          </w:rPr>
          <w:fldChar w:fldCharType="separate"/>
        </w:r>
        <w:r w:rsidR="00224C2F">
          <w:rPr>
            <w:noProof/>
            <w:webHidden/>
          </w:rPr>
          <w:t>13</w:t>
        </w:r>
        <w:r w:rsidR="00224C2F">
          <w:rPr>
            <w:noProof/>
            <w:webHidden/>
          </w:rPr>
          <w:fldChar w:fldCharType="end"/>
        </w:r>
      </w:hyperlink>
    </w:p>
    <w:p w14:paraId="79E92992"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39" w:history="1">
        <w:r w:rsidR="00224C2F" w:rsidRPr="00875334">
          <w:rPr>
            <w:rStyle w:val="Hyperlink"/>
            <w:noProof/>
          </w:rPr>
          <w:t>4.2.1 Insurer information</w:t>
        </w:r>
        <w:r w:rsidR="00224C2F">
          <w:rPr>
            <w:noProof/>
            <w:webHidden/>
          </w:rPr>
          <w:tab/>
        </w:r>
        <w:r w:rsidR="00224C2F">
          <w:rPr>
            <w:noProof/>
            <w:webHidden/>
          </w:rPr>
          <w:fldChar w:fldCharType="begin"/>
        </w:r>
        <w:r w:rsidR="00224C2F">
          <w:rPr>
            <w:noProof/>
            <w:webHidden/>
          </w:rPr>
          <w:instrText xml:space="preserve"> PAGEREF _Toc364894539 \h </w:instrText>
        </w:r>
        <w:r w:rsidR="00224C2F">
          <w:rPr>
            <w:noProof/>
            <w:webHidden/>
          </w:rPr>
        </w:r>
        <w:r w:rsidR="00224C2F">
          <w:rPr>
            <w:noProof/>
            <w:webHidden/>
          </w:rPr>
          <w:fldChar w:fldCharType="separate"/>
        </w:r>
        <w:r w:rsidR="00224C2F">
          <w:rPr>
            <w:noProof/>
            <w:webHidden/>
          </w:rPr>
          <w:t>13</w:t>
        </w:r>
        <w:r w:rsidR="00224C2F">
          <w:rPr>
            <w:noProof/>
            <w:webHidden/>
          </w:rPr>
          <w:fldChar w:fldCharType="end"/>
        </w:r>
      </w:hyperlink>
    </w:p>
    <w:p w14:paraId="00ECBEC1"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0" w:history="1">
        <w:r w:rsidR="00224C2F" w:rsidRPr="00875334">
          <w:rPr>
            <w:rStyle w:val="Hyperlink"/>
            <w:noProof/>
          </w:rPr>
          <w:t>4.2.2 Delegation of retrieval of BVAC messages</w:t>
        </w:r>
        <w:r w:rsidR="00224C2F">
          <w:rPr>
            <w:noProof/>
            <w:webHidden/>
          </w:rPr>
          <w:tab/>
        </w:r>
        <w:r w:rsidR="00224C2F">
          <w:rPr>
            <w:noProof/>
            <w:webHidden/>
          </w:rPr>
          <w:fldChar w:fldCharType="begin"/>
        </w:r>
        <w:r w:rsidR="00224C2F">
          <w:rPr>
            <w:noProof/>
            <w:webHidden/>
          </w:rPr>
          <w:instrText xml:space="preserve"> PAGEREF _Toc364894540 \h </w:instrText>
        </w:r>
        <w:r w:rsidR="00224C2F">
          <w:rPr>
            <w:noProof/>
            <w:webHidden/>
          </w:rPr>
        </w:r>
        <w:r w:rsidR="00224C2F">
          <w:rPr>
            <w:noProof/>
            <w:webHidden/>
          </w:rPr>
          <w:fldChar w:fldCharType="separate"/>
        </w:r>
        <w:r w:rsidR="00224C2F">
          <w:rPr>
            <w:noProof/>
            <w:webHidden/>
          </w:rPr>
          <w:t>13</w:t>
        </w:r>
        <w:r w:rsidR="00224C2F">
          <w:rPr>
            <w:noProof/>
            <w:webHidden/>
          </w:rPr>
          <w:fldChar w:fldCharType="end"/>
        </w:r>
      </w:hyperlink>
    </w:p>
    <w:p w14:paraId="155E9735"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1" w:history="1">
        <w:r w:rsidR="00224C2F" w:rsidRPr="00875334">
          <w:rPr>
            <w:rStyle w:val="Hyperlink"/>
            <w:noProof/>
          </w:rPr>
          <w:t>4.2.3 An example to clarify</w:t>
        </w:r>
        <w:r w:rsidR="00224C2F">
          <w:rPr>
            <w:noProof/>
            <w:webHidden/>
          </w:rPr>
          <w:tab/>
        </w:r>
        <w:r w:rsidR="00224C2F">
          <w:rPr>
            <w:noProof/>
            <w:webHidden/>
          </w:rPr>
          <w:fldChar w:fldCharType="begin"/>
        </w:r>
        <w:r w:rsidR="00224C2F">
          <w:rPr>
            <w:noProof/>
            <w:webHidden/>
          </w:rPr>
          <w:instrText xml:space="preserve"> PAGEREF _Toc364894541 \h </w:instrText>
        </w:r>
        <w:r w:rsidR="00224C2F">
          <w:rPr>
            <w:noProof/>
            <w:webHidden/>
          </w:rPr>
        </w:r>
        <w:r w:rsidR="00224C2F">
          <w:rPr>
            <w:noProof/>
            <w:webHidden/>
          </w:rPr>
          <w:fldChar w:fldCharType="separate"/>
        </w:r>
        <w:r w:rsidR="00224C2F">
          <w:rPr>
            <w:noProof/>
            <w:webHidden/>
          </w:rPr>
          <w:t>14</w:t>
        </w:r>
        <w:r w:rsidR="00224C2F">
          <w:rPr>
            <w:noProof/>
            <w:webHidden/>
          </w:rPr>
          <w:fldChar w:fldCharType="end"/>
        </w:r>
      </w:hyperlink>
    </w:p>
    <w:p w14:paraId="68DB7C5B"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42" w:history="1">
        <w:r w:rsidR="00224C2F" w:rsidRPr="00875334">
          <w:rPr>
            <w:rStyle w:val="Hyperlink"/>
            <w:noProof/>
          </w:rPr>
          <w:t>4.3 Webservice</w:t>
        </w:r>
        <w:r w:rsidR="00224C2F">
          <w:rPr>
            <w:noProof/>
            <w:webHidden/>
          </w:rPr>
          <w:tab/>
        </w:r>
        <w:r w:rsidR="00224C2F">
          <w:rPr>
            <w:noProof/>
            <w:webHidden/>
          </w:rPr>
          <w:fldChar w:fldCharType="begin"/>
        </w:r>
        <w:r w:rsidR="00224C2F">
          <w:rPr>
            <w:noProof/>
            <w:webHidden/>
          </w:rPr>
          <w:instrText xml:space="preserve"> PAGEREF _Toc364894542 \h </w:instrText>
        </w:r>
        <w:r w:rsidR="00224C2F">
          <w:rPr>
            <w:noProof/>
            <w:webHidden/>
          </w:rPr>
        </w:r>
        <w:r w:rsidR="00224C2F">
          <w:rPr>
            <w:noProof/>
            <w:webHidden/>
          </w:rPr>
          <w:fldChar w:fldCharType="separate"/>
        </w:r>
        <w:r w:rsidR="00224C2F">
          <w:rPr>
            <w:noProof/>
            <w:webHidden/>
          </w:rPr>
          <w:t>15</w:t>
        </w:r>
        <w:r w:rsidR="00224C2F">
          <w:rPr>
            <w:noProof/>
            <w:webHidden/>
          </w:rPr>
          <w:fldChar w:fldCharType="end"/>
        </w:r>
      </w:hyperlink>
    </w:p>
    <w:p w14:paraId="473EABED"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3" w:history="1">
        <w:r w:rsidR="00224C2F" w:rsidRPr="00875334">
          <w:rPr>
            <w:rStyle w:val="Hyperlink"/>
            <w:noProof/>
          </w:rPr>
          <w:t>4.3.1 Authentication &amp; secure message transfer</w:t>
        </w:r>
        <w:r w:rsidR="00224C2F">
          <w:rPr>
            <w:noProof/>
            <w:webHidden/>
          </w:rPr>
          <w:tab/>
        </w:r>
        <w:r w:rsidR="00224C2F">
          <w:rPr>
            <w:noProof/>
            <w:webHidden/>
          </w:rPr>
          <w:fldChar w:fldCharType="begin"/>
        </w:r>
        <w:r w:rsidR="00224C2F">
          <w:rPr>
            <w:noProof/>
            <w:webHidden/>
          </w:rPr>
          <w:instrText xml:space="preserve"> PAGEREF _Toc364894543 \h </w:instrText>
        </w:r>
        <w:r w:rsidR="00224C2F">
          <w:rPr>
            <w:noProof/>
            <w:webHidden/>
          </w:rPr>
        </w:r>
        <w:r w:rsidR="00224C2F">
          <w:rPr>
            <w:noProof/>
            <w:webHidden/>
          </w:rPr>
          <w:fldChar w:fldCharType="separate"/>
        </w:r>
        <w:r w:rsidR="00224C2F">
          <w:rPr>
            <w:noProof/>
            <w:webHidden/>
          </w:rPr>
          <w:t>15</w:t>
        </w:r>
        <w:r w:rsidR="00224C2F">
          <w:rPr>
            <w:noProof/>
            <w:webHidden/>
          </w:rPr>
          <w:fldChar w:fldCharType="end"/>
        </w:r>
      </w:hyperlink>
    </w:p>
    <w:p w14:paraId="4A5684CE"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4" w:history="1">
        <w:r w:rsidR="00224C2F" w:rsidRPr="00875334">
          <w:rPr>
            <w:rStyle w:val="Hyperlink"/>
            <w:noProof/>
          </w:rPr>
          <w:t>4.3.2 Flow</w:t>
        </w:r>
        <w:r w:rsidR="00224C2F">
          <w:rPr>
            <w:noProof/>
            <w:webHidden/>
          </w:rPr>
          <w:tab/>
        </w:r>
        <w:r w:rsidR="00224C2F">
          <w:rPr>
            <w:noProof/>
            <w:webHidden/>
          </w:rPr>
          <w:fldChar w:fldCharType="begin"/>
        </w:r>
        <w:r w:rsidR="00224C2F">
          <w:rPr>
            <w:noProof/>
            <w:webHidden/>
          </w:rPr>
          <w:instrText xml:space="preserve"> PAGEREF _Toc364894544 \h </w:instrText>
        </w:r>
        <w:r w:rsidR="00224C2F">
          <w:rPr>
            <w:noProof/>
            <w:webHidden/>
          </w:rPr>
        </w:r>
        <w:r w:rsidR="00224C2F">
          <w:rPr>
            <w:noProof/>
            <w:webHidden/>
          </w:rPr>
          <w:fldChar w:fldCharType="separate"/>
        </w:r>
        <w:r w:rsidR="00224C2F">
          <w:rPr>
            <w:noProof/>
            <w:webHidden/>
          </w:rPr>
          <w:t>15</w:t>
        </w:r>
        <w:r w:rsidR="00224C2F">
          <w:rPr>
            <w:noProof/>
            <w:webHidden/>
          </w:rPr>
          <w:fldChar w:fldCharType="end"/>
        </w:r>
      </w:hyperlink>
    </w:p>
    <w:p w14:paraId="7431A747"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5" w:history="1">
        <w:r w:rsidR="00224C2F" w:rsidRPr="00875334">
          <w:rPr>
            <w:rStyle w:val="Hyperlink"/>
            <w:noProof/>
          </w:rPr>
          <w:t>4.3.3 Input &amp; Output Message</w:t>
        </w:r>
        <w:r w:rsidR="00224C2F">
          <w:rPr>
            <w:noProof/>
            <w:webHidden/>
          </w:rPr>
          <w:tab/>
        </w:r>
        <w:r w:rsidR="00224C2F">
          <w:rPr>
            <w:noProof/>
            <w:webHidden/>
          </w:rPr>
          <w:fldChar w:fldCharType="begin"/>
        </w:r>
        <w:r w:rsidR="00224C2F">
          <w:rPr>
            <w:noProof/>
            <w:webHidden/>
          </w:rPr>
          <w:instrText xml:space="preserve"> PAGEREF _Toc364894545 \h </w:instrText>
        </w:r>
        <w:r w:rsidR="00224C2F">
          <w:rPr>
            <w:noProof/>
            <w:webHidden/>
          </w:rPr>
        </w:r>
        <w:r w:rsidR="00224C2F">
          <w:rPr>
            <w:noProof/>
            <w:webHidden/>
          </w:rPr>
          <w:fldChar w:fldCharType="separate"/>
        </w:r>
        <w:r w:rsidR="00224C2F">
          <w:rPr>
            <w:noProof/>
            <w:webHidden/>
          </w:rPr>
          <w:t>16</w:t>
        </w:r>
        <w:r w:rsidR="00224C2F">
          <w:rPr>
            <w:noProof/>
            <w:webHidden/>
          </w:rPr>
          <w:fldChar w:fldCharType="end"/>
        </w:r>
      </w:hyperlink>
    </w:p>
    <w:p w14:paraId="2FEB43D5"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6" w:history="1">
        <w:r w:rsidR="00224C2F" w:rsidRPr="00875334">
          <w:rPr>
            <w:rStyle w:val="Hyperlink"/>
            <w:noProof/>
          </w:rPr>
          <w:t>4.3.4 WSDL and XSD</w:t>
        </w:r>
        <w:r w:rsidR="00224C2F">
          <w:rPr>
            <w:noProof/>
            <w:webHidden/>
          </w:rPr>
          <w:tab/>
        </w:r>
        <w:r w:rsidR="00224C2F">
          <w:rPr>
            <w:noProof/>
            <w:webHidden/>
          </w:rPr>
          <w:fldChar w:fldCharType="begin"/>
        </w:r>
        <w:r w:rsidR="00224C2F">
          <w:rPr>
            <w:noProof/>
            <w:webHidden/>
          </w:rPr>
          <w:instrText xml:space="preserve"> PAGEREF _Toc364894546 \h </w:instrText>
        </w:r>
        <w:r w:rsidR="00224C2F">
          <w:rPr>
            <w:noProof/>
            <w:webHidden/>
          </w:rPr>
        </w:r>
        <w:r w:rsidR="00224C2F">
          <w:rPr>
            <w:noProof/>
            <w:webHidden/>
          </w:rPr>
          <w:fldChar w:fldCharType="separate"/>
        </w:r>
        <w:r w:rsidR="00224C2F">
          <w:rPr>
            <w:noProof/>
            <w:webHidden/>
          </w:rPr>
          <w:t>16</w:t>
        </w:r>
        <w:r w:rsidR="00224C2F">
          <w:rPr>
            <w:noProof/>
            <w:webHidden/>
          </w:rPr>
          <w:fldChar w:fldCharType="end"/>
        </w:r>
      </w:hyperlink>
    </w:p>
    <w:p w14:paraId="6F9611BA" w14:textId="77777777" w:rsidR="00224C2F" w:rsidRDefault="005F6F8E">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4894547" w:history="1">
        <w:r w:rsidR="00224C2F" w:rsidRPr="00875334">
          <w:rPr>
            <w:rStyle w:val="Hyperlink"/>
            <w:noProof/>
          </w:rPr>
          <w:t>4.4 SFTP</w:t>
        </w:r>
        <w:r w:rsidR="00224C2F">
          <w:rPr>
            <w:noProof/>
            <w:webHidden/>
          </w:rPr>
          <w:tab/>
        </w:r>
        <w:r w:rsidR="00224C2F">
          <w:rPr>
            <w:noProof/>
            <w:webHidden/>
          </w:rPr>
          <w:fldChar w:fldCharType="begin"/>
        </w:r>
        <w:r w:rsidR="00224C2F">
          <w:rPr>
            <w:noProof/>
            <w:webHidden/>
          </w:rPr>
          <w:instrText xml:space="preserve"> PAGEREF _Toc364894547 \h </w:instrText>
        </w:r>
        <w:r w:rsidR="00224C2F">
          <w:rPr>
            <w:noProof/>
            <w:webHidden/>
          </w:rPr>
        </w:r>
        <w:r w:rsidR="00224C2F">
          <w:rPr>
            <w:noProof/>
            <w:webHidden/>
          </w:rPr>
          <w:fldChar w:fldCharType="separate"/>
        </w:r>
        <w:r w:rsidR="00224C2F">
          <w:rPr>
            <w:noProof/>
            <w:webHidden/>
          </w:rPr>
          <w:t>17</w:t>
        </w:r>
        <w:r w:rsidR="00224C2F">
          <w:rPr>
            <w:noProof/>
            <w:webHidden/>
          </w:rPr>
          <w:fldChar w:fldCharType="end"/>
        </w:r>
      </w:hyperlink>
    </w:p>
    <w:p w14:paraId="6B32F41E"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8" w:history="1">
        <w:r w:rsidR="00224C2F" w:rsidRPr="00875334">
          <w:rPr>
            <w:rStyle w:val="Hyperlink"/>
            <w:noProof/>
          </w:rPr>
          <w:t>4.4.1 Authentication &amp; secure message transfer</w:t>
        </w:r>
        <w:r w:rsidR="00224C2F">
          <w:rPr>
            <w:noProof/>
            <w:webHidden/>
          </w:rPr>
          <w:tab/>
        </w:r>
        <w:r w:rsidR="00224C2F">
          <w:rPr>
            <w:noProof/>
            <w:webHidden/>
          </w:rPr>
          <w:fldChar w:fldCharType="begin"/>
        </w:r>
        <w:r w:rsidR="00224C2F">
          <w:rPr>
            <w:noProof/>
            <w:webHidden/>
          </w:rPr>
          <w:instrText xml:space="preserve"> PAGEREF _Toc364894548 \h </w:instrText>
        </w:r>
        <w:r w:rsidR="00224C2F">
          <w:rPr>
            <w:noProof/>
            <w:webHidden/>
          </w:rPr>
        </w:r>
        <w:r w:rsidR="00224C2F">
          <w:rPr>
            <w:noProof/>
            <w:webHidden/>
          </w:rPr>
          <w:fldChar w:fldCharType="separate"/>
        </w:r>
        <w:r w:rsidR="00224C2F">
          <w:rPr>
            <w:noProof/>
            <w:webHidden/>
          </w:rPr>
          <w:t>17</w:t>
        </w:r>
        <w:r w:rsidR="00224C2F">
          <w:rPr>
            <w:noProof/>
            <w:webHidden/>
          </w:rPr>
          <w:fldChar w:fldCharType="end"/>
        </w:r>
      </w:hyperlink>
    </w:p>
    <w:p w14:paraId="1CCC244D"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49" w:history="1">
        <w:r w:rsidR="00224C2F" w:rsidRPr="00875334">
          <w:rPr>
            <w:rStyle w:val="Hyperlink"/>
            <w:noProof/>
          </w:rPr>
          <w:t>4.4.2 Flow</w:t>
        </w:r>
        <w:r w:rsidR="00224C2F">
          <w:rPr>
            <w:noProof/>
            <w:webHidden/>
          </w:rPr>
          <w:tab/>
        </w:r>
        <w:r w:rsidR="00224C2F">
          <w:rPr>
            <w:noProof/>
            <w:webHidden/>
          </w:rPr>
          <w:fldChar w:fldCharType="begin"/>
        </w:r>
        <w:r w:rsidR="00224C2F">
          <w:rPr>
            <w:noProof/>
            <w:webHidden/>
          </w:rPr>
          <w:instrText xml:space="preserve"> PAGEREF _Toc364894549 \h </w:instrText>
        </w:r>
        <w:r w:rsidR="00224C2F">
          <w:rPr>
            <w:noProof/>
            <w:webHidden/>
          </w:rPr>
        </w:r>
        <w:r w:rsidR="00224C2F">
          <w:rPr>
            <w:noProof/>
            <w:webHidden/>
          </w:rPr>
          <w:fldChar w:fldCharType="separate"/>
        </w:r>
        <w:r w:rsidR="00224C2F">
          <w:rPr>
            <w:noProof/>
            <w:webHidden/>
          </w:rPr>
          <w:t>17</w:t>
        </w:r>
        <w:r w:rsidR="00224C2F">
          <w:rPr>
            <w:noProof/>
            <w:webHidden/>
          </w:rPr>
          <w:fldChar w:fldCharType="end"/>
        </w:r>
      </w:hyperlink>
    </w:p>
    <w:p w14:paraId="5E996C1F" w14:textId="77777777" w:rsidR="00224C2F" w:rsidRDefault="005F6F8E">
      <w:pPr>
        <w:pStyle w:val="TOC3"/>
        <w:rPr>
          <w:rFonts w:asciiTheme="minorHAnsi" w:eastAsiaTheme="minorEastAsia" w:hAnsiTheme="minorHAnsi" w:cstheme="minorBidi"/>
          <w:noProof/>
          <w:sz w:val="22"/>
          <w:szCs w:val="22"/>
          <w:lang w:val="nl-BE" w:eastAsia="ja-JP"/>
        </w:rPr>
      </w:pPr>
      <w:hyperlink w:anchor="_Toc364894550" w:history="1">
        <w:r w:rsidR="00224C2F" w:rsidRPr="00875334">
          <w:rPr>
            <w:rStyle w:val="Hyperlink"/>
            <w:noProof/>
          </w:rPr>
          <w:t>4.4.3 Output File</w:t>
        </w:r>
        <w:r w:rsidR="00224C2F">
          <w:rPr>
            <w:noProof/>
            <w:webHidden/>
          </w:rPr>
          <w:tab/>
        </w:r>
        <w:r w:rsidR="00224C2F">
          <w:rPr>
            <w:noProof/>
            <w:webHidden/>
          </w:rPr>
          <w:fldChar w:fldCharType="begin"/>
        </w:r>
        <w:r w:rsidR="00224C2F">
          <w:rPr>
            <w:noProof/>
            <w:webHidden/>
          </w:rPr>
          <w:instrText xml:space="preserve"> PAGEREF _Toc364894550 \h </w:instrText>
        </w:r>
        <w:r w:rsidR="00224C2F">
          <w:rPr>
            <w:noProof/>
            <w:webHidden/>
          </w:rPr>
        </w:r>
        <w:r w:rsidR="00224C2F">
          <w:rPr>
            <w:noProof/>
            <w:webHidden/>
          </w:rPr>
          <w:fldChar w:fldCharType="separate"/>
        </w:r>
        <w:r w:rsidR="00224C2F">
          <w:rPr>
            <w:noProof/>
            <w:webHidden/>
          </w:rPr>
          <w:t>17</w:t>
        </w:r>
        <w:r w:rsidR="00224C2F">
          <w:rPr>
            <w:noProof/>
            <w:webHidden/>
          </w:rPr>
          <w:fldChar w:fldCharType="end"/>
        </w:r>
      </w:hyperlink>
    </w:p>
    <w:p w14:paraId="55FE1E1D" w14:textId="532032CC" w:rsidR="000F677D" w:rsidRDefault="001C1B40" w:rsidP="00051ABA">
      <w:pPr>
        <w:pStyle w:val="TOCHeading"/>
        <w:outlineLvl w:val="0"/>
      </w:pPr>
      <w:r>
        <w:lastRenderedPageBreak/>
        <w:fldChar w:fldCharType="end"/>
      </w:r>
      <w:bookmarkStart w:id="19" w:name="_Toc364894515"/>
      <w:r w:rsidR="00994D33" w:rsidRPr="00272FED">
        <w:t xml:space="preserve">List </w:t>
      </w:r>
      <w:r w:rsidR="00140874" w:rsidRPr="00272FED">
        <w:t>of Figures</w:t>
      </w:r>
      <w:bookmarkEnd w:id="17"/>
      <w:bookmarkEnd w:id="18"/>
      <w:bookmarkEnd w:id="19"/>
    </w:p>
    <w:p w14:paraId="19DBA3D0" w14:textId="77777777" w:rsidR="00224C2F" w:rsidRDefault="003E53D0">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"Figure" </w:instrText>
      </w:r>
      <w:r>
        <w:fldChar w:fldCharType="separate"/>
      </w:r>
      <w:hyperlink w:anchor="_Toc364894506" w:history="1">
        <w:r w:rsidR="00224C2F" w:rsidRPr="00374ECD">
          <w:rPr>
            <w:rStyle w:val="Hyperlink"/>
            <w:noProof/>
          </w:rPr>
          <w:t>Figure 1 - Single Message hierarchy overview</w:t>
        </w:r>
        <w:r w:rsidR="00224C2F">
          <w:rPr>
            <w:noProof/>
            <w:webHidden/>
          </w:rPr>
          <w:tab/>
        </w:r>
        <w:r w:rsidR="00224C2F">
          <w:rPr>
            <w:noProof/>
            <w:webHidden/>
          </w:rPr>
          <w:fldChar w:fldCharType="begin"/>
        </w:r>
        <w:r w:rsidR="00224C2F">
          <w:rPr>
            <w:noProof/>
            <w:webHidden/>
          </w:rPr>
          <w:instrText xml:space="preserve"> PAGEREF _Toc364894506 \h </w:instrText>
        </w:r>
        <w:r w:rsidR="00224C2F">
          <w:rPr>
            <w:noProof/>
            <w:webHidden/>
          </w:rPr>
        </w:r>
        <w:r w:rsidR="00224C2F">
          <w:rPr>
            <w:noProof/>
            <w:webHidden/>
          </w:rPr>
          <w:fldChar w:fldCharType="separate"/>
        </w:r>
        <w:r w:rsidR="00224C2F">
          <w:rPr>
            <w:noProof/>
            <w:webHidden/>
          </w:rPr>
          <w:t>8</w:t>
        </w:r>
        <w:r w:rsidR="00224C2F">
          <w:rPr>
            <w:noProof/>
            <w:webHidden/>
          </w:rPr>
          <w:fldChar w:fldCharType="end"/>
        </w:r>
      </w:hyperlink>
    </w:p>
    <w:p w14:paraId="1A2827B9"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07" w:history="1">
        <w:r w:rsidR="00224C2F" w:rsidRPr="00374ECD">
          <w:rPr>
            <w:rStyle w:val="Hyperlink"/>
            <w:noProof/>
          </w:rPr>
          <w:t>Figure 2 - Single Message Specification</w:t>
        </w:r>
        <w:r w:rsidR="00224C2F">
          <w:rPr>
            <w:noProof/>
            <w:webHidden/>
          </w:rPr>
          <w:tab/>
        </w:r>
        <w:r w:rsidR="00224C2F">
          <w:rPr>
            <w:noProof/>
            <w:webHidden/>
          </w:rPr>
          <w:fldChar w:fldCharType="begin"/>
        </w:r>
        <w:r w:rsidR="00224C2F">
          <w:rPr>
            <w:noProof/>
            <w:webHidden/>
          </w:rPr>
          <w:instrText xml:space="preserve"> PAGEREF _Toc364894507 \h </w:instrText>
        </w:r>
        <w:r w:rsidR="00224C2F">
          <w:rPr>
            <w:noProof/>
            <w:webHidden/>
          </w:rPr>
        </w:r>
        <w:r w:rsidR="00224C2F">
          <w:rPr>
            <w:noProof/>
            <w:webHidden/>
          </w:rPr>
          <w:fldChar w:fldCharType="separate"/>
        </w:r>
        <w:r w:rsidR="00224C2F">
          <w:rPr>
            <w:noProof/>
            <w:webHidden/>
          </w:rPr>
          <w:t>9</w:t>
        </w:r>
        <w:r w:rsidR="00224C2F">
          <w:rPr>
            <w:noProof/>
            <w:webHidden/>
          </w:rPr>
          <w:fldChar w:fldCharType="end"/>
        </w:r>
      </w:hyperlink>
    </w:p>
    <w:p w14:paraId="1188B0C9"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08" w:history="1">
        <w:r w:rsidR="00224C2F" w:rsidRPr="00374ECD">
          <w:rPr>
            <w:rStyle w:val="Hyperlink"/>
            <w:noProof/>
          </w:rPr>
          <w:t>Figure 3 - BVAC Event definition</w:t>
        </w:r>
        <w:r w:rsidR="00224C2F">
          <w:rPr>
            <w:noProof/>
            <w:webHidden/>
          </w:rPr>
          <w:tab/>
        </w:r>
        <w:r w:rsidR="00224C2F">
          <w:rPr>
            <w:noProof/>
            <w:webHidden/>
          </w:rPr>
          <w:fldChar w:fldCharType="begin"/>
        </w:r>
        <w:r w:rsidR="00224C2F">
          <w:rPr>
            <w:noProof/>
            <w:webHidden/>
          </w:rPr>
          <w:instrText xml:space="preserve"> PAGEREF _Toc364894508 \h </w:instrText>
        </w:r>
        <w:r w:rsidR="00224C2F">
          <w:rPr>
            <w:noProof/>
            <w:webHidden/>
          </w:rPr>
        </w:r>
        <w:r w:rsidR="00224C2F">
          <w:rPr>
            <w:noProof/>
            <w:webHidden/>
          </w:rPr>
          <w:fldChar w:fldCharType="separate"/>
        </w:r>
        <w:r w:rsidR="00224C2F">
          <w:rPr>
            <w:noProof/>
            <w:webHidden/>
          </w:rPr>
          <w:t>10</w:t>
        </w:r>
        <w:r w:rsidR="00224C2F">
          <w:rPr>
            <w:noProof/>
            <w:webHidden/>
          </w:rPr>
          <w:fldChar w:fldCharType="end"/>
        </w:r>
      </w:hyperlink>
    </w:p>
    <w:p w14:paraId="43F2DAEC"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09" w:history="1">
        <w:r w:rsidR="00224C2F" w:rsidRPr="00374ECD">
          <w:rPr>
            <w:rStyle w:val="Hyperlink"/>
            <w:noProof/>
          </w:rPr>
          <w:t>Figure 4 - Example delegation</w:t>
        </w:r>
        <w:r w:rsidR="00224C2F">
          <w:rPr>
            <w:noProof/>
            <w:webHidden/>
          </w:rPr>
          <w:tab/>
        </w:r>
        <w:r w:rsidR="00224C2F">
          <w:rPr>
            <w:noProof/>
            <w:webHidden/>
          </w:rPr>
          <w:fldChar w:fldCharType="begin"/>
        </w:r>
        <w:r w:rsidR="00224C2F">
          <w:rPr>
            <w:noProof/>
            <w:webHidden/>
          </w:rPr>
          <w:instrText xml:space="preserve"> PAGEREF _Toc364894509 \h </w:instrText>
        </w:r>
        <w:r w:rsidR="00224C2F">
          <w:rPr>
            <w:noProof/>
            <w:webHidden/>
          </w:rPr>
        </w:r>
        <w:r w:rsidR="00224C2F">
          <w:rPr>
            <w:noProof/>
            <w:webHidden/>
          </w:rPr>
          <w:fldChar w:fldCharType="separate"/>
        </w:r>
        <w:r w:rsidR="00224C2F">
          <w:rPr>
            <w:noProof/>
            <w:webHidden/>
          </w:rPr>
          <w:t>14</w:t>
        </w:r>
        <w:r w:rsidR="00224C2F">
          <w:rPr>
            <w:noProof/>
            <w:webHidden/>
          </w:rPr>
          <w:fldChar w:fldCharType="end"/>
        </w:r>
      </w:hyperlink>
    </w:p>
    <w:p w14:paraId="56C569A6"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10" w:history="1">
        <w:r w:rsidR="00224C2F" w:rsidRPr="00374ECD">
          <w:rPr>
            <w:rStyle w:val="Hyperlink"/>
            <w:noProof/>
          </w:rPr>
          <w:t>Figure 5 - Example encryption in context of delegation</w:t>
        </w:r>
        <w:r w:rsidR="00224C2F">
          <w:rPr>
            <w:noProof/>
            <w:webHidden/>
          </w:rPr>
          <w:tab/>
        </w:r>
        <w:r w:rsidR="00224C2F">
          <w:rPr>
            <w:noProof/>
            <w:webHidden/>
          </w:rPr>
          <w:fldChar w:fldCharType="begin"/>
        </w:r>
        <w:r w:rsidR="00224C2F">
          <w:rPr>
            <w:noProof/>
            <w:webHidden/>
          </w:rPr>
          <w:instrText xml:space="preserve"> PAGEREF _Toc364894510 \h </w:instrText>
        </w:r>
        <w:r w:rsidR="00224C2F">
          <w:rPr>
            <w:noProof/>
            <w:webHidden/>
          </w:rPr>
        </w:r>
        <w:r w:rsidR="00224C2F">
          <w:rPr>
            <w:noProof/>
            <w:webHidden/>
          </w:rPr>
          <w:fldChar w:fldCharType="separate"/>
        </w:r>
        <w:r w:rsidR="00224C2F">
          <w:rPr>
            <w:noProof/>
            <w:webHidden/>
          </w:rPr>
          <w:t>15</w:t>
        </w:r>
        <w:r w:rsidR="00224C2F">
          <w:rPr>
            <w:noProof/>
            <w:webHidden/>
          </w:rPr>
          <w:fldChar w:fldCharType="end"/>
        </w:r>
      </w:hyperlink>
    </w:p>
    <w:p w14:paraId="6E72DDF1"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11" w:history="1">
        <w:r w:rsidR="00224C2F" w:rsidRPr="00374ECD">
          <w:rPr>
            <w:rStyle w:val="Hyperlink"/>
            <w:noProof/>
          </w:rPr>
          <w:t>Figure 6 - Get BVAC messages</w:t>
        </w:r>
        <w:r w:rsidR="00224C2F">
          <w:rPr>
            <w:noProof/>
            <w:webHidden/>
          </w:rPr>
          <w:tab/>
        </w:r>
        <w:r w:rsidR="00224C2F">
          <w:rPr>
            <w:noProof/>
            <w:webHidden/>
          </w:rPr>
          <w:fldChar w:fldCharType="begin"/>
        </w:r>
        <w:r w:rsidR="00224C2F">
          <w:rPr>
            <w:noProof/>
            <w:webHidden/>
          </w:rPr>
          <w:instrText xml:space="preserve"> PAGEREF _Toc364894511 \h </w:instrText>
        </w:r>
        <w:r w:rsidR="00224C2F">
          <w:rPr>
            <w:noProof/>
            <w:webHidden/>
          </w:rPr>
        </w:r>
        <w:r w:rsidR="00224C2F">
          <w:rPr>
            <w:noProof/>
            <w:webHidden/>
          </w:rPr>
          <w:fldChar w:fldCharType="separate"/>
        </w:r>
        <w:r w:rsidR="00224C2F">
          <w:rPr>
            <w:noProof/>
            <w:webHidden/>
          </w:rPr>
          <w:t>16</w:t>
        </w:r>
        <w:r w:rsidR="00224C2F">
          <w:rPr>
            <w:noProof/>
            <w:webHidden/>
          </w:rPr>
          <w:fldChar w:fldCharType="end"/>
        </w:r>
      </w:hyperlink>
    </w:p>
    <w:p w14:paraId="47B9622F"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12" w:history="1">
        <w:r w:rsidR="00224C2F" w:rsidRPr="00374ECD">
          <w:rPr>
            <w:rStyle w:val="Hyperlink"/>
            <w:noProof/>
          </w:rPr>
          <w:t>Figure 7 - Error response structure</w:t>
        </w:r>
        <w:r w:rsidR="00224C2F">
          <w:rPr>
            <w:noProof/>
            <w:webHidden/>
          </w:rPr>
          <w:tab/>
        </w:r>
        <w:r w:rsidR="00224C2F">
          <w:rPr>
            <w:noProof/>
            <w:webHidden/>
          </w:rPr>
          <w:fldChar w:fldCharType="begin"/>
        </w:r>
        <w:r w:rsidR="00224C2F">
          <w:rPr>
            <w:noProof/>
            <w:webHidden/>
          </w:rPr>
          <w:instrText xml:space="preserve"> PAGEREF _Toc364894512 \h </w:instrText>
        </w:r>
        <w:r w:rsidR="00224C2F">
          <w:rPr>
            <w:noProof/>
            <w:webHidden/>
          </w:rPr>
        </w:r>
        <w:r w:rsidR="00224C2F">
          <w:rPr>
            <w:noProof/>
            <w:webHidden/>
          </w:rPr>
          <w:fldChar w:fldCharType="separate"/>
        </w:r>
        <w:r w:rsidR="00224C2F">
          <w:rPr>
            <w:noProof/>
            <w:webHidden/>
          </w:rPr>
          <w:t>16</w:t>
        </w:r>
        <w:r w:rsidR="00224C2F">
          <w:rPr>
            <w:noProof/>
            <w:webHidden/>
          </w:rPr>
          <w:fldChar w:fldCharType="end"/>
        </w:r>
      </w:hyperlink>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20" w:name="_Toc364894516"/>
      <w:r w:rsidRPr="00272FED">
        <w:lastRenderedPageBreak/>
        <w:t xml:space="preserve">List of </w:t>
      </w:r>
      <w:r>
        <w:t>Tables</w:t>
      </w:r>
      <w:bookmarkEnd w:id="20"/>
    </w:p>
    <w:p w14:paraId="2E4B0693" w14:textId="77777777" w:rsidR="00224C2F" w:rsidRDefault="003A566D">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"Table" </w:instrText>
      </w:r>
      <w:r>
        <w:fldChar w:fldCharType="separate"/>
      </w:r>
      <w:hyperlink w:anchor="_Toc364894513" w:history="1">
        <w:r w:rsidR="00224C2F" w:rsidRPr="008209EE">
          <w:rPr>
            <w:rStyle w:val="Hyperlink"/>
            <w:noProof/>
          </w:rPr>
          <w:t>Table 1 - References</w:t>
        </w:r>
        <w:r w:rsidR="00224C2F">
          <w:rPr>
            <w:noProof/>
            <w:webHidden/>
          </w:rPr>
          <w:tab/>
        </w:r>
        <w:r w:rsidR="00224C2F">
          <w:rPr>
            <w:noProof/>
            <w:webHidden/>
          </w:rPr>
          <w:fldChar w:fldCharType="begin"/>
        </w:r>
        <w:r w:rsidR="00224C2F">
          <w:rPr>
            <w:noProof/>
            <w:webHidden/>
          </w:rPr>
          <w:instrText xml:space="preserve"> PAGEREF _Toc364894513 \h </w:instrText>
        </w:r>
        <w:r w:rsidR="00224C2F">
          <w:rPr>
            <w:noProof/>
            <w:webHidden/>
          </w:rPr>
        </w:r>
        <w:r w:rsidR="00224C2F">
          <w:rPr>
            <w:noProof/>
            <w:webHidden/>
          </w:rPr>
          <w:fldChar w:fldCharType="separate"/>
        </w:r>
        <w:r w:rsidR="00224C2F">
          <w:rPr>
            <w:noProof/>
            <w:webHidden/>
          </w:rPr>
          <w:t>5</w:t>
        </w:r>
        <w:r w:rsidR="00224C2F">
          <w:rPr>
            <w:noProof/>
            <w:webHidden/>
          </w:rPr>
          <w:fldChar w:fldCharType="end"/>
        </w:r>
      </w:hyperlink>
    </w:p>
    <w:p w14:paraId="0F4801E8" w14:textId="77777777" w:rsidR="00224C2F" w:rsidRDefault="005F6F8E">
      <w:pPr>
        <w:pStyle w:val="TableofFigures"/>
        <w:tabs>
          <w:tab w:val="right" w:leader="dot" w:pos="9771"/>
        </w:tabs>
        <w:rPr>
          <w:rFonts w:asciiTheme="minorHAnsi" w:eastAsiaTheme="minorEastAsia" w:hAnsiTheme="minorHAnsi" w:cstheme="minorBidi"/>
          <w:noProof/>
          <w:sz w:val="22"/>
          <w:szCs w:val="22"/>
          <w:lang w:val="nl-BE" w:eastAsia="ja-JP"/>
        </w:rPr>
      </w:pPr>
      <w:hyperlink w:anchor="_Toc364894514" w:history="1">
        <w:r w:rsidR="00224C2F" w:rsidRPr="008209EE">
          <w:rPr>
            <w:rStyle w:val="Hyperlink"/>
            <w:noProof/>
          </w:rPr>
          <w:t>Table 2 - Example technical registration parameters</w:t>
        </w:r>
        <w:r w:rsidR="00224C2F">
          <w:rPr>
            <w:noProof/>
            <w:webHidden/>
          </w:rPr>
          <w:tab/>
        </w:r>
        <w:r w:rsidR="00224C2F">
          <w:rPr>
            <w:noProof/>
            <w:webHidden/>
          </w:rPr>
          <w:fldChar w:fldCharType="begin"/>
        </w:r>
        <w:r w:rsidR="00224C2F">
          <w:rPr>
            <w:noProof/>
            <w:webHidden/>
          </w:rPr>
          <w:instrText xml:space="preserve"> PAGEREF _Toc364894514 \h </w:instrText>
        </w:r>
        <w:r w:rsidR="00224C2F">
          <w:rPr>
            <w:noProof/>
            <w:webHidden/>
          </w:rPr>
        </w:r>
        <w:r w:rsidR="00224C2F">
          <w:rPr>
            <w:noProof/>
            <w:webHidden/>
          </w:rPr>
          <w:fldChar w:fldCharType="separate"/>
        </w:r>
        <w:r w:rsidR="00224C2F">
          <w:rPr>
            <w:noProof/>
            <w:webHidden/>
          </w:rPr>
          <w:t>14</w:t>
        </w:r>
        <w:r w:rsidR="00224C2F">
          <w:rPr>
            <w:noProof/>
            <w:webHidden/>
          </w:rPr>
          <w:fldChar w:fldCharType="end"/>
        </w:r>
      </w:hyperlink>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1" w:name="_Toc260738995"/>
      <w:bookmarkStart w:id="22" w:name="_Toc323308969"/>
      <w:bookmarkStart w:id="23" w:name="_Ref330840379"/>
      <w:bookmarkStart w:id="24" w:name="_Toc364894517"/>
      <w:bookmarkEnd w:id="0"/>
      <w:r w:rsidRPr="00272FED">
        <w:lastRenderedPageBreak/>
        <w:t>Introduction</w:t>
      </w:r>
      <w:bookmarkEnd w:id="21"/>
      <w:bookmarkEnd w:id="22"/>
      <w:bookmarkEnd w:id="23"/>
      <w:bookmarkEnd w:id="24"/>
    </w:p>
    <w:p w14:paraId="55FE1E53" w14:textId="77777777" w:rsidR="0094127F" w:rsidRPr="00272FED" w:rsidRDefault="00140874" w:rsidP="00051ABA">
      <w:pPr>
        <w:pStyle w:val="Heading2"/>
        <w:rPr>
          <w:lang w:val="en-US"/>
        </w:rPr>
      </w:pPr>
      <w:bookmarkStart w:id="25" w:name="_Toc257643907"/>
      <w:bookmarkStart w:id="26" w:name="_Toc257644081"/>
      <w:bookmarkStart w:id="27" w:name="_Toc257644271"/>
      <w:bookmarkStart w:id="28" w:name="_Toc257651241"/>
      <w:bookmarkStart w:id="29" w:name="_Toc257651610"/>
      <w:bookmarkStart w:id="30" w:name="_Toc257651801"/>
      <w:bookmarkStart w:id="31" w:name="_Toc257651991"/>
      <w:bookmarkStart w:id="32" w:name="_Toc257652183"/>
      <w:bookmarkStart w:id="33" w:name="_Toc257652396"/>
      <w:bookmarkStart w:id="34" w:name="_Toc257652620"/>
      <w:bookmarkStart w:id="35" w:name="_Toc257652850"/>
      <w:bookmarkStart w:id="36" w:name="_Toc257653079"/>
      <w:bookmarkStart w:id="37" w:name="_Toc257653308"/>
      <w:bookmarkStart w:id="38" w:name="_Toc257653539"/>
      <w:bookmarkStart w:id="39" w:name="_Toc257653770"/>
      <w:bookmarkStart w:id="40" w:name="_Toc257654001"/>
      <w:bookmarkStart w:id="41" w:name="_Toc257654231"/>
      <w:bookmarkStart w:id="42" w:name="_Toc257654460"/>
      <w:bookmarkStart w:id="43" w:name="_Toc257654689"/>
      <w:bookmarkStart w:id="44" w:name="_Toc257654919"/>
      <w:bookmarkStart w:id="45" w:name="_Toc257655150"/>
      <w:bookmarkStart w:id="46" w:name="_Toc257655380"/>
      <w:bookmarkStart w:id="47" w:name="_Toc257655606"/>
      <w:bookmarkStart w:id="48" w:name="_Toc257720337"/>
      <w:bookmarkStart w:id="49" w:name="_Toc257725622"/>
      <w:bookmarkStart w:id="50" w:name="_Toc257884934"/>
      <w:bookmarkStart w:id="51" w:name="_Toc257893410"/>
      <w:bookmarkStart w:id="52" w:name="_Toc257896408"/>
      <w:bookmarkStart w:id="53" w:name="_Toc257898424"/>
      <w:bookmarkStart w:id="54" w:name="_Toc257898676"/>
      <w:bookmarkStart w:id="55" w:name="_Toc257899071"/>
      <w:bookmarkStart w:id="56" w:name="_Toc257899326"/>
      <w:bookmarkStart w:id="57" w:name="_Toc257899587"/>
      <w:bookmarkStart w:id="58" w:name="_Toc257900694"/>
      <w:bookmarkStart w:id="59" w:name="_Toc260738996"/>
      <w:bookmarkStart w:id="60" w:name="_Toc323308970"/>
      <w:bookmarkStart w:id="61" w:name="_Toc364894518"/>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272FED">
        <w:rPr>
          <w:lang w:val="en-US"/>
        </w:rPr>
        <w:t>Objectives</w:t>
      </w:r>
      <w:bookmarkEnd w:id="59"/>
      <w:bookmarkEnd w:id="60"/>
      <w:bookmarkEnd w:id="61"/>
    </w:p>
    <w:p w14:paraId="47F0755B" w14:textId="618AAE24" w:rsidR="008A18F5" w:rsidRPr="008A18F5" w:rsidRDefault="00BD4B5E" w:rsidP="009954D4">
      <w:pPr>
        <w:pStyle w:val="NormalWithSpacing"/>
      </w:pPr>
      <w:bookmarkStart w:id="62" w:name="_Toc34539958"/>
      <w:bookmarkStart w:id="63"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64" w:name="_Toc364894519"/>
      <w:r w:rsidRPr="009E0ABF">
        <w:t>Intended Audience</w:t>
      </w:r>
      <w:bookmarkEnd w:id="62"/>
      <w:bookmarkEnd w:id="63"/>
      <w:bookmarkEnd w:id="64"/>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65" w:name="_Toc484565609"/>
      <w:bookmarkStart w:id="66" w:name="_Toc484594336"/>
      <w:bookmarkStart w:id="67" w:name="_Toc484597142"/>
      <w:bookmarkStart w:id="68" w:name="_Toc34539959"/>
      <w:bookmarkStart w:id="69" w:name="_Toc330844319"/>
      <w:bookmarkStart w:id="70" w:name="_Toc364894520"/>
      <w:r w:rsidRPr="009E0ABF">
        <w:t>Scope</w:t>
      </w:r>
      <w:bookmarkEnd w:id="65"/>
      <w:bookmarkEnd w:id="66"/>
      <w:bookmarkEnd w:id="67"/>
      <w:bookmarkEnd w:id="68"/>
      <w:bookmarkEnd w:id="69"/>
      <w:bookmarkEnd w:id="70"/>
    </w:p>
    <w:p w14:paraId="15D5ED1F" w14:textId="3F0A85F8" w:rsidR="00BD4B5E" w:rsidRDefault="00BD4B5E" w:rsidP="00444913">
      <w:pPr>
        <w:pStyle w:val="NormalWithSpacing"/>
      </w:pPr>
      <w:r w:rsidRPr="00693DFA">
        <w:t xml:space="preserve">This document outlines the interface requirements to support the </w:t>
      </w:r>
      <w:proofErr w:type="spellStart"/>
      <w:r w:rsidR="009954D4">
        <w:t>Assuralia</w:t>
      </w:r>
      <w:proofErr w:type="spellEnd"/>
      <w:r w:rsidR="009954D4">
        <w:t xml:space="preserve">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71" w:name="_Toc34539960"/>
      <w:bookmarkStart w:id="72" w:name="_Toc330844320"/>
      <w:bookmarkStart w:id="73" w:name="_Toc364894521"/>
      <w:r w:rsidRPr="009E0ABF">
        <w:t>References</w:t>
      </w:r>
      <w:bookmarkEnd w:id="71"/>
      <w:bookmarkEnd w:id="72"/>
      <w:bookmarkEnd w:id="73"/>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w:t>
            </w:r>
            <w:proofErr w:type="spellStart"/>
            <w:r w:rsidRPr="00F03361">
              <w:t>DPP_Glossary</w:t>
            </w:r>
            <w:proofErr w:type="spellEnd"/>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 xml:space="preserve">ACN </w:t>
            </w:r>
            <w:proofErr w:type="spellStart"/>
            <w:r w:rsidRPr="00F03361">
              <w:t>Sharepoint</w:t>
            </w:r>
            <w:proofErr w:type="spellEnd"/>
            <w:r w:rsidRPr="00F03361">
              <w:t>:</w:t>
            </w:r>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w:t>
            </w:r>
            <w:proofErr w:type="spellStart"/>
            <w:r>
              <w:t>DPP_</w:t>
            </w:r>
            <w:r w:rsidRPr="009954D4">
              <w:t>A</w:t>
            </w:r>
            <w:r>
              <w:t>pplication_Design_Assuralia</w:t>
            </w:r>
            <w:proofErr w:type="spellEnd"/>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 xml:space="preserve">ACN </w:t>
            </w:r>
            <w:proofErr w:type="spellStart"/>
            <w:r>
              <w:t>Sharepoint</w:t>
            </w:r>
            <w:proofErr w:type="spellEnd"/>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3D89A3E2" w:rsidR="00464CFE" w:rsidRDefault="00464CFE" w:rsidP="00F03361">
            <w:pPr>
              <w:cnfStyle w:val="000000100000" w:firstRow="0" w:lastRow="0" w:firstColumn="0" w:lastColumn="0" w:oddVBand="0" w:evenVBand="0" w:oddHBand="1" w:evenHBand="0" w:firstRowFirstColumn="0" w:firstRowLastColumn="0" w:lastRowFirstColumn="0" w:lastRowLastColumn="0"/>
            </w:pPr>
            <w:r>
              <w:t>1.1.0</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74" w:name="_Toc364894513"/>
      <w:r>
        <w:t xml:space="preserve">Table </w:t>
      </w:r>
      <w:fldSimple w:instr=" SEQ Table \* ARABIC ">
        <w:r w:rsidR="00224C2F">
          <w:rPr>
            <w:noProof/>
          </w:rPr>
          <w:t>1</w:t>
        </w:r>
      </w:fldSimple>
      <w:r w:rsidR="00F51247">
        <w:t xml:space="preserve"> -</w:t>
      </w:r>
      <w:r>
        <w:t xml:space="preserve"> References</w:t>
      </w:r>
      <w:bookmarkEnd w:id="74"/>
    </w:p>
    <w:p w14:paraId="661CBBB6" w14:textId="77777777" w:rsidR="00AC27B2" w:rsidRPr="009E0ABF" w:rsidRDefault="00AC27B2" w:rsidP="00AC27B2">
      <w:pPr>
        <w:pStyle w:val="Heading2"/>
      </w:pPr>
      <w:bookmarkStart w:id="75" w:name="_Toc484565611"/>
      <w:bookmarkStart w:id="76" w:name="_Toc484594338"/>
      <w:bookmarkStart w:id="77" w:name="_Toc484597144"/>
      <w:bookmarkStart w:id="78" w:name="_Toc34539961"/>
      <w:bookmarkStart w:id="79" w:name="_Toc330844321"/>
      <w:bookmarkStart w:id="80" w:name="_Toc364894522"/>
      <w:r w:rsidRPr="009E0ABF">
        <w:t>Assumptions</w:t>
      </w:r>
      <w:bookmarkEnd w:id="75"/>
      <w:bookmarkEnd w:id="76"/>
      <w:bookmarkEnd w:id="77"/>
      <w:bookmarkEnd w:id="78"/>
      <w:bookmarkEnd w:id="79"/>
      <w:bookmarkEnd w:id="80"/>
    </w:p>
    <w:p w14:paraId="35540897" w14:textId="676D71BD" w:rsidR="009954D4" w:rsidRPr="00BD4B5E" w:rsidRDefault="009954D4" w:rsidP="009954D4">
      <w:bookmarkStart w:id="81" w:name="_Toc484565612"/>
      <w:bookmarkStart w:id="82" w:name="_Toc484594339"/>
      <w:bookmarkStart w:id="83" w:name="_Toc484597145"/>
      <w:bookmarkStart w:id="84" w:name="_Toc34539962"/>
      <w:bookmarkStart w:id="85" w:name="_Toc330844322"/>
      <w:r>
        <w:t>No assumptions currently defined</w:t>
      </w:r>
      <w:r w:rsidRPr="009E0ABF">
        <w:t>.</w:t>
      </w:r>
    </w:p>
    <w:p w14:paraId="7E381261" w14:textId="77777777" w:rsidR="00AC27B2" w:rsidRPr="009E0ABF" w:rsidRDefault="00AC27B2" w:rsidP="00AC27B2">
      <w:pPr>
        <w:pStyle w:val="Heading2"/>
      </w:pPr>
      <w:bookmarkStart w:id="86" w:name="_Toc364894523"/>
      <w:r w:rsidRPr="009E0ABF">
        <w:t>Definitions</w:t>
      </w:r>
      <w:bookmarkEnd w:id="81"/>
      <w:bookmarkEnd w:id="82"/>
      <w:bookmarkEnd w:id="83"/>
      <w:bookmarkEnd w:id="84"/>
      <w:bookmarkEnd w:id="85"/>
      <w:bookmarkEnd w:id="86"/>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23F72C0A" w:rsidR="005E3E95" w:rsidRDefault="0040495A" w:rsidP="00444913">
      <w:pPr>
        <w:pStyle w:val="Heading1"/>
      </w:pPr>
      <w:bookmarkStart w:id="87" w:name="_Toc364894524"/>
      <w:r>
        <w:lastRenderedPageBreak/>
        <w:t>GFD-DPP I</w:t>
      </w:r>
      <w:r w:rsidR="004F5304">
        <w:t>nitiative</w:t>
      </w:r>
      <w:r w:rsidR="00320E48">
        <w:t xml:space="preserve"> and Assuralia</w:t>
      </w:r>
      <w:bookmarkEnd w:id="87"/>
    </w:p>
    <w:p w14:paraId="3AB32359" w14:textId="12974C80" w:rsidR="001B07C7" w:rsidRDefault="00320E48" w:rsidP="0040495A">
      <w:pPr>
        <w:pStyle w:val="Heading2"/>
      </w:pPr>
      <w:bookmarkStart w:id="88" w:name="_Toc364894525"/>
      <w:r>
        <w:t>GFD-DPP Initiative</w:t>
      </w:r>
      <w:r w:rsidR="001370EA">
        <w:t xml:space="preserve"> – Current scope</w:t>
      </w:r>
      <w:bookmarkEnd w:id="88"/>
    </w:p>
    <w:p w14:paraId="14CD184B" w14:textId="5909A93E" w:rsidR="005E6673" w:rsidRDefault="005E6673" w:rsidP="00C372D8">
      <w:pPr>
        <w:pStyle w:val="NormalWithSpacing"/>
      </w:pPr>
      <w:r w:rsidRPr="00E00AED">
        <w:t xml:space="preserve">The </w:t>
      </w:r>
      <w:r w:rsidRPr="00E00AED">
        <w:rPr>
          <w:b/>
        </w:rPr>
        <w:t>main high level business process supported by the GFD-DPP initiative is a Sales event, typically encased by the Provision of Pharmaceutical Care</w:t>
      </w:r>
      <w:r w:rsidR="00901567">
        <w:t xml:space="preserve">. </w:t>
      </w:r>
      <w:r w:rsidRPr="00E00AED">
        <w:t>This is initiated by a customer request, and terminated by the sales closure and possibly leads to a follow up.</w:t>
      </w:r>
    </w:p>
    <w:p w14:paraId="20D2CCAB" w14:textId="01E92A33" w:rsidR="00C372D8" w:rsidRPr="00E00AED" w:rsidRDefault="00C372D8" w:rsidP="00C372D8">
      <w:pPr>
        <w:pStyle w:val="NormalWithSpacing"/>
      </w:pPr>
      <w:r w:rsidRPr="00E00AED">
        <w:t>The GFD-DPP solution not only enable</w:t>
      </w:r>
      <w:r>
        <w:t>s</w:t>
      </w:r>
      <w:r w:rsidRPr="00E00AED">
        <w:t xml:space="preserve"> the safe storage and retrieval of </w:t>
      </w:r>
      <w:r w:rsidR="005E6673">
        <w:t xml:space="preserve">the </w:t>
      </w:r>
      <w:r>
        <w:t>medication delivery information</w:t>
      </w:r>
      <w:r w:rsidR="005E6673">
        <w:t xml:space="preserve"> in the sales event</w:t>
      </w:r>
      <w:r w:rsidRPr="00E00AED">
        <w:t>, but also foresee</w:t>
      </w:r>
      <w:r>
        <w:t>s</w:t>
      </w:r>
      <w:r w:rsidRPr="00E00AED">
        <w:t xml:space="preserve"> other services offered </w:t>
      </w:r>
      <w:r w:rsidR="002500D5">
        <w:t xml:space="preserve">in the future </w:t>
      </w:r>
      <w:r w:rsidRPr="00E00AED">
        <w:t xml:space="preserve">by the </w:t>
      </w:r>
      <w:r w:rsidRPr="00E00AED">
        <w:rPr>
          <w:i/>
        </w:rPr>
        <w:t>professional associations of pharmacies</w:t>
      </w:r>
      <w:r w:rsidR="002500D5">
        <w:rPr>
          <w:i/>
        </w:rPr>
        <w:t>.</w:t>
      </w:r>
      <w:r w:rsidRPr="00E00AED">
        <w:t xml:space="preserve"> This new </w:t>
      </w:r>
      <w:r w:rsidR="005E6673">
        <w:t>system</w:t>
      </w:r>
      <w:r w:rsidRPr="00E00AED">
        <w:t xml:space="preserve"> connects different healthcare providers with each other and as a result creates added value across the board:</w:t>
      </w:r>
    </w:p>
    <w:p w14:paraId="52026E79" w14:textId="77777777" w:rsidR="00C372D8" w:rsidRPr="00E00AED" w:rsidRDefault="00C372D8" w:rsidP="00C372D8">
      <w:pPr>
        <w:pStyle w:val="BulletList"/>
      </w:pPr>
      <w:r w:rsidRPr="00E00AED">
        <w:t>A national authentic source of detailed high quality dispensation data;</w:t>
      </w:r>
    </w:p>
    <w:p w14:paraId="4254F432" w14:textId="77777777" w:rsidR="00C372D8" w:rsidRPr="00E00AED" w:rsidRDefault="00C372D8" w:rsidP="00C372D8">
      <w:pPr>
        <w:pStyle w:val="BulletList"/>
      </w:pPr>
      <w:r w:rsidRPr="00E00AED">
        <w:t>Support for the exchange of records in perspective of pharmaceutical care;</w:t>
      </w:r>
    </w:p>
    <w:p w14:paraId="5028ECA4" w14:textId="77777777" w:rsidR="00C372D8" w:rsidRPr="00E00AED" w:rsidRDefault="00C372D8" w:rsidP="00C372D8">
      <w:pPr>
        <w:pStyle w:val="BulletList"/>
      </w:pPr>
      <w:r w:rsidRPr="00E00AED">
        <w:t>A clear and defined view on roles and responsibilities;</w:t>
      </w:r>
    </w:p>
    <w:p w14:paraId="4D0B3E8C" w14:textId="77777777" w:rsidR="00C372D8" w:rsidRPr="00E00AED" w:rsidRDefault="00C372D8" w:rsidP="00C372D8">
      <w:pPr>
        <w:pStyle w:val="BulletList"/>
      </w:pPr>
      <w:r w:rsidRPr="00E00AED">
        <w:t>An integrated patient centric loop of pharmaceutical care;</w:t>
      </w:r>
    </w:p>
    <w:p w14:paraId="436B5B13" w14:textId="77777777" w:rsidR="00C372D8" w:rsidRPr="00E00AED" w:rsidRDefault="00C372D8" w:rsidP="00C372D8">
      <w:pPr>
        <w:pStyle w:val="BulletList"/>
      </w:pPr>
      <w:r w:rsidRPr="00E00AED">
        <w:t>A unique identifier for every drug dispensation, across the entire chain, providing traceability.</w:t>
      </w:r>
    </w:p>
    <w:p w14:paraId="0891B60E" w14:textId="77777777" w:rsidR="00C372D8" w:rsidRPr="00E00AED" w:rsidRDefault="00C372D8" w:rsidP="00C372D8">
      <w:pPr>
        <w:pStyle w:val="BulletList"/>
      </w:pPr>
      <w:r w:rsidRPr="00E00AED">
        <w:t>A secured exchange of pharmaceutical care data</w:t>
      </w:r>
    </w:p>
    <w:p w14:paraId="5901FBDE" w14:textId="77777777" w:rsidR="00C372D8" w:rsidRPr="00E00AED" w:rsidRDefault="00C372D8" w:rsidP="00C372D8">
      <w:pPr>
        <w:pStyle w:val="BulletList"/>
      </w:pPr>
      <w:r w:rsidRPr="00E00AED">
        <w:t>The introduction of a Trusted Intermediate for Pharmacies</w:t>
      </w:r>
    </w:p>
    <w:p w14:paraId="3C286A1C" w14:textId="77777777" w:rsidR="00C372D8" w:rsidRPr="00E00AED" w:rsidRDefault="00C372D8" w:rsidP="00C372D8">
      <w:pPr>
        <w:pStyle w:val="BulletList"/>
      </w:pPr>
      <w:r w:rsidRPr="00E00AED">
        <w:t>A system that facilitates dispatching and coherence amongst the exchanged information</w:t>
      </w:r>
    </w:p>
    <w:p w14:paraId="757B94AD" w14:textId="77777777" w:rsidR="00C372D8" w:rsidRPr="00E00AED" w:rsidRDefault="00C372D8" w:rsidP="00C372D8">
      <w:pPr>
        <w:pStyle w:val="BulletList"/>
      </w:pPr>
      <w:r w:rsidRPr="00E00AED">
        <w:t>A referral register referencing the available patient data</w:t>
      </w:r>
    </w:p>
    <w:p w14:paraId="2103AF41" w14:textId="77777777" w:rsidR="00C372D8" w:rsidRPr="00E00AED" w:rsidRDefault="00C372D8" w:rsidP="00C372D8">
      <w:pPr>
        <w:pStyle w:val="BulletList"/>
      </w:pPr>
      <w:r w:rsidRPr="00E00AED">
        <w:t>…</w:t>
      </w:r>
    </w:p>
    <w:p w14:paraId="5BD74DC6" w14:textId="539388C2" w:rsidR="00D65CB9" w:rsidRPr="00E00AED" w:rsidRDefault="00D65CB9" w:rsidP="00D65CB9">
      <w:pPr>
        <w:pStyle w:val="NormalWithSpacing"/>
      </w:pPr>
      <w:r w:rsidRPr="00E00AED">
        <w:t>The idea is that each pharmacy will have an agreement with one</w:t>
      </w:r>
      <w:r w:rsidR="00817EC3">
        <w:t xml:space="preserve"> or more intermediaries</w:t>
      </w:r>
      <w:r w:rsidRPr="00E00AED">
        <w:t xml:space="preserve"> to handle his/her data resulting from medication deliveries; intermediaries are recognized professional pharmaceutical associations. </w:t>
      </w:r>
      <w:r w:rsidRPr="00E00AED">
        <w:rPr>
          <w:rStyle w:val="Strong"/>
        </w:rPr>
        <w:t xml:space="preserve">The </w:t>
      </w:r>
      <w:r w:rsidRPr="00E00AED">
        <w:rPr>
          <w:b/>
        </w:rPr>
        <w:t>agreement determines which pharmaceutical care services the intermediary will provide for that pharmacy</w:t>
      </w:r>
      <w:r w:rsidRPr="00E00AED">
        <w:t>.</w:t>
      </w:r>
    </w:p>
    <w:p w14:paraId="3D2CD618" w14:textId="5B768A10" w:rsidR="001370EA" w:rsidRDefault="004F5304" w:rsidP="001370EA">
      <w:pPr>
        <w:pStyle w:val="BulletList"/>
      </w:pPr>
      <w:r>
        <w:rPr>
          <w:rStyle w:val="Strong"/>
        </w:rPr>
        <w:t>The GFD-DPP</w:t>
      </w:r>
      <w:r w:rsidR="00D65CB9" w:rsidRPr="00E00AED">
        <w:rPr>
          <w:rStyle w:val="Strong"/>
        </w:rPr>
        <w:t xml:space="preserve"> introduce</w:t>
      </w:r>
      <w:r>
        <w:rPr>
          <w:rStyle w:val="Strong"/>
        </w:rPr>
        <w:t>d</w:t>
      </w:r>
      <w:r w:rsidR="00D65CB9" w:rsidRPr="00E00AED">
        <w:rPr>
          <w:rStyle w:val="Strong"/>
        </w:rPr>
        <w:t xml:space="preserve"> the Pharmaceutical Care Data Hub as </w:t>
      </w:r>
      <w:r w:rsidR="005E6673">
        <w:rPr>
          <w:rStyle w:val="Strong"/>
        </w:rPr>
        <w:t>the first</w:t>
      </w:r>
      <w:r w:rsidR="00D65CB9" w:rsidRPr="00E00AED">
        <w:rPr>
          <w:rStyle w:val="Strong"/>
        </w:rPr>
        <w:t xml:space="preserve"> service</w:t>
      </w:r>
      <w:r w:rsidR="00D65CB9" w:rsidRPr="00E00AED">
        <w:t>.</w:t>
      </w:r>
    </w:p>
    <w:p w14:paraId="09163F9A" w14:textId="6B10DCA8" w:rsidR="002F7084" w:rsidRDefault="002F7084" w:rsidP="002F7084">
      <w:pPr>
        <w:pStyle w:val="NormalWithSpacing"/>
      </w:pPr>
      <w:r w:rsidRPr="00E00AED">
        <w:rPr>
          <w:rStyle w:val="Strong"/>
        </w:rPr>
        <w:t>The pharmacy sends data, in a single message format</w:t>
      </w:r>
      <w:r w:rsidR="00817EC3">
        <w:rPr>
          <w:rStyle w:val="Strong"/>
        </w:rPr>
        <w:t xml:space="preserve">, </w:t>
      </w:r>
      <w:r w:rsidRPr="00E00AED">
        <w:rPr>
          <w:rStyle w:val="Strong"/>
        </w:rPr>
        <w:t>as the source of information for all agreed care services</w:t>
      </w:r>
      <w:r w:rsidRPr="00E00AED">
        <w:t xml:space="preserve"> instead of separate messages per service. The pharmacy sends the message </w:t>
      </w:r>
      <w:r w:rsidRPr="00E00AED">
        <w:rPr>
          <w:rStyle w:val="Strong"/>
        </w:rPr>
        <w:t xml:space="preserve">to the intermediary </w:t>
      </w:r>
      <w:r w:rsidR="00A501DC">
        <w:rPr>
          <w:rStyle w:val="Strong"/>
        </w:rPr>
        <w:t xml:space="preserve">(TIP) </w:t>
      </w:r>
      <w:r w:rsidRPr="00E00AED">
        <w:rPr>
          <w:rStyle w:val="Strong"/>
        </w:rPr>
        <w:t>of his choice, as configured locally</w:t>
      </w:r>
      <w:r w:rsidRPr="00E00AED">
        <w:t xml:space="preserve"> in his software.</w:t>
      </w:r>
    </w:p>
    <w:p w14:paraId="3C1B6355" w14:textId="2C38E852" w:rsidR="002500D5" w:rsidRPr="00E00AED" w:rsidRDefault="002500D5" w:rsidP="002500D5">
      <w:pPr>
        <w:pStyle w:val="NormalWithSpacing"/>
      </w:pPr>
      <w:r w:rsidRPr="00E00AED">
        <w:t>The systems involved</w:t>
      </w:r>
      <w:r w:rsidR="005E6673">
        <w:t xml:space="preserve">, </w:t>
      </w:r>
      <w:r w:rsidRPr="00E00AED">
        <w:t>are connected by secure Internet-based communication lines through the eHealth service bus:</w:t>
      </w:r>
    </w:p>
    <w:p w14:paraId="01BE761F" w14:textId="77777777" w:rsidR="002500D5" w:rsidRPr="00E00AED" w:rsidRDefault="002500D5" w:rsidP="002500D5">
      <w:pPr>
        <w:pStyle w:val="BulletList"/>
      </w:pPr>
      <w:r w:rsidRPr="00E00AED">
        <w:t xml:space="preserve">The </w:t>
      </w:r>
      <w:r w:rsidRPr="00E00AED">
        <w:rPr>
          <w:rStyle w:val="Strong"/>
        </w:rPr>
        <w:t>Connector Module</w:t>
      </w:r>
      <w:r w:rsidRPr="00E00AED">
        <w:t xml:space="preserve"> at the pharmacy software and thus used by the pharmacist involved in the registration and consultation of dispensations.</w:t>
      </w:r>
    </w:p>
    <w:p w14:paraId="02C62642" w14:textId="531F3215" w:rsidR="002500D5" w:rsidRPr="00E00AED" w:rsidRDefault="002500D5" w:rsidP="002500D5">
      <w:pPr>
        <w:pStyle w:val="BulletList"/>
      </w:pPr>
      <w:r w:rsidRPr="00E00AED">
        <w:t xml:space="preserve">The </w:t>
      </w:r>
      <w:r w:rsidRPr="00E00AED">
        <w:rPr>
          <w:rStyle w:val="Strong"/>
        </w:rPr>
        <w:t>TIP system</w:t>
      </w:r>
      <w:r w:rsidRPr="00E00AED">
        <w:t xml:space="preserve"> performs quality control and filters data sent to the Pharmaceutical Care Data Hub</w:t>
      </w:r>
      <w:r w:rsidR="005E6673">
        <w:t xml:space="preserve"> (initially)</w:t>
      </w:r>
      <w:r w:rsidRPr="00E00AED">
        <w:t>.</w:t>
      </w:r>
    </w:p>
    <w:p w14:paraId="06B65ECA" w14:textId="77777777" w:rsidR="002500D5" w:rsidRPr="00E00AED" w:rsidRDefault="002500D5" w:rsidP="002500D5">
      <w:pPr>
        <w:pStyle w:val="BulletList"/>
      </w:pPr>
      <w:r w:rsidRPr="00E00AED">
        <w:t xml:space="preserve">The </w:t>
      </w:r>
      <w:r w:rsidRPr="00E00AED">
        <w:rPr>
          <w:rStyle w:val="Strong"/>
        </w:rPr>
        <w:t>Pharmaceutical Care Data Hub</w:t>
      </w:r>
      <w:r w:rsidRPr="00E00AED">
        <w:t xml:space="preserve"> is the authentic source of dispensation data offering services to store and access the data.</w:t>
      </w:r>
    </w:p>
    <w:p w14:paraId="69FD4512" w14:textId="2ADC5C03" w:rsidR="002500D5" w:rsidRDefault="002500D5" w:rsidP="002F7084">
      <w:pPr>
        <w:pStyle w:val="NormalWithSpacing"/>
      </w:pPr>
      <w:r>
        <w:t>This is a segregated command and request approach. In practice this means the TIP system is contact</w:t>
      </w:r>
      <w:r w:rsidR="005E6673">
        <w:t>ed</w:t>
      </w:r>
      <w:r>
        <w:t xml:space="preserve"> for management (create update delete) of data, while the PCDH is contacted for consulting (read) of data.</w:t>
      </w:r>
    </w:p>
    <w:p w14:paraId="479B7019" w14:textId="5468C58D" w:rsidR="00952453" w:rsidRDefault="001C5572" w:rsidP="00952453">
      <w:pPr>
        <w:pStyle w:val="NormalWithSpacing"/>
      </w:pPr>
      <w:r>
        <w:t xml:space="preserve">The connector module is one of the components </w:t>
      </w:r>
      <w:r w:rsidR="007A151D">
        <w:t xml:space="preserve">in the end-to-end solution </w:t>
      </w:r>
      <w:r>
        <w:t xml:space="preserve">of the GFD DPP project. The connector module </w:t>
      </w:r>
      <w:r w:rsidRPr="00693DFA">
        <w:t>provides a</w:t>
      </w:r>
      <w:r w:rsidR="00643589">
        <w:t>n open source</w:t>
      </w:r>
      <w:r w:rsidRPr="00693DFA">
        <w:t xml:space="preserve"> reference implementation of a full client able to achieve the different functionalities in scope</w:t>
      </w:r>
      <w:r>
        <w:t xml:space="preserve"> of the GFD DPP project</w:t>
      </w:r>
      <w:r w:rsidRPr="00693DFA">
        <w:t xml:space="preserve"> (including authentication and encryption). </w:t>
      </w:r>
      <w:r>
        <w:t>The connector module</w:t>
      </w:r>
      <w:r w:rsidRPr="00693DFA">
        <w:t xml:space="preserve"> </w:t>
      </w:r>
      <w:r w:rsidR="00E0228C">
        <w:t>is</w:t>
      </w:r>
      <w:r w:rsidR="007A151D">
        <w:t xml:space="preserve"> delivered as JAR </w:t>
      </w:r>
      <w:r w:rsidR="00643589">
        <w:t>and</w:t>
      </w:r>
      <w:r w:rsidR="007A151D">
        <w:t xml:space="preserve"> </w:t>
      </w:r>
      <w:r w:rsidRPr="00693DFA">
        <w:t>DLL libraries</w:t>
      </w:r>
      <w:r w:rsidR="00057439">
        <w:t xml:space="preserve"> to the pharmacy software</w:t>
      </w:r>
      <w:r w:rsidR="00643589">
        <w:t xml:space="preserve"> vendors</w:t>
      </w:r>
      <w:r w:rsidRPr="00693DFA">
        <w:t>.</w:t>
      </w:r>
    </w:p>
    <w:p w14:paraId="7C6FBAA2" w14:textId="5F823D08" w:rsidR="00D72E64" w:rsidRDefault="001370EA" w:rsidP="0040495A">
      <w:pPr>
        <w:pStyle w:val="Heading2"/>
      </w:pPr>
      <w:bookmarkStart w:id="89" w:name="_Toc364894526"/>
      <w:r>
        <w:t xml:space="preserve">First extension - </w:t>
      </w:r>
      <w:r w:rsidR="00817EC3">
        <w:t xml:space="preserve">Assuralia </w:t>
      </w:r>
      <w:r>
        <w:t>BVAC Messages</w:t>
      </w:r>
      <w:bookmarkEnd w:id="89"/>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551F49B8"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 xml:space="preserve">Contrary to interventions by RIZIV for pharmaceutical products using a third party settlement process, the patient still has to advance the amount and claim reimbursement from his  in case of complementary insurance.  To this means the pharmacist can issue a BVAC attestation clearly identifying the patient, the product(s) and the price among other things.  </w:t>
      </w:r>
      <w:r>
        <w:rPr>
          <w:rStyle w:val="hps"/>
          <w:rFonts w:asciiTheme="minorHAnsi" w:hAnsiTheme="minorHAnsi" w:cs="Arial"/>
          <w:color w:val="222222"/>
          <w:lang w:val="en"/>
        </w:rPr>
        <w:lastRenderedPageBreak/>
        <w:t>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proofErr w:type="gramStart"/>
      <w:r>
        <w:rPr>
          <w:rFonts w:asciiTheme="minorHAnsi" w:hAnsiTheme="minorHAnsi"/>
        </w:rPr>
        <w:t>the</w:t>
      </w:r>
      <w:proofErr w:type="gramEnd"/>
      <w:r>
        <w:rPr>
          <w:rFonts w:asciiTheme="minorHAnsi" w:hAnsiTheme="minorHAnsi"/>
        </w:rPr>
        <w:t xml:space="preserv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14E297A4" w:rsidR="00D72E64" w:rsidRDefault="00D72E64" w:rsidP="00D72E64">
      <w:pPr>
        <w:pStyle w:val="NormalWithSpacing"/>
        <w:rPr>
          <w:rFonts w:asciiTheme="minorHAnsi" w:hAnsiTheme="minorHAnsi"/>
        </w:rPr>
      </w:pPr>
      <w:r>
        <w:rPr>
          <w:rFonts w:asciiTheme="minorHAnsi" w:hAnsiTheme="minorHAnsi"/>
        </w:rPr>
        <w:t xml:space="preserve">Remark that some  use </w:t>
      </w:r>
      <w:proofErr w:type="spellStart"/>
      <w:r>
        <w:rPr>
          <w:rFonts w:asciiTheme="minorHAnsi" w:hAnsiTheme="minorHAnsi"/>
        </w:rPr>
        <w:t>AssurCard</w:t>
      </w:r>
      <w:proofErr w:type="spellEnd"/>
      <w:r>
        <w:rPr>
          <w:rFonts w:asciiTheme="minorHAnsi" w:hAnsiTheme="minorHAnsi"/>
        </w:rPr>
        <w:t xml:space="preserve"> as an aggregator to interact with care providers,  the TIP will thus transfer the BVAC attestations to </w:t>
      </w:r>
      <w:proofErr w:type="spellStart"/>
      <w:r>
        <w:rPr>
          <w:rFonts w:asciiTheme="minorHAnsi" w:hAnsiTheme="minorHAnsi"/>
        </w:rPr>
        <w:t>AssurCard</w:t>
      </w:r>
      <w:proofErr w:type="spellEnd"/>
      <w:r>
        <w:rPr>
          <w:rFonts w:asciiTheme="minorHAnsi" w:hAnsiTheme="minorHAnsi"/>
        </w:rPr>
        <w:t xml:space="preserve">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90" w:name="_Ref330596224"/>
      <w:bookmarkStart w:id="91" w:name="_Ref330596243"/>
    </w:p>
    <w:p w14:paraId="06BFC0BF" w14:textId="77777777" w:rsidR="00D707E7" w:rsidRDefault="00D707E7" w:rsidP="00D707E7">
      <w:pPr>
        <w:pStyle w:val="Heading1"/>
      </w:pPr>
      <w:bookmarkStart w:id="92" w:name="_Ref364869759"/>
      <w:bookmarkStart w:id="93" w:name="_Ref364869773"/>
      <w:bookmarkStart w:id="94" w:name="_Toc364894527"/>
      <w:r>
        <w:lastRenderedPageBreak/>
        <w:t>Message Structure</w:t>
      </w:r>
      <w:bookmarkEnd w:id="92"/>
      <w:bookmarkEnd w:id="93"/>
      <w:bookmarkEnd w:id="94"/>
    </w:p>
    <w:p w14:paraId="05522260" w14:textId="77777777" w:rsidR="00D707E7" w:rsidRDefault="00D707E7" w:rsidP="00D707E7">
      <w:pPr>
        <w:pStyle w:val="Heading2"/>
      </w:pPr>
      <w:bookmarkStart w:id="95" w:name="_Toc364894528"/>
      <w:r>
        <w:t>Single Message</w:t>
      </w:r>
      <w:bookmarkEnd w:id="95"/>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nl-BE"/>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96" w:name="_Toc328487642"/>
      <w:bookmarkStart w:id="97" w:name="_Toc328714250"/>
      <w:bookmarkStart w:id="98" w:name="_Toc364894506"/>
      <w:r w:rsidRPr="00E00AED">
        <w:t xml:space="preserve">Figure </w:t>
      </w:r>
      <w:fldSimple w:instr=" SEQ Figure \* ARABIC ">
        <w:r w:rsidR="00224C2F">
          <w:rPr>
            <w:noProof/>
          </w:rPr>
          <w:t>1</w:t>
        </w:r>
      </w:fldSimple>
      <w:r w:rsidR="00F51247">
        <w:rPr>
          <w:noProof/>
        </w:rPr>
        <w:t xml:space="preserve"> -</w:t>
      </w:r>
      <w:r w:rsidRPr="00E00AED">
        <w:t xml:space="preserve"> Single Message </w:t>
      </w:r>
      <w:bookmarkEnd w:id="96"/>
      <w:bookmarkEnd w:id="97"/>
      <w:r>
        <w:t>hierarchy overview</w:t>
      </w:r>
      <w:bookmarkEnd w:id="98"/>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nl-BE"/>
        </w:rPr>
        <w:lastRenderedPageBreak/>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99" w:name="_Toc364894507"/>
      <w:r>
        <w:t xml:space="preserve">Figure </w:t>
      </w:r>
      <w:fldSimple w:instr=" SEQ Figure \* ARABIC ">
        <w:r w:rsidR="00224C2F">
          <w:rPr>
            <w:noProof/>
          </w:rPr>
          <w:t>2</w:t>
        </w:r>
      </w:fldSimple>
      <w:r w:rsidR="00F51247">
        <w:t xml:space="preserve"> -</w:t>
      </w:r>
      <w:r>
        <w:t xml:space="preserve"> Single Message Specification</w:t>
      </w:r>
      <w:bookmarkEnd w:id="99"/>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5D651FFB"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 or can also be provided on request.</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100" w:name="_Toc364894529"/>
      <w:r>
        <w:t>BVAC Event</w:t>
      </w:r>
      <w:bookmarkEnd w:id="100"/>
    </w:p>
    <w:p w14:paraId="43B6E83B" w14:textId="2597DE6E" w:rsidR="00BD40DD" w:rsidRDefault="00BD40DD" w:rsidP="00BD40DD">
      <w:pPr>
        <w:pStyle w:val="NormalWithSpacing"/>
      </w:pPr>
      <w:r>
        <w:t xml:space="preserve">The vehicle for sending </w:t>
      </w:r>
      <w:proofErr w:type="spellStart"/>
      <w:r>
        <w:t>Assuralia</w:t>
      </w:r>
      <w:proofErr w:type="spellEnd"/>
      <w:r>
        <w:t xml:space="preserve">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proofErr w:type="gramStart"/>
      <w:r>
        <w:t>striped</w:t>
      </w:r>
      <w:proofErr w:type="gramEnd"/>
      <w:r>
        <w:t xml:space="preserve"> blocks are optional fields not filled in the shown exchanged message.</w:t>
      </w:r>
    </w:p>
    <w:p w14:paraId="3D586327" w14:textId="77777777" w:rsidR="00D707E7" w:rsidRPr="002843AC" w:rsidRDefault="00D707E7" w:rsidP="003D05FE">
      <w:pPr>
        <w:pStyle w:val="Heading3"/>
      </w:pPr>
      <w:bookmarkStart w:id="101" w:name="_Toc364894530"/>
      <w:r>
        <w:lastRenderedPageBreak/>
        <w:t>Message structure of BVAC Event</w:t>
      </w:r>
      <w:bookmarkEnd w:id="101"/>
    </w:p>
    <w:p w14:paraId="02E0A8C9" w14:textId="767604E6" w:rsidR="00D707E7" w:rsidRDefault="004139D1" w:rsidP="00D707E7">
      <w:pPr>
        <w:pStyle w:val="NormalWithSpacing"/>
        <w:keepNext/>
        <w:jc w:val="center"/>
      </w:pPr>
      <w:r w:rsidRPr="004139D1">
        <w:rPr>
          <w:noProof/>
          <w:lang w:val="nl-BE" w:eastAsia="nl-BE"/>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102" w:name="_Ref363828190"/>
      <w:bookmarkStart w:id="103" w:name="_Ref363828184"/>
      <w:bookmarkStart w:id="104" w:name="_Toc363729818"/>
      <w:bookmarkStart w:id="105" w:name="_Toc364894508"/>
      <w:r>
        <w:t xml:space="preserve">Figure </w:t>
      </w:r>
      <w:fldSimple w:instr=" SEQ Figure \* ARABIC ">
        <w:r w:rsidR="00224C2F">
          <w:rPr>
            <w:noProof/>
          </w:rPr>
          <w:t>3</w:t>
        </w:r>
      </w:fldSimple>
      <w:bookmarkEnd w:id="102"/>
      <w:r>
        <w:t xml:space="preserve"> - BVAC Event definition</w:t>
      </w:r>
      <w:bookmarkEnd w:id="103"/>
      <w:bookmarkEnd w:id="104"/>
      <w:bookmarkEnd w:id="105"/>
    </w:p>
    <w:p w14:paraId="0589EAF9" w14:textId="77777777" w:rsidR="0058725A" w:rsidRDefault="0058725A" w:rsidP="00D707E7">
      <w:pPr>
        <w:pStyle w:val="NormalWithSpacing"/>
      </w:pPr>
    </w:p>
    <w:p w14:paraId="5F6CA4EB" w14:textId="10F2F969" w:rsidR="000C1E38" w:rsidRDefault="000C1E38" w:rsidP="00D707E7">
      <w:pPr>
        <w:pStyle w:val="NormalWithSpacing"/>
      </w:pPr>
      <w:r>
        <w:t xml:space="preserve">2 fields of note are the S-GUID and the BVAC Document Id. Both are auto-generated and unique </w:t>
      </w:r>
      <w:proofErr w:type="gramStart"/>
      <w:r>
        <w:t>id’s</w:t>
      </w:r>
      <w:proofErr w:type="gramEnd"/>
      <w:r>
        <w:t xml:space="preserve"> across the pharmacies, TIP System and insurer. The S-GUID is used for end-to-end traceability across any type of message passing the TIP system, where the BVAC document Id is particular to the BVAC message flow. One S-GUID exists per single 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lastRenderedPageBreak/>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362F12F1"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224C2F">
        <w:t>3.2.2</w:t>
      </w:r>
      <w:r>
        <w:fldChar w:fldCharType="end"/>
      </w:r>
      <w:r>
        <w:t xml:space="preserve"> </w:t>
      </w:r>
      <w:r>
        <w:fldChar w:fldCharType="begin"/>
      </w:r>
      <w:r>
        <w:instrText xml:space="preserve"> REF _Ref364894079 \h </w:instrText>
      </w:r>
      <w:r>
        <w:fldChar w:fldCharType="separate"/>
      </w:r>
      <w:r w:rsidR="00224C2F">
        <w:t>Field definition</w:t>
      </w:r>
      <w:r>
        <w:fldChar w:fldCharType="end"/>
      </w:r>
    </w:p>
    <w:p w14:paraId="46F68164" w14:textId="77777777" w:rsidR="0058725A" w:rsidRDefault="0058725A" w:rsidP="00D707E7">
      <w:pPr>
        <w:pStyle w:val="NormalWithSpacing"/>
      </w:pPr>
    </w:p>
    <w:p w14:paraId="1E90E965" w14:textId="77777777" w:rsidR="00D707E7" w:rsidRDefault="00D707E7" w:rsidP="003D05FE">
      <w:pPr>
        <w:pStyle w:val="Heading3"/>
      </w:pPr>
      <w:bookmarkStart w:id="106" w:name="_Toc363848818"/>
      <w:bookmarkStart w:id="107" w:name="_Ref364894072"/>
      <w:bookmarkStart w:id="108" w:name="_Ref364894079"/>
      <w:bookmarkStart w:id="109" w:name="_Toc364894531"/>
      <w:r>
        <w:t>Field definition</w:t>
      </w:r>
      <w:bookmarkEnd w:id="106"/>
      <w:bookmarkEnd w:id="107"/>
      <w:bookmarkEnd w:id="108"/>
      <w:bookmarkEnd w:id="109"/>
    </w:p>
    <w:p w14:paraId="38568176" w14:textId="77777777" w:rsidR="00D707E7" w:rsidRDefault="00D707E7" w:rsidP="00D707E7">
      <w:pPr>
        <w:pStyle w:val="NormalWithSpacing"/>
      </w:pPr>
      <w:r>
        <w:rPr>
          <w:noProof/>
          <w:lang w:val="nl-BE" w:eastAsia="nl-BE"/>
        </w:rPr>
        <w:drawing>
          <wp:inline distT="0" distB="0" distL="0" distR="0" wp14:anchorId="79F8827E" wp14:editId="4DB32531">
            <wp:extent cx="6305550" cy="4067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5550" cy="4067175"/>
                    </a:xfrm>
                    <a:prstGeom prst="rect">
                      <a:avLst/>
                    </a:prstGeom>
                    <a:noFill/>
                    <a:ln>
                      <a:noFill/>
                    </a:ln>
                  </pic:spPr>
                </pic:pic>
              </a:graphicData>
            </a:graphic>
          </wp:inline>
        </w:drawing>
      </w:r>
    </w:p>
    <w:p w14:paraId="69B1676D" w14:textId="77777777" w:rsidR="00D707E7" w:rsidRDefault="00D707E7" w:rsidP="00D707E7">
      <w:pPr>
        <w:pStyle w:val="NormalWithSpacing"/>
      </w:pPr>
      <w:r>
        <w:t>Referenced document for more details:</w:t>
      </w:r>
    </w:p>
    <w:p w14:paraId="55D9BF73" w14:textId="77777777" w:rsidR="00D707E7" w:rsidRDefault="00D707E7" w:rsidP="00D707E7">
      <w:pPr>
        <w:pStyle w:val="NormalWithSpacing"/>
      </w:pPr>
      <w:r>
        <w:object w:dxaOrig="1545" w:dyaOrig="1005" w14:anchorId="4158C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45pt" o:ole="">
            <v:imagedata r:id="rId22" o:title=""/>
          </v:shape>
          <o:OLEObject Type="Embed" ProgID="Excel.Sheet.8" ShapeID="_x0000_i1025" DrawAspect="Icon" ObjectID="_1439221006" r:id="rId23"/>
        </w:object>
      </w:r>
    </w:p>
    <w:p w14:paraId="3F9EF180" w14:textId="297A9FE3" w:rsidR="00634DD6" w:rsidRDefault="00D707E7" w:rsidP="00BD4B5E">
      <w:pPr>
        <w:pStyle w:val="Heading1"/>
      </w:pPr>
      <w:bookmarkStart w:id="110" w:name="_Toc364894532"/>
      <w:r>
        <w:lastRenderedPageBreak/>
        <w:t>Integration</w:t>
      </w:r>
      <w:bookmarkEnd w:id="110"/>
    </w:p>
    <w:p w14:paraId="12F23D8A" w14:textId="6AC40261" w:rsidR="00CF515C" w:rsidRDefault="00505957" w:rsidP="00505957">
      <w:pPr>
        <w:pStyle w:val="BulletList"/>
        <w:numPr>
          <w:ilvl w:val="0"/>
          <w:numId w:val="0"/>
        </w:numPr>
      </w:pPr>
      <w:r>
        <w:t xml:space="preserve">The “Get BVAC DATA” service will </w:t>
      </w:r>
      <w:proofErr w:type="gramStart"/>
      <w:r>
        <w:t>allow  to</w:t>
      </w:r>
      <w:proofErr w:type="gramEnd"/>
      <w:r>
        <w:t xml:space="preserve">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xml:space="preserve">: The TIP </w:t>
      </w:r>
      <w:proofErr w:type="spellStart"/>
      <w:r>
        <w:t>Sytem</w:t>
      </w:r>
      <w:proofErr w:type="spellEnd"/>
      <w:r>
        <w:t xml:space="preserve"> provides file access to the BVAC messages by means of SFTP over SSH.</w:t>
      </w:r>
    </w:p>
    <w:p w14:paraId="7FC328B2" w14:textId="3A95CD9A" w:rsidR="00095374" w:rsidRDefault="00095374" w:rsidP="00CB1048">
      <w:pPr>
        <w:pStyle w:val="NormalWithSpacing"/>
        <w:numPr>
          <w:ilvl w:val="0"/>
          <w:numId w:val="7"/>
        </w:numPr>
      </w:pPr>
      <w:proofErr w:type="spellStart"/>
      <w:r w:rsidRPr="00F16FBE">
        <w:rPr>
          <w:b/>
        </w:rPr>
        <w:t>Webservice</w:t>
      </w:r>
      <w:proofErr w:type="spellEnd"/>
      <w:r>
        <w:t xml:space="preserve">: The TIP System </w:t>
      </w:r>
      <w:r w:rsidRPr="00693DFA">
        <w:t>exposes a standard web service that allow</w:t>
      </w:r>
      <w:r>
        <w:t xml:space="preserve">s access of the BVAC messages for a </w:t>
      </w:r>
      <w:proofErr w:type="spellStart"/>
      <w:r>
        <w:t>particulare</w:t>
      </w:r>
      <w:proofErr w:type="spellEnd"/>
      <w:r>
        <w:t xml:space="preserve"> </w:t>
      </w:r>
      <w:proofErr w:type="spellStart"/>
      <w:r>
        <w:t>Assuralia</w:t>
      </w:r>
      <w:proofErr w:type="spellEnd"/>
      <w:r>
        <w:t xml:space="preserve"> member.</w:t>
      </w:r>
      <w:r w:rsidRPr="00693DFA">
        <w:t xml:space="preserve"> </w:t>
      </w:r>
    </w:p>
    <w:p w14:paraId="03739A2F" w14:textId="53D27255" w:rsidR="00505957" w:rsidRDefault="00095374" w:rsidP="00095374">
      <w:pPr>
        <w:pStyle w:val="NormalWithSpacing"/>
      </w:pPr>
      <w:r>
        <w:t>Both options imply</w:t>
      </w:r>
      <w:r w:rsidRPr="00693DFA">
        <w:t xml:space="preserve"> that some technical processing must be performed on client side (such as encryption</w:t>
      </w:r>
      <w:r>
        <w:t xml:space="preserve">/decryption, setting up a SSH connection for </w:t>
      </w:r>
      <w:proofErr w:type="gramStart"/>
      <w:r>
        <w:t>SFTP, …</w:t>
      </w:r>
      <w:r w:rsidRPr="00693DFA">
        <w:t>)</w:t>
      </w:r>
      <w:proofErr w:type="gramEnd"/>
      <w:r w:rsidRPr="00693DFA">
        <w:t>. This technical processing must be imp</w:t>
      </w:r>
      <w:r>
        <w:t xml:space="preserve">lemented by the </w:t>
      </w:r>
      <w:r w:rsidR="00505957">
        <w:t>insurers</w:t>
      </w:r>
      <w:proofErr w:type="gramStart"/>
      <w:r w:rsidR="00505957">
        <w:t>.</w:t>
      </w:r>
      <w:r>
        <w:t>.</w:t>
      </w:r>
      <w:proofErr w:type="gramEnd"/>
    </w:p>
    <w:p w14:paraId="5F3C8627" w14:textId="77777777" w:rsidR="00434D58" w:rsidRDefault="00434D58" w:rsidP="00095374">
      <w:pPr>
        <w:pStyle w:val="NormalWithSpacing"/>
      </w:pPr>
    </w:p>
    <w:p w14:paraId="4E7FA4FF" w14:textId="49D0BF95" w:rsidR="00434D58" w:rsidRDefault="00434D58" w:rsidP="00434D58">
      <w:pPr>
        <w:pStyle w:val="Heading2"/>
      </w:pPr>
      <w:bookmarkStart w:id="111" w:name="_Toc364894533"/>
      <w:r>
        <w:t>Authentication &amp; encryption</w:t>
      </w:r>
      <w:bookmarkEnd w:id="111"/>
    </w:p>
    <w:p w14:paraId="2AB9303B" w14:textId="5073F986" w:rsidR="00434D58" w:rsidRDefault="000A3A1E" w:rsidP="00BD7244">
      <w:pPr>
        <w:pStyle w:val="Heading3"/>
      </w:pPr>
      <w:bookmarkStart w:id="112" w:name="_Toc364894534"/>
      <w:r>
        <w:t xml:space="preserve">Insurer </w:t>
      </w:r>
      <w:r w:rsidR="004139D1">
        <w:t>SSL Certificate</w:t>
      </w:r>
      <w:r w:rsidR="00334A87">
        <w:t xml:space="preserve"> (for web service)</w:t>
      </w:r>
      <w:bookmarkEnd w:id="112"/>
    </w:p>
    <w:p w14:paraId="11C87E45" w14:textId="208D1F5E" w:rsidR="004139D1" w:rsidRDefault="004139D1" w:rsidP="004139D1">
      <w:pPr>
        <w:pStyle w:val="BulletList"/>
        <w:numPr>
          <w:ilvl w:val="0"/>
          <w:numId w:val="0"/>
        </w:numPr>
        <w:rPr>
          <w:lang w:val="en-GB"/>
        </w:rPr>
      </w:pPr>
      <w:r>
        <w:rPr>
          <w:lang w:val="en-GB"/>
        </w:rPr>
        <w:t xml:space="preserve">The insurer willing to use the </w:t>
      </w:r>
      <w:proofErr w:type="spellStart"/>
      <w:r>
        <w:rPr>
          <w:lang w:val="en-GB"/>
        </w:rPr>
        <w:t>webservice</w:t>
      </w:r>
      <w:proofErr w:type="spellEnd"/>
      <w:r>
        <w:rPr>
          <w:lang w:val="en-GB"/>
        </w:rPr>
        <w:t>, is required to request an SLL certificate from a valid certificate authority with a linked public /private key pair (</w:t>
      </w:r>
      <w:r w:rsidRPr="00127990">
        <w:rPr>
          <w:lang w:val="en-GB"/>
        </w:rPr>
        <w:t>2048 bits)</w:t>
      </w:r>
      <w:r w:rsidR="000A3A1E">
        <w:rPr>
          <w:lang w:val="en-GB"/>
        </w:rPr>
        <w:t xml:space="preserve"> and needs to provide the public part to the TIP System at configuration.</w:t>
      </w:r>
      <w:r>
        <w:rPr>
          <w:lang w:val="en-GB"/>
        </w:rPr>
        <w:t xml:space="preserve"> </w:t>
      </w:r>
      <w:r w:rsidRPr="00127990">
        <w:rPr>
          <w:lang w:val="en-GB"/>
        </w:rPr>
        <w:t xml:space="preserve">The </w:t>
      </w:r>
      <w:r>
        <w:rPr>
          <w:lang w:val="en-GB"/>
        </w:rPr>
        <w:t xml:space="preserve">certificate + </w:t>
      </w:r>
      <w:r w:rsidRPr="00127990">
        <w:rPr>
          <w:lang w:val="en-GB"/>
        </w:rPr>
        <w:t xml:space="preserve">public/private key pair </w:t>
      </w:r>
      <w:proofErr w:type="gramStart"/>
      <w:r>
        <w:rPr>
          <w:lang w:val="en-GB"/>
        </w:rPr>
        <w:t xml:space="preserve">is expected </w:t>
      </w:r>
      <w:r w:rsidR="00A30E1F">
        <w:rPr>
          <w:lang w:val="en-GB"/>
        </w:rPr>
        <w:t>to be renewed</w:t>
      </w:r>
      <w:proofErr w:type="gramEnd"/>
      <w:r w:rsidR="00A30E1F">
        <w:rPr>
          <w:lang w:val="en-GB"/>
        </w:rPr>
        <w:t xml:space="preserve"> every year</w:t>
      </w:r>
      <w:r w:rsidRPr="00127990">
        <w:rPr>
          <w:lang w:val="en-GB"/>
        </w:rPr>
        <w:t xml:space="preserve"> between TIP and Insurer through manual agreement between APB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p>
    <w:p w14:paraId="2B4FFFB4" w14:textId="5E0452E9" w:rsidR="004139D1" w:rsidRDefault="004139D1" w:rsidP="004139D1">
      <w:pPr>
        <w:pStyle w:val="BulletList"/>
        <w:numPr>
          <w:ilvl w:val="0"/>
          <w:numId w:val="0"/>
        </w:numPr>
        <w:rPr>
          <w:lang w:val="en-GB"/>
        </w:rPr>
      </w:pPr>
      <w:r>
        <w:rPr>
          <w:lang w:val="en-GB"/>
        </w:rPr>
        <w:br/>
        <w:t xml:space="preserve">This SSL certificate </w:t>
      </w:r>
      <w:proofErr w:type="gramStart"/>
      <w:r>
        <w:rPr>
          <w:lang w:val="en-GB"/>
        </w:rPr>
        <w:t>is used</w:t>
      </w:r>
      <w:proofErr w:type="gramEnd"/>
      <w:r>
        <w:rPr>
          <w:lang w:val="en-GB"/>
        </w:rPr>
        <w:t xml:space="preserve"> to setup the HTTPS session when using the </w:t>
      </w:r>
      <w:proofErr w:type="spellStart"/>
      <w:r>
        <w:rPr>
          <w:lang w:val="en-GB"/>
        </w:rPr>
        <w:t>webservice</w:t>
      </w:r>
      <w:proofErr w:type="spellEnd"/>
      <w:r>
        <w:rPr>
          <w:lang w:val="en-GB"/>
        </w:rPr>
        <w:t xml:space="preserve"> approach.</w:t>
      </w:r>
    </w:p>
    <w:p w14:paraId="42646FA2" w14:textId="77777777" w:rsidR="00407521" w:rsidRPr="004139D1" w:rsidRDefault="00407521" w:rsidP="004139D1">
      <w:pPr>
        <w:pStyle w:val="BulletList"/>
        <w:numPr>
          <w:ilvl w:val="0"/>
          <w:numId w:val="0"/>
        </w:numPr>
        <w:rPr>
          <w:lang w:val="en-GB"/>
        </w:rPr>
      </w:pPr>
    </w:p>
    <w:p w14:paraId="17A22F6C" w14:textId="0C387834" w:rsidR="004139D1" w:rsidRPr="004139D1" w:rsidRDefault="000A3A1E" w:rsidP="004139D1">
      <w:pPr>
        <w:pStyle w:val="Heading3"/>
      </w:pPr>
      <w:bookmarkStart w:id="113" w:name="_Toc364894535"/>
      <w:r>
        <w:t xml:space="preserve">Insurer </w:t>
      </w:r>
      <w:r w:rsidR="004139D1">
        <w:t>X.509 Certificate</w:t>
      </w:r>
      <w:r w:rsidR="00334A87">
        <w:t xml:space="preserve"> (for sftp and web service)</w:t>
      </w:r>
      <w:bookmarkEnd w:id="113"/>
    </w:p>
    <w:p w14:paraId="780E421D" w14:textId="3A46DE3A" w:rsidR="00434D58" w:rsidRDefault="00434D58" w:rsidP="00434D58">
      <w:pPr>
        <w:pStyle w:val="BulletList"/>
        <w:numPr>
          <w:ilvl w:val="0"/>
          <w:numId w:val="0"/>
        </w:numPr>
        <w:rPr>
          <w:lang w:val="en-GB"/>
        </w:rPr>
      </w:pPr>
      <w:r>
        <w:rPr>
          <w:lang w:val="en-GB"/>
        </w:rPr>
        <w:t>The i</w:t>
      </w:r>
      <w:r w:rsidR="004139D1">
        <w:rPr>
          <w:lang w:val="en-GB"/>
        </w:rPr>
        <w:t xml:space="preserve">nsurer willing to use the web service or SFTP is required to request an X.509 </w:t>
      </w:r>
      <w:r>
        <w:rPr>
          <w:lang w:val="en-GB"/>
        </w:rPr>
        <w:t>certificate from a valid certificate authority with a linked public /private key pair (</w:t>
      </w:r>
      <w:r w:rsidRPr="00127990">
        <w:rPr>
          <w:lang w:val="en-GB"/>
        </w:rPr>
        <w:t>2048 bits)</w:t>
      </w:r>
      <w:r w:rsidR="000A3A1E">
        <w:rPr>
          <w:lang w:val="en-GB"/>
        </w:rPr>
        <w:t xml:space="preserve"> and needs to provide the public part to the TIP System at configuration.</w:t>
      </w:r>
      <w:r>
        <w:rPr>
          <w:lang w:val="en-GB"/>
        </w:rPr>
        <w:t xml:space="preserve"> </w:t>
      </w:r>
      <w:r w:rsidRPr="00127990">
        <w:rPr>
          <w:lang w:val="en-GB"/>
        </w:rPr>
        <w:t xml:space="preserve">The </w:t>
      </w:r>
      <w:r>
        <w:rPr>
          <w:lang w:val="en-GB"/>
        </w:rPr>
        <w:t xml:space="preserve">certificate + </w:t>
      </w:r>
      <w:r w:rsidRPr="00127990">
        <w:rPr>
          <w:lang w:val="en-GB"/>
        </w:rPr>
        <w:t xml:space="preserve">public/private key pair </w:t>
      </w:r>
      <w:proofErr w:type="gramStart"/>
      <w:r>
        <w:rPr>
          <w:lang w:val="en-GB"/>
        </w:rPr>
        <w:t xml:space="preserve">is expected </w:t>
      </w:r>
      <w:r w:rsidRPr="00127990">
        <w:rPr>
          <w:lang w:val="en-GB"/>
        </w:rPr>
        <w:t>to be renewed</w:t>
      </w:r>
      <w:proofErr w:type="gramEnd"/>
      <w:r w:rsidRPr="00127990">
        <w:rPr>
          <w:lang w:val="en-GB"/>
        </w:rPr>
        <w:t xml:space="preserve"> every 3 years between TIP and Insurer through manual agreement between APB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p>
    <w:p w14:paraId="259546F5" w14:textId="77777777" w:rsidR="00434D58" w:rsidRDefault="00434D58" w:rsidP="00434D58">
      <w:pPr>
        <w:pStyle w:val="BulletList"/>
        <w:numPr>
          <w:ilvl w:val="0"/>
          <w:numId w:val="0"/>
        </w:numPr>
        <w:rPr>
          <w:lang w:val="en-GB"/>
        </w:rPr>
      </w:pPr>
    </w:p>
    <w:p w14:paraId="65180A18" w14:textId="1AB5CB8C" w:rsidR="00434D58" w:rsidRDefault="00434D58" w:rsidP="00434D58">
      <w:pPr>
        <w:pStyle w:val="BulletList"/>
        <w:numPr>
          <w:ilvl w:val="0"/>
          <w:numId w:val="0"/>
        </w:numPr>
        <w:rPr>
          <w:lang w:val="en-GB"/>
        </w:rPr>
      </w:pPr>
      <w:r>
        <w:rPr>
          <w:lang w:val="en-GB"/>
        </w:rPr>
        <w:t xml:space="preserve">This </w:t>
      </w:r>
      <w:r w:rsidR="004139D1">
        <w:rPr>
          <w:lang w:val="en-GB"/>
        </w:rPr>
        <w:t>X.509 certificate</w:t>
      </w:r>
      <w:r w:rsidR="00373EFC">
        <w:rPr>
          <w:lang w:val="en-GB"/>
        </w:rPr>
        <w:t xml:space="preserve"> is used</w:t>
      </w:r>
    </w:p>
    <w:p w14:paraId="7A3A7639" w14:textId="77777777" w:rsidR="00434D58" w:rsidRDefault="00434D58" w:rsidP="00CB1048">
      <w:pPr>
        <w:pStyle w:val="BulletList"/>
        <w:numPr>
          <w:ilvl w:val="0"/>
          <w:numId w:val="13"/>
        </w:numPr>
        <w:rPr>
          <w:lang w:val="en-GB"/>
        </w:rPr>
      </w:pPr>
      <w:r>
        <w:rPr>
          <w:lang w:val="en-GB"/>
        </w:rPr>
        <w:t>SFTP</w:t>
      </w:r>
    </w:p>
    <w:p w14:paraId="4822D9A2" w14:textId="352C4BEE" w:rsidR="00434D58" w:rsidRDefault="00434D58" w:rsidP="00CB1048">
      <w:pPr>
        <w:pStyle w:val="BulletList"/>
        <w:numPr>
          <w:ilvl w:val="1"/>
          <w:numId w:val="13"/>
        </w:numPr>
        <w:rPr>
          <w:lang w:val="en-GB"/>
        </w:rPr>
      </w:pPr>
      <w:r>
        <w:rPr>
          <w:lang w:val="en-GB"/>
        </w:rPr>
        <w:t>Setting up the SSH ses</w:t>
      </w:r>
      <w:r w:rsidR="004139D1">
        <w:rPr>
          <w:lang w:val="en-GB"/>
        </w:rPr>
        <w:t>sion with the file server uses the X.509 certificate (so not</w:t>
      </w:r>
      <w:r>
        <w:rPr>
          <w:lang w:val="en-GB"/>
        </w:rPr>
        <w:t xml:space="preserve"> username/password</w:t>
      </w:r>
      <w:r w:rsidR="004139D1">
        <w:rPr>
          <w:lang w:val="en-GB"/>
        </w:rPr>
        <w:t>)</w:t>
      </w:r>
    </w:p>
    <w:p w14:paraId="3D93F193" w14:textId="78F2EE88" w:rsidR="00434D58" w:rsidRDefault="00434D58" w:rsidP="00CB1048">
      <w:pPr>
        <w:pStyle w:val="BulletList"/>
        <w:numPr>
          <w:ilvl w:val="1"/>
          <w:numId w:val="13"/>
        </w:numPr>
        <w:rPr>
          <w:lang w:val="en-GB"/>
        </w:rPr>
      </w:pPr>
      <w:r>
        <w:rPr>
          <w:lang w:val="en-GB"/>
        </w:rPr>
        <w:t>The</w:t>
      </w:r>
      <w:r w:rsidR="00BB1FE5">
        <w:rPr>
          <w:lang w:val="en-GB"/>
        </w:rPr>
        <w:t xml:space="preserve"> content of the file found, is</w:t>
      </w:r>
      <w:r>
        <w:rPr>
          <w:lang w:val="en-GB"/>
        </w:rPr>
        <w:t xml:space="preserve"> encrypted with the public key of the </w:t>
      </w:r>
      <w:r w:rsidR="00BB1FE5">
        <w:rPr>
          <w:lang w:val="en-GB"/>
        </w:rPr>
        <w:t>end-</w:t>
      </w:r>
      <w:r>
        <w:rPr>
          <w:lang w:val="en-GB"/>
        </w:rPr>
        <w:t>insurer and need</w:t>
      </w:r>
      <w:r w:rsidR="00373EFC">
        <w:rPr>
          <w:lang w:val="en-GB"/>
        </w:rPr>
        <w:t>s</w:t>
      </w:r>
      <w:r>
        <w:rPr>
          <w:lang w:val="en-GB"/>
        </w:rPr>
        <w:t xml:space="preserve"> to be decrypted by its private key</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Pr>
          <w:lang w:val="en-GB"/>
        </w:rPr>
        <w:t xml:space="preserve">get BVAC data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0402668" w14:textId="36DE01EA" w:rsidR="00434D58" w:rsidRDefault="00434D58" w:rsidP="00CB1048">
      <w:pPr>
        <w:pStyle w:val="BulletList"/>
        <w:numPr>
          <w:ilvl w:val="1"/>
          <w:numId w:val="13"/>
        </w:numPr>
        <w:rPr>
          <w:lang w:val="en-GB"/>
        </w:rPr>
      </w:pPr>
      <w:r>
        <w:rPr>
          <w:lang w:val="en-GB"/>
        </w:rPr>
        <w:t xml:space="preserve">The </w:t>
      </w:r>
      <w:proofErr w:type="gramStart"/>
      <w:r>
        <w:rPr>
          <w:lang w:val="en-GB"/>
        </w:rPr>
        <w:t>web service return messages</w:t>
      </w:r>
      <w:proofErr w:type="gramEnd"/>
      <w:r>
        <w:rPr>
          <w:lang w:val="en-GB"/>
        </w:rPr>
        <w:t xml:space="preserve"> are encrypted with the public key of the </w:t>
      </w:r>
      <w:r w:rsidR="00BB1FE5">
        <w:rPr>
          <w:lang w:val="en-GB"/>
        </w:rPr>
        <w:t xml:space="preserve">end-insurer </w:t>
      </w:r>
      <w:r>
        <w:rPr>
          <w:lang w:val="en-GB"/>
        </w:rPr>
        <w:t>and need to be decr</w:t>
      </w:r>
      <w:r w:rsidR="00BB1FE5">
        <w:rPr>
          <w:lang w:val="en-GB"/>
        </w:rPr>
        <w:t>ypted by its private</w:t>
      </w:r>
      <w:ins w:id="114" w:author="Author">
        <w:r w:rsidR="000C1F9A">
          <w:rPr>
            <w:lang w:val="en-GB"/>
          </w:rPr>
          <w:t xml:space="preserve"> key.</w:t>
        </w:r>
      </w:ins>
    </w:p>
    <w:p w14:paraId="6C0D1AD8" w14:textId="77777777" w:rsidR="00434D58" w:rsidRDefault="00434D58" w:rsidP="00434D58">
      <w:pPr>
        <w:pStyle w:val="BulletList"/>
        <w:numPr>
          <w:ilvl w:val="0"/>
          <w:numId w:val="0"/>
        </w:numPr>
        <w:rPr>
          <w:lang w:val="en-GB"/>
        </w:rPr>
      </w:pPr>
    </w:p>
    <w:p w14:paraId="33C8A68A" w14:textId="4CB90B1F" w:rsidR="00BD7244" w:rsidRDefault="00BD7244" w:rsidP="00BD7244">
      <w:pPr>
        <w:pStyle w:val="Heading3"/>
      </w:pPr>
      <w:bookmarkStart w:id="115" w:name="_Toc364894536"/>
      <w:r>
        <w:t xml:space="preserve">TIP System </w:t>
      </w:r>
      <w:r w:rsidR="000A3A1E">
        <w:t>SSL certificate</w:t>
      </w:r>
      <w:r w:rsidR="00334A87">
        <w:t xml:space="preserve"> (for web service)</w:t>
      </w:r>
      <w:bookmarkEnd w:id="115"/>
    </w:p>
    <w:p w14:paraId="7D7EA148" w14:textId="6995FACB"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proofErr w:type="gramStart"/>
      <w:r>
        <w:rPr>
          <w:lang w:val="en-GB"/>
        </w:rPr>
        <w:t>service,</w:t>
      </w:r>
      <w:proofErr w:type="gramEnd"/>
      <w:r>
        <w:rPr>
          <w:lang w:val="en-GB"/>
        </w:rPr>
        <w:t xml:space="preserve"> </w:t>
      </w:r>
      <w:r>
        <w:t xml:space="preserve">should have the TIP System </w:t>
      </w:r>
      <w:r w:rsidR="00B97CF6">
        <w:t>SSL certificate installe</w:t>
      </w:r>
      <w:r>
        <w:t>d on its server</w:t>
      </w:r>
      <w:r w:rsidR="00B97CF6">
        <w:rPr>
          <w:lang w:val="en-GB"/>
        </w:rPr>
        <w:t xml:space="preserve">. </w:t>
      </w:r>
      <w:r w:rsidR="00B97CF6">
        <w:t>This is provided at time of</w:t>
      </w:r>
      <w:r w:rsidR="006D1B51">
        <w:t xml:space="preserve"> configuration and is valid for a period of 1 year.  Between a </w:t>
      </w:r>
      <w:proofErr w:type="gramStart"/>
      <w:r w:rsidR="006D1B51">
        <w:t>period</w:t>
      </w:r>
      <w:proofErr w:type="gramEnd"/>
      <w:r w:rsidR="006D1B51">
        <w:t xml:space="preserve">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 xml:space="preserve">This SSL certificate </w:t>
      </w:r>
      <w:proofErr w:type="gramStart"/>
      <w:r>
        <w:rPr>
          <w:lang w:val="en-GB"/>
        </w:rPr>
        <w:t>is used</w:t>
      </w:r>
      <w:proofErr w:type="gramEnd"/>
      <w:r>
        <w:rPr>
          <w:lang w:val="en-GB"/>
        </w:rPr>
        <w:t xml:space="preserve"> to setup the HTTPS session when using the </w:t>
      </w:r>
      <w:proofErr w:type="spellStart"/>
      <w:r>
        <w:rPr>
          <w:lang w:val="en-GB"/>
        </w:rPr>
        <w:t>webservice</w:t>
      </w:r>
      <w:proofErr w:type="spellEnd"/>
      <w:r>
        <w:rPr>
          <w:lang w:val="en-GB"/>
        </w:rPr>
        <w:t xml:space="preserve"> approach.</w:t>
      </w:r>
    </w:p>
    <w:p w14:paraId="58400294" w14:textId="7C924F33" w:rsidR="000A3A1E" w:rsidRPr="000A3A1E" w:rsidRDefault="000A3A1E" w:rsidP="000A3A1E">
      <w:pPr>
        <w:pStyle w:val="Heading3"/>
      </w:pPr>
      <w:bookmarkStart w:id="116" w:name="_Toc364894537"/>
      <w:r>
        <w:lastRenderedPageBreak/>
        <w:t>TIP System X.509 certificate</w:t>
      </w:r>
      <w:r w:rsidR="00334A87">
        <w:t xml:space="preserve"> (For web service)</w:t>
      </w:r>
      <w:bookmarkEnd w:id="116"/>
    </w:p>
    <w:p w14:paraId="71A509D3" w14:textId="3D6DB3B3" w:rsidR="00544F22" w:rsidRDefault="00BD7244" w:rsidP="000A3A1E">
      <w:pPr>
        <w:pStyle w:val="BulletList"/>
        <w:numPr>
          <w:ilvl w:val="0"/>
          <w:numId w:val="0"/>
        </w:numPr>
      </w:pPr>
      <w:r>
        <w:rPr>
          <w:lang w:val="en-GB"/>
        </w:rPr>
        <w:t xml:space="preserve">The </w:t>
      </w:r>
      <w:proofErr w:type="spellStart"/>
      <w:r>
        <w:rPr>
          <w:lang w:val="en-GB"/>
        </w:rPr>
        <w:t>i</w:t>
      </w:r>
      <w:r w:rsidR="00434D58">
        <w:t>nsurer</w:t>
      </w:r>
      <w:proofErr w:type="spellEnd"/>
      <w:r w:rsidR="00434D58">
        <w:t xml:space="preserve"> </w:t>
      </w:r>
      <w:r w:rsidR="000A3A1E">
        <w:t>willing to use the web</w:t>
      </w:r>
      <w:r w:rsidR="00334A87">
        <w:t xml:space="preserve"> </w:t>
      </w:r>
      <w:proofErr w:type="gramStart"/>
      <w:r w:rsidR="000A3A1E">
        <w:t>service</w:t>
      </w:r>
      <w:r w:rsidR="00334A87">
        <w:t>,</w:t>
      </w:r>
      <w:proofErr w:type="gramEnd"/>
      <w:r w:rsidR="000A3A1E">
        <w:t xml:space="preserve"> </w:t>
      </w:r>
      <w:r w:rsidR="00434D58">
        <w:t xml:space="preserve">should have the TIP </w:t>
      </w:r>
      <w:r>
        <w:t>System public key on its server.</w:t>
      </w:r>
      <w:r w:rsidR="00544F22">
        <w:t xml:space="preserve"> This is provided 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get </w:t>
      </w:r>
      <w:proofErr w:type="spellStart"/>
      <w:r w:rsidR="000A3A1E">
        <w:t>bvac</w:t>
      </w:r>
      <w:proofErr w:type="spellEnd"/>
      <w:r w:rsidR="000A3A1E">
        <w:t xml:space="preserve"> data web service </w:t>
      </w:r>
      <w:r w:rsidR="00117C69">
        <w:rPr>
          <w:lang w:val="en-GB"/>
        </w:rPr>
        <w:t xml:space="preserve">request message </w:t>
      </w:r>
      <w:r w:rsidR="000A3A1E">
        <w:rPr>
          <w:lang w:val="en-GB"/>
        </w:rPr>
        <w:t>which needs to be</w:t>
      </w:r>
      <w:r w:rsidR="00117C69">
        <w:rPr>
          <w:lang w:val="en-GB"/>
        </w:rPr>
        <w:t xml:space="preserve"> encrypted </w:t>
      </w:r>
      <w:proofErr w:type="gramStart"/>
      <w:r w:rsidR="00117C69">
        <w:rPr>
          <w:lang w:val="en-GB"/>
        </w:rPr>
        <w:t>with  the</w:t>
      </w:r>
      <w:proofErr w:type="gramEnd"/>
      <w:r w:rsidR="00117C69">
        <w:rPr>
          <w:lang w:val="en-GB"/>
        </w:rPr>
        <w:t xml:space="preserv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117" w:name="_Toc364894538"/>
      <w:r>
        <w:t>Technical Registration</w:t>
      </w:r>
      <w:bookmarkEnd w:id="117"/>
    </w:p>
    <w:p w14:paraId="213ADF8C" w14:textId="752FEACC" w:rsidR="00D76B9E" w:rsidRDefault="00D76B9E" w:rsidP="00D76B9E">
      <w:pPr>
        <w:pStyle w:val="Heading3"/>
      </w:pPr>
      <w:bookmarkStart w:id="118" w:name="_Toc364894539"/>
      <w:r>
        <w:t>Insurer information</w:t>
      </w:r>
      <w:bookmarkEnd w:id="118"/>
    </w:p>
    <w:p w14:paraId="3FBDB30B" w14:textId="5C35C949" w:rsidR="00A01564" w:rsidRDefault="00A646D7" w:rsidP="00A01564">
      <w:pPr>
        <w:pStyle w:val="NormalWithSpacing"/>
      </w:pPr>
      <w:r w:rsidRPr="00A646D7">
        <w:t>In or</w:t>
      </w:r>
      <w:r>
        <w:t>der to allow access to the TIP system to retrieve BVAC messages, the insurer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5EB0F66F" w:rsidR="00A646D7" w:rsidRPr="00A646D7" w:rsidRDefault="00A646D7" w:rsidP="00A646D7">
      <w:pPr>
        <w:pStyle w:val="BulletList"/>
        <w:rPr>
          <w:lang w:val="en-GB"/>
        </w:rPr>
      </w:pPr>
      <w:r w:rsidRPr="00A646D7">
        <w:rPr>
          <w:lang w:val="en-GB"/>
        </w:rPr>
        <w:t>CBFA number</w:t>
      </w:r>
    </w:p>
    <w:p w14:paraId="24C618C5" w14:textId="701CF08A" w:rsidR="00A646D7" w:rsidRPr="00A646D7" w:rsidRDefault="00A646D7" w:rsidP="00A646D7">
      <w:pPr>
        <w:pStyle w:val="BulletList"/>
        <w:rPr>
          <w:lang w:val="en-GB"/>
        </w:rPr>
      </w:pPr>
      <w:r w:rsidRPr="00A646D7">
        <w:rPr>
          <w:lang w:val="en-GB"/>
        </w:rPr>
        <w:t xml:space="preserve">End-point-type: SFTP or </w:t>
      </w:r>
      <w:r w:rsidR="00C253B5">
        <w:rPr>
          <w:lang w:val="en-GB"/>
        </w:rPr>
        <w:t>HTTPS (web service)</w:t>
      </w:r>
    </w:p>
    <w:p w14:paraId="45EAFB5B" w14:textId="67FB391D" w:rsidR="00A646D7" w:rsidRDefault="000E4C5B" w:rsidP="00A646D7">
      <w:pPr>
        <w:pStyle w:val="BulletList"/>
        <w:rPr>
          <w:lang w:val="en-GB"/>
        </w:rPr>
      </w:pPr>
      <w:r>
        <w:rPr>
          <w:lang w:val="en-GB"/>
        </w:rPr>
        <w:t xml:space="preserve">SSL Certificate (public) </w:t>
      </w:r>
      <w:r w:rsidRPr="000E4C5B">
        <w:rPr>
          <w:i/>
          <w:lang w:val="en-GB"/>
        </w:rPr>
        <w:t xml:space="preserve">– when using </w:t>
      </w:r>
      <w:proofErr w:type="spellStart"/>
      <w:r w:rsidRPr="000E4C5B">
        <w:rPr>
          <w:i/>
          <w:lang w:val="en-GB"/>
        </w:rPr>
        <w:t>webservice</w:t>
      </w:r>
      <w:proofErr w:type="spellEnd"/>
    </w:p>
    <w:p w14:paraId="01644D05" w14:textId="0378A403" w:rsidR="000E4C5B" w:rsidRPr="00A646D7" w:rsidRDefault="000E4C5B" w:rsidP="00A646D7">
      <w:pPr>
        <w:pStyle w:val="BulletList"/>
        <w:rPr>
          <w:lang w:val="en-GB"/>
        </w:rPr>
      </w:pPr>
      <w:r>
        <w:rPr>
          <w:lang w:val="en-GB"/>
        </w:rPr>
        <w:t>X.509 Certificate (public)</w:t>
      </w:r>
    </w:p>
    <w:p w14:paraId="097A176B" w14:textId="5CB8173D" w:rsidR="00A646D7" w:rsidRPr="00A646D7" w:rsidRDefault="00A646D7" w:rsidP="00A646D7">
      <w:pPr>
        <w:pStyle w:val="BulletList"/>
        <w:rPr>
          <w:lang w:val="en-GB"/>
        </w:rPr>
      </w:pPr>
      <w:r w:rsidRPr="00A646D7">
        <w:rPr>
          <w:lang w:val="en-GB"/>
        </w:rPr>
        <w:t>A</w:t>
      </w:r>
      <w:r w:rsidR="00300B21">
        <w:rPr>
          <w:lang w:val="en-GB"/>
        </w:rPr>
        <w:t xml:space="preserve"> delegation</w:t>
      </w:r>
      <w:r w:rsidR="00B83D85">
        <w:rPr>
          <w:lang w:val="en-GB"/>
        </w:rPr>
        <w:t xml:space="preserve"> list of parties (indicated by </w:t>
      </w:r>
      <w:r w:rsidRPr="00A646D7">
        <w:rPr>
          <w:lang w:val="en-GB"/>
        </w:rPr>
        <w:t>CBFA numbers) that may retrieve BVAC messages for this insurer</w:t>
      </w:r>
    </w:p>
    <w:p w14:paraId="18907414" w14:textId="77777777" w:rsidR="003E7348" w:rsidRDefault="003E7348"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567631E6" w:rsidR="003436D9" w:rsidRPr="007517DA" w:rsidRDefault="003436D9" w:rsidP="003436D9">
      <w:pPr>
        <w:pStyle w:val="BulletList"/>
        <w:rPr>
          <w:i/>
          <w:lang w:val="en-GB"/>
        </w:rPr>
      </w:pPr>
      <w:r w:rsidRPr="007517DA">
        <w:rPr>
          <w:i/>
          <w:lang w:val="en-GB"/>
        </w:rPr>
        <w:t>An insurer can only start calling the Get BVAC web service when the insurer configuration is adapted in the TIP System by APB. As long as APB does not confirm the configuration change, the insurer will need to keep doing SFTP.</w:t>
      </w:r>
    </w:p>
    <w:p w14:paraId="72811F3A" w14:textId="2D652596" w:rsidR="00300B21" w:rsidRDefault="003436D9" w:rsidP="00D76B9E">
      <w:pPr>
        <w:pStyle w:val="BulletList"/>
        <w:rPr>
          <w:i/>
          <w:lang w:val="en-GB"/>
        </w:rPr>
      </w:pPr>
      <w:r w:rsidRPr="007517DA">
        <w:rPr>
          <w:i/>
          <w:lang w:val="en-GB"/>
        </w:rPr>
        <w:t xml:space="preserve">Once a file </w:t>
      </w:r>
      <w:proofErr w:type="gramStart"/>
      <w:r w:rsidRPr="007517DA">
        <w:rPr>
          <w:i/>
          <w:lang w:val="en-GB"/>
        </w:rPr>
        <w:t>has been created</w:t>
      </w:r>
      <w:proofErr w:type="gramEnd"/>
      <w:r w:rsidRPr="007517DA">
        <w:rPr>
          <w:i/>
          <w:lang w:val="en-GB"/>
        </w:rPr>
        <w:t xml:space="preserve">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Pr="007517DA">
        <w:rPr>
          <w:i/>
          <w:lang w:val="en-GB"/>
        </w:rPr>
        <w:t>the nightly deletion batch</w:t>
      </w:r>
      <w:r w:rsidR="00A646D7" w:rsidRPr="007517DA">
        <w:rPr>
          <w:i/>
          <w:lang w:val="en-GB"/>
        </w:rPr>
        <w:t xml:space="preserve"> </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119" w:name="_Toc364894540"/>
      <w:r>
        <w:t>Delegation of retrieval of BVAC messages</w:t>
      </w:r>
      <w:bookmarkEnd w:id="119"/>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w:t>
      </w:r>
      <w:proofErr w:type="gramStart"/>
      <w:r>
        <w:rPr>
          <w:lang w:val="en-GB"/>
        </w:rPr>
        <w:t>E.g.</w:t>
      </w:r>
      <w:proofErr w:type="gramEnd"/>
      <w:r>
        <w:rPr>
          <w:lang w:val="en-GB"/>
        </w:rPr>
        <w:t xml:space="preserve"> </w:t>
      </w:r>
      <w:proofErr w:type="spellStart"/>
      <w:r>
        <w:rPr>
          <w:lang w:val="en-GB"/>
        </w:rPr>
        <w:t>Assurcard</w:t>
      </w:r>
      <w:proofErr w:type="spellEnd"/>
      <w:r>
        <w:rPr>
          <w:lang w:val="en-GB"/>
        </w:rPr>
        <w:t xml:space="preserve"> has a number of Insurers for which it can retrieve BVAC messages. </w:t>
      </w:r>
    </w:p>
    <w:p w14:paraId="52F7AF91" w14:textId="289EA1B0" w:rsidR="00300B21" w:rsidRPr="002B6102"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public keys need to be </w:t>
      </w:r>
      <w:proofErr w:type="gramStart"/>
      <w:r>
        <w:rPr>
          <w:lang w:val="en-GB"/>
        </w:rPr>
        <w:t>known .</w:t>
      </w:r>
      <w:proofErr w:type="gramEnd"/>
      <w:r>
        <w:rPr>
          <w:lang w:val="en-GB"/>
        </w:rPr>
        <w:t xml:space="preserve"> </w:t>
      </w:r>
      <w:proofErr w:type="gramStart"/>
      <w:r w:rsidR="00300B21">
        <w:rPr>
          <w:lang w:val="en-GB"/>
        </w:rPr>
        <w:t xml:space="preserve">This list of parties to which it delegates, is communicated by the </w:t>
      </w:r>
      <w:r>
        <w:rPr>
          <w:lang w:val="en-GB"/>
        </w:rPr>
        <w:t xml:space="preserve">delegator </w:t>
      </w:r>
      <w:r w:rsidR="002B6102">
        <w:rPr>
          <w:lang w:val="en-GB"/>
        </w:rPr>
        <w:t>(not delegate)</w:t>
      </w:r>
      <w:proofErr w:type="gramEnd"/>
      <w:r w:rsidR="002B6102">
        <w:rPr>
          <w:lang w:val="en-GB"/>
        </w:rPr>
        <w:t xml:space="preserve"> also 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68511621"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6DB7752F"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Pr>
          <w:lang w:val="en-GB"/>
        </w:rPr>
        <w:t xml:space="preserve">for the </w:t>
      </w:r>
      <w:r w:rsidR="00665B38">
        <w:rPr>
          <w:lang w:val="en-GB"/>
        </w:rPr>
        <w:t>end-insurer</w:t>
      </w:r>
    </w:p>
    <w:p w14:paraId="3994DB2C" w14:textId="13D3CFE9" w:rsidR="00110CB2" w:rsidRDefault="00110CB2" w:rsidP="00CB1048">
      <w:pPr>
        <w:pStyle w:val="NormalWithSpacing"/>
        <w:numPr>
          <w:ilvl w:val="0"/>
          <w:numId w:val="11"/>
        </w:numPr>
        <w:rPr>
          <w:lang w:val="en-GB"/>
        </w:rPr>
      </w:pPr>
      <w:r>
        <w:rPr>
          <w:lang w:val="en-GB"/>
        </w:rPr>
        <w:t xml:space="preserve">Important for this setup is also that it is possible that multiple parties </w:t>
      </w:r>
      <w:proofErr w:type="gramStart"/>
      <w:r>
        <w:rPr>
          <w:lang w:val="en-GB"/>
        </w:rPr>
        <w:t>are allowed</w:t>
      </w:r>
      <w:proofErr w:type="gramEnd"/>
      <w:r>
        <w:rPr>
          <w:lang w:val="en-GB"/>
        </w:rPr>
        <w:t xml:space="preserve"> to retrieve BVAC messages for one end-insurer. This retrieval happens on a first-come-first-served basis. If one party with access to the messages has retrieved them, then a second </w:t>
      </w:r>
      <w:proofErr w:type="gramStart"/>
      <w:r>
        <w:rPr>
          <w:lang w:val="en-GB"/>
        </w:rPr>
        <w:t>party which also has access to these messages</w:t>
      </w:r>
      <w:proofErr w:type="gramEnd"/>
      <w:r>
        <w:rPr>
          <w:lang w:val="en-GB"/>
        </w:rPr>
        <w:t xml:space="preserve">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120" w:name="_Toc364894541"/>
      <w:r>
        <w:t>An example to clarify</w:t>
      </w:r>
      <w:bookmarkEnd w:id="120"/>
    </w:p>
    <w:p w14:paraId="7C97FA86" w14:textId="3E0515FA" w:rsidR="00110CB2" w:rsidRDefault="00110CB2" w:rsidP="00110CB2">
      <w:pPr>
        <w:pStyle w:val="NormalWithSpacing"/>
        <w:rPr>
          <w:lang w:val="en-GB"/>
        </w:rPr>
      </w:pPr>
      <w:r>
        <w:rPr>
          <w:lang w:val="en-GB"/>
        </w:rPr>
        <w:t>Assume we have a party A which retrieves BVAC messages for parties x and y. Assume we have a second party B which can also retrieve messages for party x.</w:t>
      </w:r>
    </w:p>
    <w:p w14:paraId="7F8551A3" w14:textId="77777777" w:rsidR="00CB29D7" w:rsidRDefault="00CB29D7" w:rsidP="00110CB2">
      <w:pPr>
        <w:pStyle w:val="NormalWithSpacing"/>
        <w:rPr>
          <w:lang w:val="en-GB"/>
        </w:rPr>
      </w:pPr>
    </w:p>
    <w:p w14:paraId="61E85E4D" w14:textId="6534E548" w:rsidR="00D76B9E" w:rsidRDefault="00D76B9E" w:rsidP="00D76B9E">
      <w:pPr>
        <w:pStyle w:val="NormalWithSpacing"/>
        <w:jc w:val="center"/>
        <w:rPr>
          <w:lang w:val="en-GB"/>
        </w:rPr>
      </w:pPr>
      <w:r w:rsidRPr="00D76B9E">
        <w:rPr>
          <w:noProof/>
          <w:lang w:val="nl-BE" w:eastAsia="nl-BE"/>
        </w:rPr>
        <w:drawing>
          <wp:inline distT="0" distB="0" distL="0" distR="0" wp14:anchorId="5E3027EC" wp14:editId="7A47E2ED">
            <wp:extent cx="1652905" cy="1828800"/>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52905" cy="1828800"/>
                    </a:xfrm>
                    <a:prstGeom prst="rect">
                      <a:avLst/>
                    </a:prstGeom>
                    <a:noFill/>
                    <a:ln>
                      <a:noFill/>
                    </a:ln>
                  </pic:spPr>
                </pic:pic>
              </a:graphicData>
            </a:graphic>
          </wp:inline>
        </w:drawing>
      </w:r>
    </w:p>
    <w:p w14:paraId="4BECEA93" w14:textId="394D45A3" w:rsidR="00AB7885" w:rsidRDefault="00AB7885" w:rsidP="00AB7885">
      <w:pPr>
        <w:pStyle w:val="Caption"/>
      </w:pPr>
      <w:bookmarkStart w:id="121" w:name="_Toc364894509"/>
      <w:r>
        <w:t xml:space="preserve">Figure </w:t>
      </w:r>
      <w:fldSimple w:instr=" SEQ Figure \* ARABIC ">
        <w:r w:rsidR="00224C2F">
          <w:rPr>
            <w:noProof/>
          </w:rPr>
          <w:t>4</w:t>
        </w:r>
      </w:fldSimple>
      <w:r>
        <w:t xml:space="preserve"> </w:t>
      </w:r>
      <w:r w:rsidR="00F51247">
        <w:t>-</w:t>
      </w:r>
      <w:r>
        <w:t xml:space="preserve"> Example delegation</w:t>
      </w:r>
      <w:bookmarkEnd w:id="121"/>
    </w:p>
    <w:p w14:paraId="1F77C3EF" w14:textId="77777777" w:rsidR="00AB7885" w:rsidRPr="00AB7885" w:rsidRDefault="00AB7885" w:rsidP="00AB7885">
      <w:pPr>
        <w:pStyle w:val="NormalWithSpacing"/>
      </w:pP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593" w:type="dxa"/>
        <w:jc w:val="center"/>
        <w:tblLook w:val="04A0" w:firstRow="1" w:lastRow="0" w:firstColumn="1" w:lastColumn="0" w:noHBand="0" w:noVBand="1"/>
      </w:tblPr>
      <w:tblGrid>
        <w:gridCol w:w="1245"/>
        <w:gridCol w:w="739"/>
        <w:gridCol w:w="1537"/>
        <w:gridCol w:w="1964"/>
        <w:gridCol w:w="2124"/>
        <w:gridCol w:w="1984"/>
      </w:tblGrid>
      <w:tr w:rsidR="00EF0AC4" w14:paraId="2581A601" w14:textId="77777777" w:rsidTr="00EF0AC4">
        <w:trPr>
          <w:jc w:val="center"/>
        </w:trPr>
        <w:tc>
          <w:tcPr>
            <w:tcW w:w="1245" w:type="dxa"/>
          </w:tcPr>
          <w:p w14:paraId="14823776" w14:textId="4BC9A29A" w:rsidR="00EF0AC4" w:rsidRDefault="00EF0AC4" w:rsidP="00300B21">
            <w:pPr>
              <w:pStyle w:val="NormalWithSpacing"/>
              <w:rPr>
                <w:lang w:val="en-GB"/>
              </w:rPr>
            </w:pPr>
            <w:r>
              <w:rPr>
                <w:lang w:val="en-GB"/>
              </w:rPr>
              <w:t>Name</w:t>
            </w:r>
          </w:p>
        </w:tc>
        <w:tc>
          <w:tcPr>
            <w:tcW w:w="739" w:type="dxa"/>
          </w:tcPr>
          <w:p w14:paraId="62965480" w14:textId="116FDC3E" w:rsidR="00EF0AC4" w:rsidRDefault="00EF0AC4" w:rsidP="00300B21">
            <w:pPr>
              <w:pStyle w:val="NormalWithSpacing"/>
              <w:rPr>
                <w:lang w:val="en-GB"/>
              </w:rPr>
            </w:pPr>
            <w:r>
              <w:rPr>
                <w:lang w:val="en-GB"/>
              </w:rPr>
              <w:t>CBFA</w:t>
            </w:r>
          </w:p>
        </w:tc>
        <w:tc>
          <w:tcPr>
            <w:tcW w:w="1537" w:type="dxa"/>
          </w:tcPr>
          <w:p w14:paraId="3C3499E7" w14:textId="7C1B3706" w:rsidR="00EF0AC4" w:rsidRDefault="00EF0AC4" w:rsidP="00300B21">
            <w:pPr>
              <w:pStyle w:val="NormalWithSpacing"/>
              <w:rPr>
                <w:lang w:val="en-GB"/>
              </w:rPr>
            </w:pPr>
            <w:r>
              <w:rPr>
                <w:lang w:val="en-GB"/>
              </w:rPr>
              <w:t>End-point-type</w:t>
            </w:r>
          </w:p>
        </w:tc>
        <w:tc>
          <w:tcPr>
            <w:tcW w:w="1964" w:type="dxa"/>
          </w:tcPr>
          <w:p w14:paraId="4900FFDE" w14:textId="374C9029" w:rsidR="00EF0AC4" w:rsidRDefault="00EF0AC4" w:rsidP="00300B21">
            <w:pPr>
              <w:pStyle w:val="NormalWithSpacing"/>
              <w:rPr>
                <w:lang w:val="en-GB"/>
              </w:rPr>
            </w:pPr>
            <w:r>
              <w:rPr>
                <w:lang w:val="en-GB"/>
              </w:rPr>
              <w:t>SSL Certificate</w:t>
            </w:r>
          </w:p>
        </w:tc>
        <w:tc>
          <w:tcPr>
            <w:tcW w:w="2124" w:type="dxa"/>
          </w:tcPr>
          <w:p w14:paraId="3873973A" w14:textId="56F0A5B2" w:rsidR="00EF0AC4" w:rsidRDefault="00EF0AC4" w:rsidP="00EF0AC4">
            <w:pPr>
              <w:pStyle w:val="NormalWithSpacing"/>
              <w:rPr>
                <w:lang w:val="en-GB"/>
              </w:rPr>
            </w:pPr>
            <w:r>
              <w:rPr>
                <w:lang w:val="en-GB"/>
              </w:rPr>
              <w:t>X.509 Public Key</w:t>
            </w:r>
          </w:p>
        </w:tc>
        <w:tc>
          <w:tcPr>
            <w:tcW w:w="1984" w:type="dxa"/>
          </w:tcPr>
          <w:p w14:paraId="4664D664" w14:textId="1B5445DE" w:rsidR="00EF0AC4" w:rsidRDefault="00EF0AC4" w:rsidP="00300B21">
            <w:pPr>
              <w:pStyle w:val="NormalWithSpacing"/>
              <w:rPr>
                <w:lang w:val="en-GB"/>
              </w:rPr>
            </w:pPr>
            <w:r>
              <w:rPr>
                <w:lang w:val="en-GB"/>
              </w:rPr>
              <w:t>Accessible by (CBFA)</w:t>
            </w:r>
          </w:p>
        </w:tc>
      </w:tr>
      <w:tr w:rsidR="00EF0AC4" w14:paraId="4CCB7C69" w14:textId="77777777" w:rsidTr="00EF0AC4">
        <w:trPr>
          <w:jc w:val="center"/>
        </w:trPr>
        <w:tc>
          <w:tcPr>
            <w:tcW w:w="1245" w:type="dxa"/>
          </w:tcPr>
          <w:p w14:paraId="79CA2883" w14:textId="729FE2AE" w:rsidR="00EF0AC4" w:rsidRDefault="00EF0AC4" w:rsidP="00300B21">
            <w:pPr>
              <w:pStyle w:val="NormalWithSpacing"/>
              <w:rPr>
                <w:lang w:val="en-GB"/>
              </w:rPr>
            </w:pPr>
            <w:r>
              <w:rPr>
                <w:lang w:val="en-GB"/>
              </w:rPr>
              <w:t>A</w:t>
            </w:r>
          </w:p>
        </w:tc>
        <w:tc>
          <w:tcPr>
            <w:tcW w:w="739" w:type="dxa"/>
          </w:tcPr>
          <w:p w14:paraId="5B81139D" w14:textId="05009C3A" w:rsidR="00EF0AC4" w:rsidRDefault="00EF0AC4" w:rsidP="00300B21">
            <w:pPr>
              <w:pStyle w:val="NormalWithSpacing"/>
              <w:rPr>
                <w:lang w:val="en-GB"/>
              </w:rPr>
            </w:pPr>
            <w:r>
              <w:rPr>
                <w:lang w:val="en-GB"/>
              </w:rPr>
              <w:t>1111</w:t>
            </w:r>
          </w:p>
        </w:tc>
        <w:tc>
          <w:tcPr>
            <w:tcW w:w="1537" w:type="dxa"/>
          </w:tcPr>
          <w:p w14:paraId="01DA48C7" w14:textId="662914BC" w:rsidR="00EF0AC4" w:rsidRDefault="00EF0AC4" w:rsidP="00300B21">
            <w:pPr>
              <w:pStyle w:val="NormalWithSpacing"/>
              <w:rPr>
                <w:lang w:val="en-GB"/>
              </w:rPr>
            </w:pPr>
            <w:r>
              <w:rPr>
                <w:lang w:val="en-GB"/>
              </w:rPr>
              <w:t>HTTPS</w:t>
            </w:r>
          </w:p>
        </w:tc>
        <w:tc>
          <w:tcPr>
            <w:tcW w:w="1964" w:type="dxa"/>
          </w:tcPr>
          <w:p w14:paraId="2E26AC7F" w14:textId="03679646" w:rsidR="00EF0AC4" w:rsidRDefault="00EF0AC4" w:rsidP="00EF0AC4">
            <w:pPr>
              <w:pStyle w:val="NormalWithSpacing"/>
              <w:rPr>
                <w:lang w:val="en-GB"/>
              </w:rPr>
            </w:pPr>
            <w:r>
              <w:rPr>
                <w:lang w:val="en-GB"/>
              </w:rPr>
              <w:t>@SSL Cert party A@</w:t>
            </w:r>
          </w:p>
        </w:tc>
        <w:tc>
          <w:tcPr>
            <w:tcW w:w="2124" w:type="dxa"/>
          </w:tcPr>
          <w:p w14:paraId="77006A36" w14:textId="5D08AE35" w:rsidR="00EF0AC4" w:rsidRDefault="00EF0AC4" w:rsidP="00EF0AC4">
            <w:pPr>
              <w:pStyle w:val="NormalWithSpacing"/>
              <w:rPr>
                <w:lang w:val="en-GB"/>
              </w:rPr>
            </w:pPr>
            <w:r>
              <w:rPr>
                <w:lang w:val="en-GB"/>
              </w:rPr>
              <w:t>@Public key party A@</w:t>
            </w:r>
          </w:p>
        </w:tc>
        <w:tc>
          <w:tcPr>
            <w:tcW w:w="1984" w:type="dxa"/>
          </w:tcPr>
          <w:p w14:paraId="1CB45271" w14:textId="78505885" w:rsidR="00EF0AC4" w:rsidRDefault="00EF0AC4" w:rsidP="00300B21">
            <w:pPr>
              <w:pStyle w:val="NormalWithSpacing"/>
              <w:rPr>
                <w:lang w:val="en-GB"/>
              </w:rPr>
            </w:pPr>
            <w:r>
              <w:rPr>
                <w:lang w:val="en-GB"/>
              </w:rPr>
              <w:t>1111</w:t>
            </w:r>
          </w:p>
        </w:tc>
      </w:tr>
      <w:tr w:rsidR="00EF0AC4" w14:paraId="5730722C" w14:textId="77777777" w:rsidTr="00EF0AC4">
        <w:trPr>
          <w:jc w:val="center"/>
        </w:trPr>
        <w:tc>
          <w:tcPr>
            <w:tcW w:w="1245" w:type="dxa"/>
          </w:tcPr>
          <w:p w14:paraId="3570AD4C" w14:textId="7AC81BCD" w:rsidR="00EF0AC4" w:rsidRDefault="00EF0AC4" w:rsidP="00300B21">
            <w:pPr>
              <w:pStyle w:val="NormalWithSpacing"/>
              <w:rPr>
                <w:lang w:val="en-GB"/>
              </w:rPr>
            </w:pPr>
            <w:r>
              <w:rPr>
                <w:lang w:val="en-GB"/>
              </w:rPr>
              <w:t>B</w:t>
            </w:r>
          </w:p>
        </w:tc>
        <w:tc>
          <w:tcPr>
            <w:tcW w:w="739" w:type="dxa"/>
          </w:tcPr>
          <w:p w14:paraId="3EB51EB1" w14:textId="0375FD5E" w:rsidR="00EF0AC4" w:rsidRDefault="00EF0AC4" w:rsidP="00300B21">
            <w:pPr>
              <w:pStyle w:val="NormalWithSpacing"/>
              <w:rPr>
                <w:lang w:val="en-GB"/>
              </w:rPr>
            </w:pPr>
            <w:r>
              <w:rPr>
                <w:lang w:val="en-GB"/>
              </w:rPr>
              <w:t>2222</w:t>
            </w:r>
          </w:p>
        </w:tc>
        <w:tc>
          <w:tcPr>
            <w:tcW w:w="1537" w:type="dxa"/>
          </w:tcPr>
          <w:p w14:paraId="45673D39" w14:textId="080CB96E" w:rsidR="00EF0AC4" w:rsidRDefault="00EF0AC4" w:rsidP="00300B21">
            <w:pPr>
              <w:pStyle w:val="NormalWithSpacing"/>
              <w:rPr>
                <w:lang w:val="en-GB"/>
              </w:rPr>
            </w:pPr>
            <w:r>
              <w:rPr>
                <w:lang w:val="en-GB"/>
              </w:rPr>
              <w:t>SFTP</w:t>
            </w:r>
          </w:p>
        </w:tc>
        <w:tc>
          <w:tcPr>
            <w:tcW w:w="1964" w:type="dxa"/>
          </w:tcPr>
          <w:p w14:paraId="24A49424" w14:textId="4C672F81" w:rsidR="00EF0AC4" w:rsidRDefault="00EF0AC4" w:rsidP="00D76B9E">
            <w:pPr>
              <w:pStyle w:val="NormalWithSpacing"/>
              <w:rPr>
                <w:lang w:val="en-GB"/>
              </w:rPr>
            </w:pPr>
            <w:r>
              <w:rPr>
                <w:lang w:val="en-GB"/>
              </w:rPr>
              <w:t>-</w:t>
            </w:r>
          </w:p>
        </w:tc>
        <w:tc>
          <w:tcPr>
            <w:tcW w:w="2124" w:type="dxa"/>
          </w:tcPr>
          <w:p w14:paraId="6370C617" w14:textId="5447FAE7" w:rsidR="00EF0AC4" w:rsidRDefault="00EF0AC4" w:rsidP="00300B21">
            <w:pPr>
              <w:pStyle w:val="NormalWithSpacing"/>
              <w:rPr>
                <w:lang w:val="en-GB"/>
              </w:rPr>
            </w:pPr>
            <w:r>
              <w:rPr>
                <w:lang w:val="en-GB"/>
              </w:rPr>
              <w:t>@Public key party B@</w:t>
            </w:r>
          </w:p>
        </w:tc>
        <w:tc>
          <w:tcPr>
            <w:tcW w:w="1984" w:type="dxa"/>
          </w:tcPr>
          <w:p w14:paraId="58D3FA26" w14:textId="4B249AB8" w:rsidR="00EF0AC4" w:rsidRDefault="00EF0AC4" w:rsidP="00300B21">
            <w:pPr>
              <w:pStyle w:val="NormalWithSpacing"/>
              <w:rPr>
                <w:lang w:val="en-GB"/>
              </w:rPr>
            </w:pPr>
            <w:r>
              <w:rPr>
                <w:lang w:val="en-GB"/>
              </w:rPr>
              <w:t>2222</w:t>
            </w:r>
          </w:p>
        </w:tc>
      </w:tr>
      <w:tr w:rsidR="00EF0AC4" w14:paraId="5DDD37E2" w14:textId="77777777" w:rsidTr="00EF0AC4">
        <w:trPr>
          <w:jc w:val="center"/>
        </w:trPr>
        <w:tc>
          <w:tcPr>
            <w:tcW w:w="1245" w:type="dxa"/>
          </w:tcPr>
          <w:p w14:paraId="7898F12D" w14:textId="69DF8B92" w:rsidR="00EF0AC4" w:rsidRDefault="00EF0AC4" w:rsidP="00300B21">
            <w:pPr>
              <w:pStyle w:val="NormalWithSpacing"/>
              <w:rPr>
                <w:lang w:val="en-GB"/>
              </w:rPr>
            </w:pPr>
            <w:r>
              <w:rPr>
                <w:lang w:val="en-GB"/>
              </w:rPr>
              <w:t>x</w:t>
            </w:r>
          </w:p>
        </w:tc>
        <w:tc>
          <w:tcPr>
            <w:tcW w:w="739" w:type="dxa"/>
          </w:tcPr>
          <w:p w14:paraId="1E693A78" w14:textId="6085BDA3" w:rsidR="00EF0AC4" w:rsidRDefault="00EF0AC4" w:rsidP="00300B21">
            <w:pPr>
              <w:pStyle w:val="NormalWithSpacing"/>
              <w:rPr>
                <w:lang w:val="en-GB"/>
              </w:rPr>
            </w:pPr>
            <w:r>
              <w:rPr>
                <w:lang w:val="en-GB"/>
              </w:rPr>
              <w:t>3333</w:t>
            </w:r>
          </w:p>
        </w:tc>
        <w:tc>
          <w:tcPr>
            <w:tcW w:w="1537" w:type="dxa"/>
          </w:tcPr>
          <w:p w14:paraId="45F4CF75" w14:textId="08BC7D6C" w:rsidR="00EF0AC4" w:rsidRDefault="00EF0AC4" w:rsidP="00300B21">
            <w:pPr>
              <w:pStyle w:val="NormalWithSpacing"/>
              <w:rPr>
                <w:lang w:val="en-GB"/>
              </w:rPr>
            </w:pPr>
            <w:r>
              <w:rPr>
                <w:lang w:val="en-GB"/>
              </w:rPr>
              <w:t>SFTP</w:t>
            </w:r>
          </w:p>
        </w:tc>
        <w:tc>
          <w:tcPr>
            <w:tcW w:w="1964" w:type="dxa"/>
          </w:tcPr>
          <w:p w14:paraId="5BC78861" w14:textId="7B0F8948" w:rsidR="00EF0AC4" w:rsidRDefault="00EF0AC4" w:rsidP="00300B21">
            <w:pPr>
              <w:pStyle w:val="NormalWithSpacing"/>
              <w:rPr>
                <w:lang w:val="en-GB"/>
              </w:rPr>
            </w:pPr>
            <w:r>
              <w:rPr>
                <w:lang w:val="en-GB"/>
              </w:rPr>
              <w:t>-</w:t>
            </w:r>
          </w:p>
        </w:tc>
        <w:tc>
          <w:tcPr>
            <w:tcW w:w="2124" w:type="dxa"/>
          </w:tcPr>
          <w:p w14:paraId="6E85195B" w14:textId="2C544C1B" w:rsidR="00EF0AC4" w:rsidRDefault="00EF0AC4" w:rsidP="00300B21">
            <w:pPr>
              <w:pStyle w:val="NormalWithSpacing"/>
              <w:rPr>
                <w:lang w:val="en-GB"/>
              </w:rPr>
            </w:pPr>
            <w:r>
              <w:rPr>
                <w:lang w:val="en-GB"/>
              </w:rPr>
              <w:t>@Public key party x@</w:t>
            </w:r>
          </w:p>
        </w:tc>
        <w:tc>
          <w:tcPr>
            <w:tcW w:w="1984" w:type="dxa"/>
          </w:tcPr>
          <w:p w14:paraId="10C7D904" w14:textId="64335268" w:rsidR="00EF0AC4" w:rsidRDefault="00EF0AC4" w:rsidP="00300B21">
            <w:pPr>
              <w:pStyle w:val="NormalWithSpacing"/>
              <w:rPr>
                <w:lang w:val="en-GB"/>
              </w:rPr>
            </w:pPr>
            <w:r>
              <w:rPr>
                <w:lang w:val="en-GB"/>
              </w:rPr>
              <w:t>3333, 1111, 2222</w:t>
            </w:r>
          </w:p>
        </w:tc>
      </w:tr>
      <w:tr w:rsidR="00EF0AC4" w14:paraId="17A90FA3" w14:textId="77777777" w:rsidTr="00EF0AC4">
        <w:trPr>
          <w:jc w:val="center"/>
        </w:trPr>
        <w:tc>
          <w:tcPr>
            <w:tcW w:w="1245" w:type="dxa"/>
          </w:tcPr>
          <w:p w14:paraId="0AB5B33E" w14:textId="3FFA42DF" w:rsidR="00EF0AC4" w:rsidRDefault="00EF0AC4" w:rsidP="00300B21">
            <w:pPr>
              <w:pStyle w:val="NormalWithSpacing"/>
              <w:rPr>
                <w:lang w:val="en-GB"/>
              </w:rPr>
            </w:pPr>
            <w:r>
              <w:rPr>
                <w:lang w:val="en-GB"/>
              </w:rPr>
              <w:t>y</w:t>
            </w:r>
          </w:p>
        </w:tc>
        <w:tc>
          <w:tcPr>
            <w:tcW w:w="739" w:type="dxa"/>
          </w:tcPr>
          <w:p w14:paraId="77AA18B4" w14:textId="05C902CA" w:rsidR="00EF0AC4" w:rsidRDefault="00EF0AC4" w:rsidP="00300B21">
            <w:pPr>
              <w:pStyle w:val="NormalWithSpacing"/>
              <w:rPr>
                <w:lang w:val="en-GB"/>
              </w:rPr>
            </w:pPr>
            <w:r>
              <w:rPr>
                <w:lang w:val="en-GB"/>
              </w:rPr>
              <w:t>4444</w:t>
            </w:r>
          </w:p>
        </w:tc>
        <w:tc>
          <w:tcPr>
            <w:tcW w:w="1537" w:type="dxa"/>
          </w:tcPr>
          <w:p w14:paraId="5382A0A9" w14:textId="42244890" w:rsidR="00EF0AC4" w:rsidRDefault="00EF0AC4" w:rsidP="00300B21">
            <w:pPr>
              <w:pStyle w:val="NormalWithSpacing"/>
              <w:rPr>
                <w:lang w:val="en-GB"/>
              </w:rPr>
            </w:pPr>
            <w:r>
              <w:rPr>
                <w:lang w:val="en-GB"/>
              </w:rPr>
              <w:t>SFTP</w:t>
            </w:r>
          </w:p>
        </w:tc>
        <w:tc>
          <w:tcPr>
            <w:tcW w:w="1964" w:type="dxa"/>
          </w:tcPr>
          <w:p w14:paraId="555A4331" w14:textId="667A7857" w:rsidR="00EF0AC4" w:rsidRDefault="00EF0AC4" w:rsidP="00EF0AC4">
            <w:pPr>
              <w:pStyle w:val="NormalWithSpacing"/>
              <w:rPr>
                <w:lang w:val="en-GB"/>
              </w:rPr>
            </w:pPr>
            <w:r>
              <w:rPr>
                <w:lang w:val="en-GB"/>
              </w:rPr>
              <w:t>-</w:t>
            </w:r>
          </w:p>
        </w:tc>
        <w:tc>
          <w:tcPr>
            <w:tcW w:w="2124" w:type="dxa"/>
          </w:tcPr>
          <w:p w14:paraId="15485DFE" w14:textId="11D30CB0" w:rsidR="00EF0AC4" w:rsidRDefault="00EF0AC4" w:rsidP="00300B21">
            <w:pPr>
              <w:pStyle w:val="NormalWithSpacing"/>
              <w:rPr>
                <w:lang w:val="en-GB"/>
              </w:rPr>
            </w:pPr>
            <w:r>
              <w:rPr>
                <w:lang w:val="en-GB"/>
              </w:rPr>
              <w:t>@Public key party y@</w:t>
            </w:r>
          </w:p>
        </w:tc>
        <w:tc>
          <w:tcPr>
            <w:tcW w:w="1984" w:type="dxa"/>
          </w:tcPr>
          <w:p w14:paraId="02D099CD" w14:textId="7045FB31" w:rsidR="00EF0AC4" w:rsidRDefault="00EF0AC4" w:rsidP="00300B21">
            <w:pPr>
              <w:pStyle w:val="NormalWithSpacing"/>
              <w:rPr>
                <w:lang w:val="en-GB"/>
              </w:rPr>
            </w:pPr>
            <w:r>
              <w:rPr>
                <w:lang w:val="en-GB"/>
              </w:rPr>
              <w:t>4444, 1111</w:t>
            </w:r>
          </w:p>
        </w:tc>
      </w:tr>
    </w:tbl>
    <w:p w14:paraId="50A46258" w14:textId="5C9C6A29" w:rsidR="00AB7885" w:rsidRPr="00E6149C" w:rsidRDefault="00123324" w:rsidP="00E6149C">
      <w:pPr>
        <w:pStyle w:val="Caption"/>
      </w:pPr>
      <w:bookmarkStart w:id="122" w:name="_Toc364894514"/>
      <w:r>
        <w:t xml:space="preserve">Table </w:t>
      </w:r>
      <w:fldSimple w:instr=" SEQ Table \* ARABIC ">
        <w:r w:rsidR="00224C2F">
          <w:rPr>
            <w:noProof/>
          </w:rPr>
          <w:t>2</w:t>
        </w:r>
      </w:fldSimple>
      <w:r w:rsidR="00F51247">
        <w:t xml:space="preserve"> - </w:t>
      </w:r>
      <w:r w:rsidR="00AB7885">
        <w:t>Example technical registration parameters</w:t>
      </w:r>
      <w:bookmarkEnd w:id="122"/>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4B84ABF" w:rsidR="00543DF0" w:rsidRDefault="00543DF0" w:rsidP="00CB1048">
      <w:pPr>
        <w:pStyle w:val="NormalWithSpacing"/>
        <w:numPr>
          <w:ilvl w:val="0"/>
          <w:numId w:val="12"/>
        </w:numPr>
        <w:rPr>
          <w:lang w:val="en-GB"/>
        </w:rPr>
      </w:pPr>
      <w:r>
        <w:rPr>
          <w:lang w:val="en-GB"/>
        </w:rPr>
        <w:t>Sets up a HTTPS session using its SSL certificate (@SSL Cert party A@)</w:t>
      </w:r>
    </w:p>
    <w:p w14:paraId="13884F15" w14:textId="7DFC3962" w:rsidR="00B83D85" w:rsidRDefault="00963056" w:rsidP="00CB1048">
      <w:pPr>
        <w:pStyle w:val="NormalWithSpacing"/>
        <w:numPr>
          <w:ilvl w:val="0"/>
          <w:numId w:val="12"/>
        </w:numPr>
        <w:rPr>
          <w:lang w:val="en-GB"/>
        </w:rPr>
      </w:pPr>
      <w:r>
        <w:rPr>
          <w:lang w:val="en-GB"/>
        </w:rPr>
        <w:t>S</w:t>
      </w:r>
      <w:r w:rsidR="00AE6033">
        <w:rPr>
          <w:lang w:val="en-GB"/>
        </w:rPr>
        <w:t xml:space="preserve">ends two requests (i.e. </w:t>
      </w:r>
      <w:r>
        <w:rPr>
          <w:lang w:val="en-GB"/>
        </w:rPr>
        <w:t xml:space="preserve">2 </w:t>
      </w:r>
      <w:proofErr w:type="spellStart"/>
      <w:r>
        <w:rPr>
          <w:lang w:val="en-GB"/>
        </w:rPr>
        <w:t>webservice</w:t>
      </w:r>
      <w:proofErr w:type="spellEnd"/>
      <w:r>
        <w:rPr>
          <w:lang w:val="en-GB"/>
        </w:rPr>
        <w:t xml:space="preserve"> calls</w:t>
      </w:r>
      <w:r w:rsidR="00543DF0">
        <w:rPr>
          <w:lang w:val="en-GB"/>
        </w:rPr>
        <w:t>),</w:t>
      </w:r>
      <w:r>
        <w:rPr>
          <w:lang w:val="en-GB"/>
        </w:rPr>
        <w:t xml:space="preserve"> one for CBFA 3333 and one for CBFA </w:t>
      </w:r>
      <w:ins w:id="123" w:author="Author">
        <w:r w:rsidR="000C1F9A">
          <w:rPr>
            <w:lang w:val="en-GB"/>
          </w:rPr>
          <w:t>4</w:t>
        </w:r>
      </w:ins>
      <w:bookmarkStart w:id="124" w:name="_GoBack"/>
      <w:bookmarkEnd w:id="124"/>
      <w:r>
        <w:rPr>
          <w:lang w:val="en-GB"/>
        </w:rPr>
        <w:t>444</w:t>
      </w:r>
      <w:r w:rsidR="00543DF0">
        <w:rPr>
          <w:lang w:val="en-GB"/>
        </w:rPr>
        <w:t>. Each request is signed with its private key (@Private key party A@)</w:t>
      </w:r>
    </w:p>
    <w:p w14:paraId="1A27AF85" w14:textId="5DFF16B9" w:rsidR="00CB29D7" w:rsidRDefault="00543DF0" w:rsidP="00CB29D7">
      <w:pPr>
        <w:pStyle w:val="NormalWithSpacing"/>
        <w:numPr>
          <w:ilvl w:val="0"/>
          <w:numId w:val="12"/>
        </w:numPr>
        <w:rPr>
          <w:lang w:val="en-GB"/>
        </w:rPr>
      </w:pPr>
      <w:r w:rsidRPr="00543DF0">
        <w:rPr>
          <w:lang w:val="en-GB"/>
        </w:rPr>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 xml:space="preserve">(@Public key </w:t>
      </w:r>
      <w:r w:rsidR="00963056" w:rsidRPr="00543DF0">
        <w:rPr>
          <w:lang w:val="en-GB"/>
        </w:rPr>
        <w:t xml:space="preserve">party x@ &amp; </w:t>
      </w:r>
      <w:r>
        <w:rPr>
          <w:lang w:val="en-GB"/>
        </w:rPr>
        <w:t>@Public key party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nl-BE"/>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nl-BE"/>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125" w:name="_Toc364894510"/>
      <w:r>
        <w:lastRenderedPageBreak/>
        <w:t xml:space="preserve">Figure </w:t>
      </w:r>
      <w:fldSimple w:instr=" SEQ Figure \* ARABIC ">
        <w:r w:rsidR="00224C2F">
          <w:rPr>
            <w:noProof/>
          </w:rPr>
          <w:t>5</w:t>
        </w:r>
      </w:fldSimple>
      <w:r>
        <w:t xml:space="preserve"> </w:t>
      </w:r>
      <w:r w:rsidR="00F51247">
        <w:t>-</w:t>
      </w:r>
      <w:r>
        <w:t xml:space="preserve"> Example encryption</w:t>
      </w:r>
      <w:r w:rsidR="00E6149C">
        <w:t xml:space="preserve"> in context of delegation</w:t>
      </w:r>
      <w:bookmarkEnd w:id="125"/>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126" w:name="_Toc364894542"/>
      <w:r>
        <w:t>Webservice</w:t>
      </w:r>
      <w:bookmarkEnd w:id="126"/>
    </w:p>
    <w:p w14:paraId="6547B495" w14:textId="77777777" w:rsidR="00F91BA2" w:rsidRPr="00127990" w:rsidRDefault="00F91BA2" w:rsidP="00F91BA2">
      <w:pPr>
        <w:pStyle w:val="Heading3"/>
      </w:pPr>
      <w:bookmarkStart w:id="127" w:name="_Toc364871503"/>
      <w:bookmarkStart w:id="128" w:name="_Toc364894543"/>
      <w:bookmarkStart w:id="129" w:name="_Ref364868206"/>
      <w:bookmarkStart w:id="130" w:name="_Ref364868216"/>
      <w:r>
        <w:t>Authentication &amp; secure message transfer</w:t>
      </w:r>
      <w:bookmarkEnd w:id="127"/>
      <w:bookmarkEnd w:id="128"/>
    </w:p>
    <w:p w14:paraId="0AE79245" w14:textId="73561654" w:rsidR="00F91BA2" w:rsidRDefault="00F91BA2" w:rsidP="00F91BA2">
      <w:pPr>
        <w:pStyle w:val="NormalWithSpacing"/>
        <w:rPr>
          <w:lang w:val="en-GB"/>
        </w:rPr>
      </w:pPr>
      <w:r>
        <w:rPr>
          <w:lang w:val="en-GB"/>
        </w:rPr>
        <w:t xml:space="preserve">A HTTPS session is setup by the insurer using its SSL certificate. </w:t>
      </w:r>
    </w:p>
    <w:p w14:paraId="39AAB753" w14:textId="2F506454" w:rsidR="00F91BA2" w:rsidRPr="00F91BA2" w:rsidRDefault="00F91BA2" w:rsidP="00F91BA2">
      <w:pPr>
        <w:pStyle w:val="NormalWithSpacing"/>
        <w:rPr>
          <w:lang w:val="en-GB"/>
        </w:rPr>
      </w:pPr>
      <w:r>
        <w:rPr>
          <w:lang w:val="en-GB"/>
        </w:rPr>
        <w:t xml:space="preserve">Further authentication is done by signing of request messages with the own private key to allow the TIP </w:t>
      </w:r>
      <w:proofErr w:type="gramStart"/>
      <w:r>
        <w:rPr>
          <w:lang w:val="en-GB"/>
        </w:rPr>
        <w:t>System  to</w:t>
      </w:r>
      <w:proofErr w:type="gramEnd"/>
      <w:r>
        <w:rPr>
          <w:lang w:val="en-GB"/>
        </w:rPr>
        <w:t xml:space="preserve"> validate the originator of the message. </w:t>
      </w:r>
      <w:proofErr w:type="gramStart"/>
      <w:r>
        <w:rPr>
          <w:lang w:val="en-GB"/>
        </w:rPr>
        <w:t>See section below for further explication where signing is done.</w:t>
      </w:r>
      <w:proofErr w:type="gramEnd"/>
    </w:p>
    <w:p w14:paraId="10920290" w14:textId="577D76FC" w:rsidR="00D707E7" w:rsidRDefault="00D707E7" w:rsidP="00D707E7">
      <w:pPr>
        <w:pStyle w:val="Heading3"/>
      </w:pPr>
      <w:bookmarkStart w:id="131" w:name="_Toc364894544"/>
      <w:r>
        <w:t>Flow</w:t>
      </w:r>
      <w:bookmarkEnd w:id="129"/>
      <w:bookmarkEnd w:id="130"/>
      <w:bookmarkEnd w:id="131"/>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0E6CB692" w:rsidR="006E5E14" w:rsidRDefault="00EF66D4" w:rsidP="00CB1048">
      <w:pPr>
        <w:pStyle w:val="BulletList"/>
        <w:numPr>
          <w:ilvl w:val="0"/>
          <w:numId w:val="8"/>
        </w:numPr>
      </w:pPr>
      <w:r>
        <w:t>C</w:t>
      </w:r>
      <w:r w:rsidR="006E5E14">
        <w:t xml:space="preserve">alling party sets up a HTTPS connection to the TIP System using its </w:t>
      </w:r>
      <w:r w:rsidR="002846DF">
        <w:t xml:space="preserve">SSL </w:t>
      </w:r>
      <w:r w:rsidR="006E5E14">
        <w:t>certificate</w:t>
      </w:r>
    </w:p>
    <w:p w14:paraId="07D58E4D" w14:textId="63EFE6F7"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p>
    <w:p w14:paraId="2FFFFE0A" w14:textId="0529BC71" w:rsidR="006E5E14" w:rsidRDefault="006E5E14" w:rsidP="00CB1048">
      <w:pPr>
        <w:pStyle w:val="BulletList"/>
        <w:numPr>
          <w:ilvl w:val="1"/>
          <w:numId w:val="8"/>
        </w:numPr>
      </w:pPr>
      <w:r>
        <w:t>Containing amongst other the CBFA number for which the BVAC messages need to be retrieved</w:t>
      </w:r>
    </w:p>
    <w:p w14:paraId="2C88C6A9" w14:textId="7C6A83BF" w:rsidR="006E5E14" w:rsidRDefault="006E5E14" w:rsidP="00CB1048">
      <w:pPr>
        <w:pStyle w:val="BulletList"/>
        <w:numPr>
          <w:ilvl w:val="1"/>
          <w:numId w:val="8"/>
        </w:numPr>
      </w:pPr>
      <w:r>
        <w:t>Signed with the private key of the calling party</w:t>
      </w:r>
    </w:p>
    <w:p w14:paraId="4FE1246A" w14:textId="3553DAB1" w:rsidR="006E5E14" w:rsidRDefault="006E5E14" w:rsidP="00CB1048">
      <w:pPr>
        <w:pStyle w:val="BulletList"/>
        <w:numPr>
          <w:ilvl w:val="1"/>
          <w:numId w:val="8"/>
        </w:numPr>
      </w:pPr>
      <w:r>
        <w:t>Encrypted with the public key</w:t>
      </w:r>
      <w:r w:rsidR="00434D58">
        <w:t xml:space="preserve"> </w:t>
      </w:r>
      <w:r>
        <w:t>o</w:t>
      </w:r>
      <w:r w:rsidR="00434D58">
        <w:t>f the TIP system</w:t>
      </w:r>
      <w:r>
        <w:t xml:space="preserve"> </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127EB372" w:rsidR="006E5E14" w:rsidRDefault="006E5E14" w:rsidP="00CB1048">
      <w:pPr>
        <w:pStyle w:val="BulletList"/>
        <w:numPr>
          <w:ilvl w:val="1"/>
          <w:numId w:val="8"/>
        </w:numPr>
      </w:pPr>
      <w:r>
        <w:t xml:space="preserve">Decrypts with </w:t>
      </w:r>
      <w:r w:rsidR="00A1584F">
        <w:t>the private key of the TIP system</w:t>
      </w:r>
    </w:p>
    <w:p w14:paraId="5A4EB00B" w14:textId="578908EF" w:rsidR="00EF66D4" w:rsidRDefault="00EF66D4" w:rsidP="00CB1048">
      <w:pPr>
        <w:pStyle w:val="BulletList"/>
        <w:numPr>
          <w:ilvl w:val="1"/>
          <w:numId w:val="8"/>
        </w:numPr>
      </w:pPr>
      <w:r>
        <w:t>Checks the signature against the 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77777777" w:rsidR="00862795" w:rsidRDefault="006E5E14" w:rsidP="00CB1048">
      <w:pPr>
        <w:pStyle w:val="BulletList"/>
        <w:numPr>
          <w:ilvl w:val="1"/>
          <w:numId w:val="8"/>
        </w:numPr>
      </w:pPr>
      <w:r>
        <w:t>Retrieves the BVAC messages</w:t>
      </w:r>
      <w:r w:rsidR="00144427">
        <w:t xml:space="preserve"> for the CBFA indicated. These are each in its turn already</w:t>
      </w:r>
      <w:r>
        <w:t xml:space="preserve"> encrypted with the public key of the insurer to which the CBFA number belong</w:t>
      </w:r>
      <w:r w:rsidR="00A1584F">
        <w:t>s</w:t>
      </w:r>
    </w:p>
    <w:p w14:paraId="515CDE31" w14:textId="48FFFF59" w:rsidR="006E5E14" w:rsidRDefault="00862795" w:rsidP="00CB1048">
      <w:pPr>
        <w:pStyle w:val="BulletList"/>
        <w:numPr>
          <w:ilvl w:val="1"/>
          <w:numId w:val="8"/>
        </w:numPr>
      </w:pPr>
      <w:r>
        <w:t>Puts</w:t>
      </w:r>
      <w:r w:rsidR="00144427">
        <w:t xml:space="preserve"> these </w:t>
      </w:r>
      <w:r>
        <w:t xml:space="preserve">BVAC messages </w:t>
      </w:r>
      <w:r w:rsidR="00144427">
        <w:t xml:space="preserve">together in an aggregated </w:t>
      </w:r>
      <w:r w:rsidR="00A1584F">
        <w:t>message</w:t>
      </w:r>
    </w:p>
    <w:p w14:paraId="6C6154B7" w14:textId="5CC437D7" w:rsidR="006E5E14" w:rsidRDefault="00A1584F" w:rsidP="00CB1048">
      <w:pPr>
        <w:pStyle w:val="BulletList"/>
        <w:numPr>
          <w:ilvl w:val="1"/>
          <w:numId w:val="8"/>
        </w:numPr>
      </w:pPr>
      <w:r>
        <w:t>Encrypts with</w:t>
      </w:r>
      <w:r w:rsidR="006E5E14">
        <w:t xml:space="preserve"> the public key of the calling party</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7863DF32" w:rsidR="00EF66D4" w:rsidRDefault="00E21FBC" w:rsidP="00CB1048">
      <w:pPr>
        <w:pStyle w:val="BulletList"/>
        <w:numPr>
          <w:ilvl w:val="2"/>
          <w:numId w:val="8"/>
        </w:numPr>
      </w:pPr>
      <w:r>
        <w:t>Decrypts the individual BVAC messages with the private key linked to the insurer for which the messages where requested</w:t>
      </w:r>
    </w:p>
    <w:p w14:paraId="7AE11FB3" w14:textId="08B113B9" w:rsidR="005E607C" w:rsidRDefault="00E21FBC" w:rsidP="00CB1048">
      <w:pPr>
        <w:pStyle w:val="BulletList"/>
        <w:numPr>
          <w:ilvl w:val="2"/>
          <w:numId w:val="8"/>
        </w:numPr>
      </w:pPr>
      <w:r>
        <w:t>Or potentially in the case of a delegation where the private key of the delegator is not kept at the delegate: Passes along the BVAC messages to the delegator for which it retrieved the message. This delegator party is then responsible for decrypting the individual BVAC messages with its 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132" w:name="_Toc331166992"/>
      <w:bookmarkStart w:id="133" w:name="_Toc364894545"/>
      <w:bookmarkStart w:id="134" w:name="_Toc328714152"/>
      <w:bookmarkStart w:id="135" w:name="_Ref328412275"/>
      <w:bookmarkStart w:id="136" w:name="_Ref328412256"/>
      <w:bookmarkStart w:id="137" w:name="_Toc293952467"/>
      <w:bookmarkEnd w:id="90"/>
      <w:bookmarkEnd w:id="91"/>
      <w:bookmarkEnd w:id="132"/>
      <w:r>
        <w:lastRenderedPageBreak/>
        <w:t>Input &amp; Output Message</w:t>
      </w:r>
      <w:bookmarkEnd w:id="133"/>
    </w:p>
    <w:bookmarkEnd w:id="134"/>
    <w:bookmarkEnd w:id="135"/>
    <w:bookmarkEnd w:id="136"/>
    <w:p w14:paraId="589A50BA" w14:textId="550792F2" w:rsidR="00797A6D" w:rsidRDefault="004139D1" w:rsidP="00797A6D">
      <w:pPr>
        <w:pStyle w:val="NormalWithSpacing"/>
        <w:keepNext/>
        <w:jc w:val="center"/>
      </w:pPr>
      <w:r w:rsidRPr="004139D1">
        <w:rPr>
          <w:noProof/>
          <w:lang w:val="nl-BE" w:eastAsia="nl-BE"/>
        </w:rPr>
        <w:drawing>
          <wp:inline distT="0" distB="0" distL="0" distR="0" wp14:anchorId="5A542FC8" wp14:editId="58B2A83C">
            <wp:extent cx="6210935" cy="403232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0935" cy="4032323"/>
                    </a:xfrm>
                    <a:prstGeom prst="rect">
                      <a:avLst/>
                    </a:prstGeom>
                    <a:noFill/>
                    <a:ln>
                      <a:noFill/>
                    </a:ln>
                  </pic:spPr>
                </pic:pic>
              </a:graphicData>
            </a:graphic>
          </wp:inline>
        </w:drawing>
      </w:r>
    </w:p>
    <w:p w14:paraId="6BE548E7" w14:textId="3317C91C" w:rsidR="00E2462C" w:rsidRPr="00797A6D" w:rsidRDefault="00797A6D" w:rsidP="00797A6D">
      <w:pPr>
        <w:pStyle w:val="Caption"/>
      </w:pPr>
      <w:bookmarkStart w:id="138" w:name="_Ref363828152"/>
      <w:bookmarkStart w:id="139" w:name="_Toc363729819"/>
      <w:bookmarkStart w:id="140" w:name="_Toc364894511"/>
      <w:r>
        <w:t xml:space="preserve">Figure </w:t>
      </w:r>
      <w:fldSimple w:instr=" SEQ Figure \* ARABIC ">
        <w:r w:rsidR="00224C2F">
          <w:rPr>
            <w:noProof/>
          </w:rPr>
          <w:t>6</w:t>
        </w:r>
      </w:fldSimple>
      <w:r>
        <w:t xml:space="preserve"> - Get BVAC messages</w:t>
      </w:r>
      <w:bookmarkEnd w:id="138"/>
      <w:bookmarkEnd w:id="139"/>
      <w:bookmarkEnd w:id="140"/>
    </w:p>
    <w:p w14:paraId="7E015D43" w14:textId="77777777" w:rsidR="002843AC" w:rsidRDefault="002843AC" w:rsidP="004A0027">
      <w:pPr>
        <w:keepNext/>
        <w:keepLines/>
        <w:spacing w:after="120"/>
        <w:jc w:val="center"/>
        <w:rPr>
          <w:noProof/>
        </w:rPr>
      </w:pPr>
    </w:p>
    <w:p w14:paraId="5FB335D1" w14:textId="77777777" w:rsidR="004A0027" w:rsidRPr="003D66EA" w:rsidRDefault="004A0027" w:rsidP="004A0027">
      <w:pPr>
        <w:keepNext/>
        <w:keepLines/>
        <w:spacing w:after="120"/>
        <w:jc w:val="center"/>
        <w:rPr>
          <w:noProof/>
        </w:rPr>
      </w:pPr>
      <w:r w:rsidRPr="003D66EA">
        <w:rPr>
          <w:noProof/>
          <w:lang w:val="nl-BE" w:eastAsia="nl-BE"/>
        </w:rPr>
        <w:drawing>
          <wp:inline distT="0" distB="0" distL="0" distR="0" wp14:anchorId="69371604" wp14:editId="01548035">
            <wp:extent cx="2926800" cy="1915200"/>
            <wp:effectExtent l="0" t="0" r="698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6800" cy="1915200"/>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141" w:name="_Ref328713844"/>
      <w:bookmarkStart w:id="142" w:name="_Toc328487662"/>
      <w:bookmarkStart w:id="143" w:name="_Toc328714267"/>
      <w:bookmarkStart w:id="144" w:name="_Toc364894512"/>
      <w:r w:rsidRPr="00F03361">
        <w:t xml:space="preserve">Figure </w:t>
      </w:r>
      <w:fldSimple w:instr=" SEQ Figure \* ARABIC ">
        <w:r w:rsidR="00224C2F">
          <w:rPr>
            <w:noProof/>
          </w:rPr>
          <w:t>7</w:t>
        </w:r>
      </w:fldSimple>
      <w:bookmarkEnd w:id="141"/>
      <w:r w:rsidR="00F51247">
        <w:t xml:space="preserve"> -</w:t>
      </w:r>
      <w:r w:rsidRPr="00F03361">
        <w:t xml:space="preserve"> Error response structure</w:t>
      </w:r>
      <w:bookmarkEnd w:id="142"/>
      <w:bookmarkEnd w:id="143"/>
      <w:bookmarkEnd w:id="144"/>
    </w:p>
    <w:p w14:paraId="1DA95BCD" w14:textId="7FA7E17B" w:rsidR="00D707E7" w:rsidRDefault="004A0027" w:rsidP="00ED1785">
      <w:pPr>
        <w:rPr>
          <w:rFonts w:eastAsiaTheme="minorHAnsi"/>
          <w:lang w:val="en-GB"/>
        </w:rPr>
      </w:pPr>
      <w:r w:rsidRPr="003D66EA">
        <w:t>If any synch</w:t>
      </w:r>
      <w:r w:rsidR="00ED1785">
        <w:t xml:space="preserve">ronous exchange </w:t>
      </w:r>
      <w:r w:rsidRPr="003D66EA">
        <w:t xml:space="preserve">results in a </w:t>
      </w:r>
      <w:r w:rsidRPr="003533C4">
        <w:rPr>
          <w:iCs/>
        </w:rPr>
        <w:t>functional</w:t>
      </w:r>
      <w:r w:rsidRPr="003D66EA">
        <w:t xml:space="preserve"> error, the </w:t>
      </w:r>
      <w:r w:rsidR="00ED1785">
        <w:t>error</w:t>
      </w:r>
      <w:r w:rsidRPr="003D66EA">
        <w:t xml:space="preserve"> message depicted in </w:t>
      </w:r>
      <w:r w:rsidRPr="00F03361">
        <w:fldChar w:fldCharType="begin"/>
      </w:r>
      <w:r w:rsidRPr="00F03361">
        <w:instrText xml:space="preserve"> REF _Ref328713844 \h </w:instrText>
      </w:r>
      <w:r w:rsidRPr="00F03361">
        <w:fldChar w:fldCharType="separate"/>
      </w:r>
      <w:r w:rsidR="00224C2F" w:rsidRPr="00F03361">
        <w:t xml:space="preserve">Figure </w:t>
      </w:r>
      <w:r w:rsidR="00224C2F">
        <w:rPr>
          <w:noProof/>
        </w:rPr>
        <w:t>7</w:t>
      </w:r>
      <w:r w:rsidRPr="00F03361">
        <w:fldChar w:fldCharType="end"/>
      </w:r>
      <w:r w:rsidRPr="00F03361">
        <w:t xml:space="preserve"> is returned.</w:t>
      </w:r>
      <w:r w:rsidR="00ED1785">
        <w:t xml:space="preserve"> </w:t>
      </w:r>
      <w:r w:rsidR="00ED1785">
        <w:rPr>
          <w:rFonts w:eastAsiaTheme="minorHAnsi"/>
          <w:lang w:val="en-GB"/>
        </w:rPr>
        <w:t>This</w:t>
      </w:r>
      <w:r w:rsidR="00D707E7">
        <w:rPr>
          <w:rFonts w:eastAsiaTheme="minorHAnsi"/>
          <w:lang w:val="en-GB"/>
        </w:rPr>
        <w:t xml:space="preserve"> includes an error code and a message in three different languages (</w:t>
      </w:r>
      <w:proofErr w:type="spellStart"/>
      <w:proofErr w:type="gramStart"/>
      <w:r w:rsidR="00D707E7">
        <w:rPr>
          <w:rFonts w:eastAsiaTheme="minorHAnsi"/>
          <w:lang w:val="en-GB"/>
        </w:rPr>
        <w:t>nl</w:t>
      </w:r>
      <w:proofErr w:type="spellEnd"/>
      <w:proofErr w:type="gramEnd"/>
      <w:r w:rsidR="00D707E7">
        <w:rPr>
          <w:rFonts w:eastAsiaTheme="minorHAnsi"/>
          <w:lang w:val="en-GB"/>
        </w:rPr>
        <w:t xml:space="preserve">, </w:t>
      </w:r>
      <w:proofErr w:type="spellStart"/>
      <w:r w:rsidR="00D707E7">
        <w:rPr>
          <w:rFonts w:eastAsiaTheme="minorHAnsi"/>
          <w:lang w:val="en-GB"/>
        </w:rPr>
        <w:t>fr</w:t>
      </w:r>
      <w:proofErr w:type="spellEnd"/>
      <w:r w:rsidR="00D707E7">
        <w:rPr>
          <w:rFonts w:eastAsiaTheme="minorHAnsi"/>
          <w:lang w:val="en-GB"/>
        </w:rPr>
        <w:t>, en).</w:t>
      </w:r>
    </w:p>
    <w:p w14:paraId="2D1EBFE5" w14:textId="4BEA35B5" w:rsidR="00EC420E" w:rsidRPr="00EC420E" w:rsidRDefault="00EC420E" w:rsidP="00EC420E">
      <w:pPr>
        <w:pStyle w:val="NormalWithSpacing"/>
        <w:rPr>
          <w:rFonts w:eastAsiaTheme="minorHAnsi"/>
          <w:lang w:val="en-GB"/>
        </w:rPr>
      </w:pPr>
      <w:r>
        <w:rPr>
          <w:rFonts w:eastAsiaTheme="minorHAnsi"/>
          <w:lang w:val="en-GB"/>
        </w:rPr>
        <w:t>Ple</w:t>
      </w:r>
      <w:r w:rsidR="00C7690B">
        <w:rPr>
          <w:rFonts w:eastAsiaTheme="minorHAnsi"/>
          <w:lang w:val="en-GB"/>
        </w:rPr>
        <w:t xml:space="preserve">ase mind that </w:t>
      </w:r>
      <w:r>
        <w:rPr>
          <w:rFonts w:eastAsiaTheme="minorHAnsi"/>
          <w:lang w:val="en-GB"/>
        </w:rPr>
        <w:t>the web service will return multiple ‘Single Messages’, namely one per BVAC message.</w:t>
      </w:r>
    </w:p>
    <w:p w14:paraId="66821ABA" w14:textId="77777777" w:rsidR="00ED1785" w:rsidRPr="00ED1785" w:rsidRDefault="00ED1785" w:rsidP="00ED1785">
      <w:pPr>
        <w:pStyle w:val="NormalWithSpacing"/>
        <w:rPr>
          <w:rFonts w:eastAsiaTheme="minorHAnsi"/>
          <w:lang w:val="en-GB"/>
        </w:rPr>
      </w:pPr>
    </w:p>
    <w:p w14:paraId="79BF0217" w14:textId="624CB7A4" w:rsidR="007D268A" w:rsidRDefault="007D268A" w:rsidP="007D268A">
      <w:pPr>
        <w:pStyle w:val="Heading3"/>
      </w:pPr>
      <w:bookmarkStart w:id="145" w:name="_Toc364894546"/>
      <w:r>
        <w:t>WSDL</w:t>
      </w:r>
      <w:r w:rsidR="00AA58AC">
        <w:t xml:space="preserve"> and XSD</w:t>
      </w:r>
      <w:bookmarkEnd w:id="145"/>
    </w:p>
    <w:p w14:paraId="12F4D95E" w14:textId="0C405DC8" w:rsidR="007D268A" w:rsidRDefault="00AA58AC" w:rsidP="00D707E7">
      <w:pPr>
        <w:pStyle w:val="NormalWithSpacing"/>
        <w:rPr>
          <w:rFonts w:eastAsiaTheme="minorHAnsi"/>
        </w:rPr>
      </w:pPr>
      <w:proofErr w:type="gramStart"/>
      <w:r>
        <w:rPr>
          <w:rFonts w:eastAsiaTheme="minorHAnsi"/>
        </w:rPr>
        <w:t xml:space="preserve">Below the current format of WSDL and corresponding XSD for the get </w:t>
      </w:r>
      <w:proofErr w:type="spellStart"/>
      <w:r>
        <w:rPr>
          <w:rFonts w:eastAsiaTheme="minorHAnsi"/>
        </w:rPr>
        <w:t>bvac</w:t>
      </w:r>
      <w:proofErr w:type="spellEnd"/>
      <w:r>
        <w:rPr>
          <w:rFonts w:eastAsiaTheme="minorHAnsi"/>
        </w:rPr>
        <w:t xml:space="preserve"> data web service.</w:t>
      </w:r>
      <w:proofErr w:type="gramEnd"/>
    </w:p>
    <w:p w14:paraId="1C167F5C" w14:textId="77777777" w:rsidR="00B101CC" w:rsidRPr="003533C4" w:rsidRDefault="00B101CC" w:rsidP="00D707E7">
      <w:pPr>
        <w:pStyle w:val="NormalWithSpacing"/>
        <w:rPr>
          <w:rFonts w:eastAsiaTheme="minorHAnsi"/>
        </w:rPr>
      </w:pPr>
      <w:r>
        <w:rPr>
          <w:rFonts w:eastAsiaTheme="minorHAnsi"/>
        </w:rPr>
        <w:object w:dxaOrig="1531" w:dyaOrig="1002" w14:anchorId="2620A96B">
          <v:shape id="_x0000_i1026" type="#_x0000_t75" style="width:76.75pt;height:50.45pt" o:ole="">
            <v:imagedata r:id="rId29" o:title=""/>
          </v:shape>
          <o:OLEObject Type="Embed" ProgID="Package" ShapeID="_x0000_i1026" DrawAspect="Icon" ObjectID="_1439221007" r:id="rId30"/>
        </w:object>
      </w:r>
      <w:r>
        <w:rPr>
          <w:rFonts w:eastAsiaTheme="minorHAnsi"/>
        </w:rPr>
        <w:object w:dxaOrig="1531" w:dyaOrig="1002" w14:anchorId="4E1032CE">
          <v:shape id="_x0000_i1027" type="#_x0000_t75" style="width:76.75pt;height:50.45pt" o:ole="">
            <v:imagedata r:id="rId31" o:title=""/>
          </v:shape>
          <o:OLEObject Type="Embed" ProgID="Package" ShapeID="_x0000_i1027" DrawAspect="Icon" ObjectID="_1439221008" r:id="rId32"/>
        </w:object>
      </w:r>
    </w:p>
    <w:p w14:paraId="5643952F" w14:textId="77777777" w:rsidR="007D268A" w:rsidRDefault="007D268A" w:rsidP="00D707E7">
      <w:pPr>
        <w:pStyle w:val="NormalWithSpacing"/>
        <w:rPr>
          <w:rFonts w:eastAsiaTheme="minorHAnsi"/>
          <w:lang w:val="en-GB"/>
        </w:rPr>
      </w:pPr>
    </w:p>
    <w:p w14:paraId="1449DF77" w14:textId="6443195B" w:rsidR="00127990" w:rsidRDefault="00127990" w:rsidP="00127990">
      <w:pPr>
        <w:pStyle w:val="Heading2"/>
      </w:pPr>
      <w:bookmarkStart w:id="146" w:name="_Toc364894547"/>
      <w:r>
        <w:t>SFTP</w:t>
      </w:r>
      <w:bookmarkEnd w:id="146"/>
    </w:p>
    <w:p w14:paraId="4755D5CC" w14:textId="4F21122F" w:rsidR="003533C4" w:rsidRPr="00127990" w:rsidRDefault="003533C4" w:rsidP="003533C4">
      <w:pPr>
        <w:pStyle w:val="Heading3"/>
      </w:pPr>
      <w:bookmarkStart w:id="147" w:name="_Toc364894548"/>
      <w:r>
        <w:t>Authentication &amp; secure message transfer</w:t>
      </w:r>
      <w:bookmarkEnd w:id="147"/>
    </w:p>
    <w:p w14:paraId="42F7C0E3" w14:textId="77777777" w:rsidR="003533C4" w:rsidRDefault="003533C4" w:rsidP="003533C4">
      <w:pPr>
        <w:pStyle w:val="NormalWithSpacing"/>
        <w:rPr>
          <w:lang w:val="en-GB"/>
        </w:rPr>
      </w:pPr>
      <w:r w:rsidRPr="00127990">
        <w:rPr>
          <w:lang w:val="en-GB"/>
        </w:rPr>
        <w:t xml:space="preserve">The </w:t>
      </w:r>
      <w:proofErr w:type="gramStart"/>
      <w:r w:rsidRPr="00127990">
        <w:rPr>
          <w:lang w:val="en-GB"/>
        </w:rPr>
        <w:t>access to the SFTP directories are</w:t>
      </w:r>
      <w:proofErr w:type="gramEnd"/>
      <w:r w:rsidRPr="00127990">
        <w:rPr>
          <w:lang w:val="en-GB"/>
        </w:rPr>
        <w:t xml:space="preserve"> configured on infrastructure to be only accessible by the authenticated insurer by verifying </w:t>
      </w:r>
      <w:r>
        <w:rPr>
          <w:lang w:val="en-GB"/>
        </w:rPr>
        <w:t xml:space="preserve">their </w:t>
      </w:r>
      <w:r w:rsidRPr="00127990">
        <w:rPr>
          <w:lang w:val="en-GB"/>
        </w:rPr>
        <w:t xml:space="preserve">public key. The TIP SFTP setup will associate the user name of the insurer with the public SSH Key, so there is no need to each time enter a password. The data </w:t>
      </w:r>
      <w:proofErr w:type="gramStart"/>
      <w:r w:rsidRPr="00127990">
        <w:rPr>
          <w:lang w:val="en-GB"/>
        </w:rPr>
        <w:t>is transferred</w:t>
      </w:r>
      <w:proofErr w:type="gramEnd"/>
      <w:r w:rsidRPr="00127990">
        <w:rPr>
          <w:lang w:val="en-GB"/>
        </w:rPr>
        <w:t xml:space="preserve"> from TIP to Insurer through a secure channel (SSH-2) with data encryption based on a temporary agreed symmetric session key based on AES-192 algorithm. </w:t>
      </w:r>
    </w:p>
    <w:p w14:paraId="5A5CAB39" w14:textId="25F44F58" w:rsidR="004139D1" w:rsidRPr="002846DF" w:rsidRDefault="004139D1" w:rsidP="004139D1">
      <w:pPr>
        <w:pStyle w:val="NormalWithSpacing"/>
        <w:rPr>
          <w:lang w:val="en-GB"/>
        </w:rPr>
      </w:pPr>
    </w:p>
    <w:p w14:paraId="3ABCEEEA" w14:textId="6D353920" w:rsidR="004139D1" w:rsidRDefault="004139D1" w:rsidP="004139D1">
      <w:pPr>
        <w:pStyle w:val="Heading3"/>
      </w:pPr>
      <w:bookmarkStart w:id="148" w:name="_Toc364894549"/>
      <w:r>
        <w:t>Flow</w:t>
      </w:r>
      <w:bookmarkEnd w:id="148"/>
    </w:p>
    <w:p w14:paraId="41AD2F4D" w14:textId="5DB169A2" w:rsidR="003533C4" w:rsidRDefault="00127990" w:rsidP="00CB1048">
      <w:pPr>
        <w:pStyle w:val="NormalWithSpacing"/>
        <w:numPr>
          <w:ilvl w:val="0"/>
          <w:numId w:val="10"/>
        </w:numPr>
        <w:rPr>
          <w:lang w:val="en-GB"/>
        </w:rPr>
      </w:pPr>
      <w:r w:rsidRPr="00204A97">
        <w:rPr>
          <w:lang w:val="en-GB"/>
        </w:rPr>
        <w:t xml:space="preserve">The TIP system will have a nightly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The distinct BVAC messages are encrypted with the public key of the target insurer and grouped into an aggregate file per CBFA</w:t>
      </w:r>
    </w:p>
    <w:p w14:paraId="1032560C" w14:textId="239806CC" w:rsidR="00541B1A" w:rsidRPr="00541B1A" w:rsidRDefault="003533C4" w:rsidP="00CB1048">
      <w:pPr>
        <w:pStyle w:val="NormalWithSpacing"/>
        <w:numPr>
          <w:ilvl w:val="0"/>
          <w:numId w:val="10"/>
        </w:numPr>
        <w:rPr>
          <w:lang w:val="en-GB"/>
        </w:rPr>
      </w:pPr>
      <w:r w:rsidRPr="00541B1A">
        <w:rPr>
          <w:lang w:val="en-GB"/>
        </w:rPr>
        <w:t xml:space="preserve">The </w:t>
      </w:r>
      <w:r w:rsidR="00640851">
        <w:rPr>
          <w:lang w:val="en-GB"/>
        </w:rPr>
        <w:t>calling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B65AB">
        <w:rPr>
          <w:lang w:val="en-GB"/>
        </w:rPr>
        <w:t>X.509 certificate</w:t>
      </w:r>
    </w:p>
    <w:p w14:paraId="3EF9A16C" w14:textId="7A2E6336"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access to the directories belonging to the insurers for which the accessing party has access (</w:t>
      </w:r>
      <w:r w:rsidRPr="00541B1A">
        <w:rPr>
          <w:lang w:val="en-GB"/>
        </w:rPr>
        <w:t>using the parameters provided during technical registration)</w:t>
      </w:r>
    </w:p>
    <w:p w14:paraId="71708F05" w14:textId="60A0F604" w:rsidR="003E7348" w:rsidRPr="003533C4" w:rsidRDefault="00127990" w:rsidP="00CB1048">
      <w:pPr>
        <w:pStyle w:val="NormalWithSpacing"/>
        <w:numPr>
          <w:ilvl w:val="0"/>
          <w:numId w:val="10"/>
        </w:numPr>
        <w:rPr>
          <w:lang w:val="en-GB"/>
        </w:rPr>
      </w:pPr>
      <w:r w:rsidRPr="00204A97">
        <w:rPr>
          <w:lang w:val="en-GB"/>
        </w:rPr>
        <w:t>The file can then be picked up by an insurer through SFTP connection</w:t>
      </w:r>
    </w:p>
    <w:p w14:paraId="5DB56CE3" w14:textId="0CBB5263" w:rsidR="00127990" w:rsidRDefault="00204A97" w:rsidP="00CB1048">
      <w:pPr>
        <w:pStyle w:val="NormalWithSpacing"/>
        <w:numPr>
          <w:ilvl w:val="0"/>
          <w:numId w:val="10"/>
        </w:numPr>
        <w:rPr>
          <w:lang w:val="en-GB"/>
        </w:rPr>
      </w:pPr>
      <w:r>
        <w:rPr>
          <w:lang w:val="en-GB"/>
        </w:rPr>
        <w:t xml:space="preserve">After successful retrieval of the file, the insurer </w:t>
      </w:r>
      <w:proofErr w:type="gramStart"/>
      <w:r>
        <w:rPr>
          <w:lang w:val="en-GB"/>
        </w:rPr>
        <w:t>is expected</w:t>
      </w:r>
      <w:proofErr w:type="gramEnd"/>
      <w:r>
        <w:rPr>
          <w:lang w:val="en-GB"/>
        </w:rPr>
        <w:t xml:space="preserve">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71B455A7" w14:textId="77777777" w:rsidR="00640851" w:rsidRDefault="00640851" w:rsidP="00CB1048">
      <w:pPr>
        <w:pStyle w:val="BulletList"/>
        <w:numPr>
          <w:ilvl w:val="1"/>
          <w:numId w:val="10"/>
        </w:numPr>
      </w:pPr>
      <w:r>
        <w:t>Decrypts the individual BVAC messages with the private key linked to the insurer for which the messages where requested</w:t>
      </w:r>
    </w:p>
    <w:p w14:paraId="27FB42EA" w14:textId="7E166B95" w:rsidR="00640851" w:rsidRPr="00640851" w:rsidRDefault="00640851" w:rsidP="00CB1048">
      <w:pPr>
        <w:pStyle w:val="BulletList"/>
        <w:numPr>
          <w:ilvl w:val="1"/>
          <w:numId w:val="10"/>
        </w:numPr>
      </w:pPr>
      <w:r>
        <w:t>Or potentially in the case of a delegation where the private key of the delegator is not kept at the delegate: Passes along the BVAC messages to the delegator for which it retrieved the message. This delegator party is then responsible for decrypting the individual BVAC messages with its private key.</w:t>
      </w:r>
    </w:p>
    <w:p w14:paraId="6894E811" w14:textId="3D2A22FF" w:rsidR="00640851" w:rsidRDefault="00665B38" w:rsidP="00665B38">
      <w:pPr>
        <w:pStyle w:val="NormalWithSpacing"/>
        <w:rPr>
          <w:lang w:val="en-GB"/>
        </w:rPr>
      </w:pPr>
      <w:r>
        <w:rPr>
          <w:lang w:val="en-GB"/>
        </w:rPr>
        <w:t xml:space="preserve">Please mind that since we do not know </w:t>
      </w:r>
      <w:r w:rsidR="00640851">
        <w:rPr>
          <w:lang w:val="en-GB"/>
        </w:rPr>
        <w:t xml:space="preserve">which party will be retrieving the file, we cannot encrypt the aggregate message. Only the individual messages out of which the aggregate message is made </w:t>
      </w:r>
      <w:proofErr w:type="gramStart"/>
      <w:r w:rsidR="00640851">
        <w:rPr>
          <w:lang w:val="en-GB"/>
        </w:rPr>
        <w:t>up,</w:t>
      </w:r>
      <w:proofErr w:type="gramEnd"/>
      <w:r w:rsidR="00640851">
        <w:rPr>
          <w:lang w:val="en-GB"/>
        </w:rPr>
        <w:t xml:space="preserve"> is encrypted.</w:t>
      </w:r>
    </w:p>
    <w:p w14:paraId="4F362532" w14:textId="5C6A7648" w:rsidR="00BD40DD" w:rsidRDefault="00DE59EC" w:rsidP="00127990">
      <w:pPr>
        <w:pStyle w:val="Heading3"/>
      </w:pPr>
      <w:bookmarkStart w:id="149" w:name="_Toc364894550"/>
      <w:r>
        <w:t>Output File</w:t>
      </w:r>
      <w:bookmarkEnd w:id="149"/>
    </w:p>
    <w:p w14:paraId="0FB239DD" w14:textId="6386BBF3" w:rsidR="00890753" w:rsidRPr="004D4AEC" w:rsidRDefault="00890753" w:rsidP="00D707E7">
      <w:pPr>
        <w:pStyle w:val="NormalWithSpacing"/>
        <w:rPr>
          <w:i/>
          <w:sz w:val="18"/>
        </w:rPr>
      </w:pPr>
      <w:r>
        <w:rPr>
          <w:lang w:val="en-GB"/>
        </w:rPr>
        <w:t>There is one</w:t>
      </w:r>
      <w:r w:rsidR="004D4AEC">
        <w:rPr>
          <w:lang w:val="en-GB"/>
        </w:rPr>
        <w:t xml:space="preserve"> output directory for each CBFA indicated by its CBFA number </w:t>
      </w:r>
      <w:r w:rsidR="004D4AEC" w:rsidRPr="004D4AEC">
        <w:rPr>
          <w:i/>
          <w:sz w:val="18"/>
        </w:rPr>
        <w:t>/&lt;CBFA&gt;/</w:t>
      </w:r>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w:t>
      </w:r>
      <w:proofErr w:type="gramStart"/>
      <w:r w:rsidR="00894430">
        <w:rPr>
          <w:lang w:val="en-GB"/>
        </w:rPr>
        <w:t>extracts,</w:t>
      </w:r>
      <w:proofErr w:type="gramEnd"/>
      <w:r w:rsidR="00894430">
        <w:rPr>
          <w:lang w:val="en-GB"/>
        </w:rPr>
        <w:t xml:space="preserve"> </w:t>
      </w:r>
      <w:r>
        <w:rPr>
          <w:lang w:val="en-GB"/>
        </w:rPr>
        <w:t xml:space="preserve">is </w:t>
      </w:r>
      <w:r w:rsidRPr="00127E0A">
        <w:rPr>
          <w:i/>
          <w:sz w:val="18"/>
        </w:rPr>
        <w:t>BVAC-&lt;CBFA&gt;-&lt;</w:t>
      </w:r>
      <w:proofErr w:type="spellStart"/>
      <w:r w:rsidRPr="00127E0A">
        <w:rPr>
          <w:i/>
          <w:sz w:val="18"/>
        </w:rPr>
        <w:t>date</w:t>
      </w:r>
      <w:r w:rsidR="00894430">
        <w:rPr>
          <w:i/>
          <w:sz w:val="18"/>
        </w:rPr>
        <w:t>time</w:t>
      </w:r>
      <w:proofErr w:type="spellEnd"/>
      <w:r w:rsidRPr="00127E0A">
        <w:rPr>
          <w:i/>
          <w:sz w:val="18"/>
        </w:rPr>
        <w:t>&gt;.xml</w:t>
      </w:r>
      <w:r w:rsidR="00894430" w:rsidRPr="00894430">
        <w:rPr>
          <w:sz w:val="18"/>
        </w:rPr>
        <w:t xml:space="preserve"> where &lt;CBFA&gt; is the CBFA</w:t>
      </w:r>
      <w:r w:rsidR="00894430">
        <w:rPr>
          <w:sz w:val="18"/>
        </w:rPr>
        <w:t xml:space="preserve"> number of the insurer and &lt;date&gt; is the </w:t>
      </w:r>
      <w:proofErr w:type="spellStart"/>
      <w:r w:rsidR="00894430">
        <w:rPr>
          <w:sz w:val="18"/>
        </w:rPr>
        <w:t>datetime</w:t>
      </w:r>
      <w:proofErr w:type="spellEnd"/>
      <w:r w:rsidR="00894430">
        <w:rPr>
          <w:sz w:val="18"/>
        </w:rPr>
        <w:t xml:space="preserv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3AB5D497" w:rsidR="00A07D19" w:rsidRPr="00065B65" w:rsidRDefault="00A07D19" w:rsidP="00D707E7">
      <w:pPr>
        <w:pStyle w:val="NormalWithSpacing"/>
        <w:rPr>
          <w:sz w:val="18"/>
          <w:lang w:val="fr-FR"/>
        </w:rPr>
      </w:pPr>
      <w:r w:rsidRPr="00065B65">
        <w:rPr>
          <w:sz w:val="18"/>
          <w:lang w:val="fr-FR"/>
        </w:rPr>
        <w:t>/3333/BVAC-3333-2013</w:t>
      </w:r>
      <w:r w:rsidRPr="00065B65">
        <w:rPr>
          <w:lang w:val="fr-FR"/>
        </w:rPr>
        <w:t>-</w:t>
      </w:r>
      <w:r w:rsidRPr="00065B65">
        <w:rPr>
          <w:sz w:val="18"/>
          <w:lang w:val="fr-FR"/>
        </w:rPr>
        <w:t>08-19T23:32:52</w:t>
      </w:r>
      <w:r w:rsidR="00065B65" w:rsidRPr="00065B65">
        <w:rPr>
          <w:sz w:val="18"/>
          <w:lang w:val="fr-FR"/>
        </w:rPr>
        <w:t>.xml</w:t>
      </w:r>
      <w:r w:rsidRPr="00065B65">
        <w:rPr>
          <w:sz w:val="18"/>
          <w:lang w:val="fr-FR"/>
        </w:rPr>
        <w:br/>
        <w:t>/3333/BVAC-3333-2013</w:t>
      </w:r>
      <w:r w:rsidRPr="00065B65">
        <w:rPr>
          <w:lang w:val="fr-FR"/>
        </w:rPr>
        <w:t>-</w:t>
      </w:r>
      <w:r w:rsidRPr="00065B65">
        <w:rPr>
          <w:sz w:val="18"/>
          <w:lang w:val="fr-FR"/>
        </w:rPr>
        <w:t>08-20T23:30:12</w:t>
      </w:r>
      <w:r w:rsidR="00065B65">
        <w:rPr>
          <w:sz w:val="18"/>
          <w:lang w:val="fr-FR"/>
        </w:rPr>
        <w:t>.xml</w:t>
      </w:r>
    </w:p>
    <w:p w14:paraId="6B3DD2BE" w14:textId="4AD0F4F5" w:rsidR="00BD40DD" w:rsidRPr="00890753" w:rsidRDefault="00182B33" w:rsidP="00D707E7">
      <w:pPr>
        <w:pStyle w:val="NormalWithSpacing"/>
      </w:pPr>
      <w:r w:rsidRPr="00127990">
        <w:rPr>
          <w:lang w:val="en-GB"/>
        </w:rPr>
        <w:t xml:space="preserve">The file format is XML and looks like: </w:t>
      </w:r>
    </w:p>
    <w:tbl>
      <w:tblPr>
        <w:tblStyle w:val="TableGrid"/>
        <w:tblW w:w="0" w:type="auto"/>
        <w:tblLook w:val="04A0" w:firstRow="1" w:lastRow="0" w:firstColumn="1" w:lastColumn="0" w:noHBand="0" w:noVBand="1"/>
      </w:tblPr>
      <w:tblGrid>
        <w:gridCol w:w="9921"/>
      </w:tblGrid>
      <w:tr w:rsidR="00182B33" w:rsidRPr="00AF559A" w14:paraId="22C8FAA2" w14:textId="77777777" w:rsidTr="00182B33">
        <w:tc>
          <w:tcPr>
            <w:tcW w:w="9921" w:type="dxa"/>
          </w:tcPr>
          <w:p w14:paraId="21BB353A" w14:textId="77777777" w:rsidR="00182B33" w:rsidRDefault="00182B33" w:rsidP="00182B33">
            <w:pPr>
              <w:pStyle w:val="BulletList"/>
              <w:numPr>
                <w:ilvl w:val="0"/>
                <w:numId w:val="0"/>
              </w:numPr>
              <w:ind w:left="284"/>
              <w:rPr>
                <w:lang w:val="fr-FR"/>
              </w:rPr>
            </w:pPr>
            <w:r>
              <w:rPr>
                <w:lang w:val="fr-FR"/>
              </w:rPr>
              <w:t>&lt;</w:t>
            </w:r>
            <w:proofErr w:type="spellStart"/>
            <w:r>
              <w:rPr>
                <w:lang w:val="fr-FR"/>
              </w:rPr>
              <w:t>bvac-list</w:t>
            </w:r>
            <w:proofErr w:type="spellEnd"/>
            <w:r>
              <w:rPr>
                <w:lang w:val="fr-FR"/>
              </w:rPr>
              <w:t>&gt;</w:t>
            </w:r>
          </w:p>
          <w:p w14:paraId="25F5B210" w14:textId="77777777" w:rsidR="00182B33" w:rsidRDefault="00182B33" w:rsidP="00182B33">
            <w:pPr>
              <w:pStyle w:val="BulletList"/>
              <w:numPr>
                <w:ilvl w:val="0"/>
                <w:numId w:val="0"/>
              </w:numPr>
              <w:ind w:left="1287"/>
              <w:rPr>
                <w:lang w:val="fr-FR"/>
              </w:rPr>
            </w:pPr>
            <w:r>
              <w:rPr>
                <w:lang w:val="fr-FR"/>
              </w:rPr>
              <w:t>&lt;CBFA&gt;0196&lt;/CBFA&gt;</w:t>
            </w:r>
          </w:p>
          <w:p w14:paraId="5DBCC7EF" w14:textId="77777777" w:rsidR="00182B33" w:rsidRDefault="00182B33" w:rsidP="00182B33">
            <w:pPr>
              <w:pStyle w:val="BulletList"/>
              <w:numPr>
                <w:ilvl w:val="0"/>
                <w:numId w:val="0"/>
              </w:numPr>
              <w:ind w:left="284"/>
              <w:rPr>
                <w:lang w:val="fr-FR"/>
              </w:rPr>
            </w:pPr>
            <w:r>
              <w:rPr>
                <w:lang w:val="fr-FR"/>
              </w:rPr>
              <w:tab/>
              <w:t>&lt;</w:t>
            </w:r>
            <w:proofErr w:type="spellStart"/>
            <w:r>
              <w:rPr>
                <w:lang w:val="fr-FR"/>
              </w:rPr>
              <w:t>bvac</w:t>
            </w:r>
            <w:proofErr w:type="spellEnd"/>
            <w:r>
              <w:rPr>
                <w:lang w:val="fr-FR"/>
              </w:rPr>
              <w:t>&gt;</w:t>
            </w:r>
          </w:p>
          <w:p w14:paraId="2E4EF78A" w14:textId="77777777" w:rsidR="00182B33" w:rsidRDefault="00182B33" w:rsidP="00182B33">
            <w:pPr>
              <w:pStyle w:val="BulletList"/>
              <w:numPr>
                <w:ilvl w:val="0"/>
                <w:numId w:val="0"/>
              </w:numPr>
              <w:ind w:left="284"/>
              <w:rPr>
                <w:lang w:val="fr-FR"/>
              </w:rPr>
            </w:pPr>
            <w:r>
              <w:rPr>
                <w:lang w:val="fr-FR"/>
              </w:rPr>
              <w:lastRenderedPageBreak/>
              <w:tab/>
            </w:r>
            <w:r>
              <w:rPr>
                <w:lang w:val="fr-FR"/>
              </w:rPr>
              <w:tab/>
              <w:t>&lt;</w:t>
            </w:r>
            <w:proofErr w:type="spellStart"/>
            <w:r>
              <w:rPr>
                <w:lang w:val="fr-FR"/>
              </w:rPr>
              <w:t>bvac</w:t>
            </w:r>
            <w:proofErr w:type="spellEnd"/>
            <w:r>
              <w:rPr>
                <w:lang w:val="fr-FR"/>
              </w:rPr>
              <w:t>-document-id&gt;12345687987654321&lt;/</w:t>
            </w:r>
            <w:proofErr w:type="spellStart"/>
            <w:r>
              <w:rPr>
                <w:lang w:val="fr-FR"/>
              </w:rPr>
              <w:t>bvac</w:t>
            </w:r>
            <w:proofErr w:type="spellEnd"/>
            <w:r>
              <w:rPr>
                <w:lang w:val="fr-FR"/>
              </w:rPr>
              <w:t>-document-id&gt;</w:t>
            </w:r>
          </w:p>
          <w:p w14:paraId="267B2933" w14:textId="77777777" w:rsidR="00182B33" w:rsidRDefault="00182B33" w:rsidP="00182B33">
            <w:pPr>
              <w:pStyle w:val="BulletList"/>
              <w:numPr>
                <w:ilvl w:val="0"/>
                <w:numId w:val="0"/>
              </w:numPr>
              <w:ind w:left="284"/>
            </w:pPr>
            <w:r>
              <w:rPr>
                <w:lang w:val="fr-FR"/>
              </w:rPr>
              <w:tab/>
            </w:r>
            <w:r>
              <w:rPr>
                <w:lang w:val="fr-FR"/>
              </w:rPr>
              <w:tab/>
            </w:r>
            <w:r>
              <w:t>&lt;</w:t>
            </w:r>
            <w:proofErr w:type="spellStart"/>
            <w:r>
              <w:t>bvac</w:t>
            </w:r>
            <w:proofErr w:type="spellEnd"/>
            <w:r>
              <w:t>-document&gt;</w:t>
            </w:r>
          </w:p>
          <w:p w14:paraId="5DE8489E" w14:textId="53C9F669" w:rsidR="00182B33" w:rsidRDefault="00182B33" w:rsidP="00182B33">
            <w:pPr>
              <w:pStyle w:val="BulletList"/>
              <w:numPr>
                <w:ilvl w:val="0"/>
                <w:numId w:val="0"/>
              </w:numPr>
              <w:ind w:left="1877"/>
            </w:pPr>
            <w:r>
              <w:t xml:space="preserve">&lt;!—ENCRYPTED (for Insurer corresponding with CBFA) message structure as defined </w:t>
            </w:r>
            <w:r w:rsidR="00065B65">
              <w:t xml:space="preserve">in chapter </w:t>
            </w:r>
            <w:r w:rsidR="00065B65">
              <w:fldChar w:fldCharType="begin"/>
            </w:r>
            <w:r w:rsidR="00065B65">
              <w:instrText xml:space="preserve"> REF _Ref364869773 \r \h </w:instrText>
            </w:r>
            <w:r w:rsidR="00065B65">
              <w:fldChar w:fldCharType="separate"/>
            </w:r>
            <w:r w:rsidR="00224C2F">
              <w:t>3</w:t>
            </w:r>
            <w:r w:rsidR="00065B65">
              <w:fldChar w:fldCharType="end"/>
            </w:r>
          </w:p>
          <w:p w14:paraId="3336ACFE" w14:textId="010BCCD9" w:rsidR="00182B33" w:rsidRDefault="00182B33" w:rsidP="00182B33">
            <w:pPr>
              <w:pStyle w:val="BulletList"/>
              <w:numPr>
                <w:ilvl w:val="0"/>
                <w:numId w:val="0"/>
              </w:numPr>
              <w:ind w:left="284"/>
            </w:pPr>
            <w:r>
              <w:tab/>
            </w:r>
            <w:r>
              <w:tab/>
            </w:r>
            <w:r w:rsidR="004139D1">
              <w:rPr>
                <w:noProof/>
                <w:lang w:val="nl-BE" w:eastAsia="nl-BE"/>
              </w:rPr>
              <w:drawing>
                <wp:inline distT="0" distB="0" distL="0" distR="0" wp14:anchorId="15E61CF5" wp14:editId="450D8D3A">
                  <wp:extent cx="1524076" cy="1400907"/>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3886" cy="1400732"/>
                          </a:xfrm>
                          <a:prstGeom prst="rect">
                            <a:avLst/>
                          </a:prstGeom>
                          <a:noFill/>
                          <a:ln>
                            <a:noFill/>
                          </a:ln>
                        </pic:spPr>
                      </pic:pic>
                    </a:graphicData>
                  </a:graphic>
                </wp:inline>
              </w:drawing>
            </w:r>
          </w:p>
          <w:p w14:paraId="53974CB6" w14:textId="77777777" w:rsidR="00182B33" w:rsidRDefault="00182B33" w:rsidP="00182B33">
            <w:pPr>
              <w:pStyle w:val="BulletList"/>
              <w:numPr>
                <w:ilvl w:val="0"/>
                <w:numId w:val="0"/>
              </w:numPr>
              <w:ind w:left="2160"/>
              <w:rPr>
                <w:lang w:val="fr-FR"/>
              </w:rPr>
            </w:pPr>
            <w:r>
              <w:rPr>
                <w:lang w:val="fr-FR"/>
              </w:rPr>
              <w:t>--&gt;</w:t>
            </w:r>
          </w:p>
          <w:p w14:paraId="6E66C40C" w14:textId="77777777" w:rsidR="00182B33" w:rsidRDefault="00182B33" w:rsidP="00182B33">
            <w:pPr>
              <w:pStyle w:val="BulletList"/>
              <w:numPr>
                <w:ilvl w:val="0"/>
                <w:numId w:val="0"/>
              </w:numPr>
              <w:ind w:left="284"/>
              <w:rPr>
                <w:lang w:val="fr-FR"/>
              </w:rPr>
            </w:pPr>
            <w:r>
              <w:rPr>
                <w:lang w:val="fr-FR"/>
              </w:rPr>
              <w:tab/>
            </w:r>
            <w:r>
              <w:rPr>
                <w:lang w:val="fr-FR"/>
              </w:rPr>
              <w:tab/>
              <w:t>&lt;/</w:t>
            </w:r>
            <w:proofErr w:type="spellStart"/>
            <w:r>
              <w:rPr>
                <w:lang w:val="fr-FR"/>
              </w:rPr>
              <w:t>bvac</w:t>
            </w:r>
            <w:proofErr w:type="spellEnd"/>
            <w:r>
              <w:rPr>
                <w:lang w:val="fr-FR"/>
              </w:rPr>
              <w:t>-document&gt;</w:t>
            </w:r>
          </w:p>
          <w:p w14:paraId="777BE9B5" w14:textId="77777777" w:rsidR="00182B33" w:rsidRDefault="00182B33" w:rsidP="00182B33">
            <w:pPr>
              <w:pStyle w:val="BulletList"/>
              <w:numPr>
                <w:ilvl w:val="0"/>
                <w:numId w:val="0"/>
              </w:numPr>
              <w:ind w:left="1287"/>
              <w:rPr>
                <w:lang w:val="fr-FR"/>
              </w:rPr>
            </w:pPr>
            <w:r>
              <w:rPr>
                <w:lang w:val="fr-FR"/>
              </w:rPr>
              <w:t>&lt;/</w:t>
            </w:r>
            <w:proofErr w:type="spellStart"/>
            <w:r>
              <w:rPr>
                <w:lang w:val="fr-FR"/>
              </w:rPr>
              <w:t>bvac</w:t>
            </w:r>
            <w:proofErr w:type="spellEnd"/>
            <w:r>
              <w:rPr>
                <w:lang w:val="fr-FR"/>
              </w:rPr>
              <w:t xml:space="preserve"> &gt;</w:t>
            </w:r>
          </w:p>
          <w:p w14:paraId="67C1AD94" w14:textId="77777777" w:rsidR="00182B33" w:rsidRDefault="00182B33" w:rsidP="00182B33">
            <w:pPr>
              <w:pStyle w:val="BulletList"/>
              <w:numPr>
                <w:ilvl w:val="0"/>
                <w:numId w:val="0"/>
              </w:numPr>
              <w:ind w:left="1287"/>
              <w:rPr>
                <w:lang w:val="fr-FR"/>
              </w:rPr>
            </w:pPr>
            <w:r>
              <w:rPr>
                <w:lang w:val="fr-FR"/>
              </w:rPr>
              <w:t>&lt;</w:t>
            </w:r>
            <w:proofErr w:type="spellStart"/>
            <w:r>
              <w:rPr>
                <w:lang w:val="fr-FR"/>
              </w:rPr>
              <w:t>bvac</w:t>
            </w:r>
            <w:proofErr w:type="spellEnd"/>
            <w:r>
              <w:rPr>
                <w:lang w:val="fr-FR"/>
              </w:rPr>
              <w:t xml:space="preserve"> &gt; </w:t>
            </w:r>
            <w:r>
              <w:rPr>
                <w:lang w:val="fr-FR"/>
              </w:rPr>
              <w:tab/>
            </w:r>
          </w:p>
          <w:p w14:paraId="0C2CE51B" w14:textId="77777777" w:rsidR="00182B33" w:rsidRDefault="00182B33" w:rsidP="00182B33">
            <w:pPr>
              <w:pStyle w:val="BulletList"/>
              <w:numPr>
                <w:ilvl w:val="0"/>
                <w:numId w:val="0"/>
              </w:numPr>
              <w:ind w:left="1440"/>
              <w:rPr>
                <w:lang w:val="fr-FR"/>
              </w:rPr>
            </w:pPr>
            <w:r>
              <w:rPr>
                <w:lang w:val="fr-FR"/>
              </w:rPr>
              <w:t>&lt;</w:t>
            </w:r>
            <w:proofErr w:type="spellStart"/>
            <w:r>
              <w:rPr>
                <w:lang w:val="fr-FR"/>
              </w:rPr>
              <w:t>bvac</w:t>
            </w:r>
            <w:proofErr w:type="spellEnd"/>
            <w:r>
              <w:rPr>
                <w:lang w:val="fr-FR"/>
              </w:rPr>
              <w:t>-document-id&gt;12345687987654322&lt;/</w:t>
            </w:r>
            <w:proofErr w:type="spellStart"/>
            <w:r>
              <w:rPr>
                <w:lang w:val="fr-FR"/>
              </w:rPr>
              <w:t>bvac</w:t>
            </w:r>
            <w:proofErr w:type="spellEnd"/>
            <w:r>
              <w:rPr>
                <w:lang w:val="fr-FR"/>
              </w:rPr>
              <w:t>-document-id&gt;</w:t>
            </w:r>
          </w:p>
          <w:p w14:paraId="315DE439" w14:textId="77777777" w:rsidR="00182B33" w:rsidRDefault="00182B33" w:rsidP="00182B33">
            <w:pPr>
              <w:pStyle w:val="BulletList"/>
              <w:numPr>
                <w:ilvl w:val="0"/>
                <w:numId w:val="0"/>
              </w:numPr>
              <w:ind w:left="284"/>
            </w:pPr>
            <w:r>
              <w:rPr>
                <w:lang w:val="fr-FR"/>
              </w:rPr>
              <w:tab/>
            </w:r>
            <w:r>
              <w:rPr>
                <w:lang w:val="fr-FR"/>
              </w:rPr>
              <w:tab/>
            </w:r>
            <w:r>
              <w:t>&lt;</w:t>
            </w:r>
            <w:proofErr w:type="spellStart"/>
            <w:r>
              <w:t>bvac</w:t>
            </w:r>
            <w:proofErr w:type="spellEnd"/>
            <w:r>
              <w:t>-document&gt;</w:t>
            </w:r>
          </w:p>
          <w:p w14:paraId="7A092702" w14:textId="436B63D7" w:rsidR="00182B33" w:rsidRDefault="00182B33" w:rsidP="00182B33">
            <w:pPr>
              <w:pStyle w:val="BulletList"/>
              <w:numPr>
                <w:ilvl w:val="0"/>
                <w:numId w:val="0"/>
              </w:numPr>
              <w:ind w:left="1877"/>
            </w:pPr>
            <w:r>
              <w:t xml:space="preserve">&lt;!-- ENCRYPTED (for Insurer corresponding with CBFA) </w:t>
            </w:r>
            <w:r w:rsidR="00065B65">
              <w:t xml:space="preserve">message structure as defined in chapter </w:t>
            </w:r>
            <w:r w:rsidR="00065B65">
              <w:fldChar w:fldCharType="begin"/>
            </w:r>
            <w:r w:rsidR="00065B65">
              <w:instrText xml:space="preserve"> REF _Ref364869773 \r \h </w:instrText>
            </w:r>
            <w:r w:rsidR="00065B65">
              <w:fldChar w:fldCharType="separate"/>
            </w:r>
            <w:r w:rsidR="00224C2F">
              <w:t>3</w:t>
            </w:r>
            <w:r w:rsidR="00065B65">
              <w:fldChar w:fldCharType="end"/>
            </w:r>
          </w:p>
          <w:p w14:paraId="4C2A82CB" w14:textId="616D1449" w:rsidR="00182B33" w:rsidRDefault="00182B33" w:rsidP="00182B33">
            <w:pPr>
              <w:pStyle w:val="BulletList"/>
              <w:numPr>
                <w:ilvl w:val="0"/>
                <w:numId w:val="0"/>
              </w:numPr>
              <w:ind w:left="284"/>
            </w:pPr>
            <w:r>
              <w:tab/>
            </w:r>
            <w:r>
              <w:tab/>
            </w:r>
            <w:r w:rsidR="004139D1">
              <w:rPr>
                <w:noProof/>
                <w:lang w:val="nl-BE" w:eastAsia="nl-BE"/>
              </w:rPr>
              <w:drawing>
                <wp:inline distT="0" distB="0" distL="0" distR="0" wp14:anchorId="30B02763" wp14:editId="70E3C5E5">
                  <wp:extent cx="1524076" cy="140090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3886" cy="1400732"/>
                          </a:xfrm>
                          <a:prstGeom prst="rect">
                            <a:avLst/>
                          </a:prstGeom>
                          <a:noFill/>
                          <a:ln>
                            <a:noFill/>
                          </a:ln>
                        </pic:spPr>
                      </pic:pic>
                    </a:graphicData>
                  </a:graphic>
                </wp:inline>
              </w:drawing>
            </w:r>
          </w:p>
          <w:p w14:paraId="15E88462" w14:textId="77777777" w:rsidR="00182B33" w:rsidRDefault="00182B33" w:rsidP="00182B33">
            <w:pPr>
              <w:pStyle w:val="BulletList"/>
              <w:numPr>
                <w:ilvl w:val="0"/>
                <w:numId w:val="0"/>
              </w:numPr>
              <w:ind w:left="2160"/>
              <w:rPr>
                <w:lang w:val="fr-FR"/>
              </w:rPr>
            </w:pPr>
            <w:r>
              <w:rPr>
                <w:lang w:val="fr-FR"/>
              </w:rPr>
              <w:t>--&gt;</w:t>
            </w:r>
          </w:p>
          <w:p w14:paraId="142B66E4" w14:textId="77777777" w:rsidR="00182B33" w:rsidRDefault="00182B33" w:rsidP="00182B33">
            <w:pPr>
              <w:pStyle w:val="BulletList"/>
              <w:numPr>
                <w:ilvl w:val="0"/>
                <w:numId w:val="0"/>
              </w:numPr>
              <w:ind w:left="284"/>
              <w:rPr>
                <w:lang w:val="fr-FR"/>
              </w:rPr>
            </w:pPr>
            <w:r>
              <w:rPr>
                <w:lang w:val="fr-FR"/>
              </w:rPr>
              <w:tab/>
            </w:r>
            <w:r>
              <w:rPr>
                <w:lang w:val="fr-FR"/>
              </w:rPr>
              <w:tab/>
              <w:t>&lt;/</w:t>
            </w:r>
            <w:proofErr w:type="spellStart"/>
            <w:r>
              <w:rPr>
                <w:lang w:val="fr-FR"/>
              </w:rPr>
              <w:t>bvac</w:t>
            </w:r>
            <w:proofErr w:type="spellEnd"/>
            <w:r>
              <w:rPr>
                <w:lang w:val="fr-FR"/>
              </w:rPr>
              <w:t>-document&gt;</w:t>
            </w:r>
          </w:p>
          <w:p w14:paraId="6016F0A6" w14:textId="77777777" w:rsidR="00182B33" w:rsidRDefault="00182B33" w:rsidP="00182B33">
            <w:pPr>
              <w:pStyle w:val="BulletList"/>
              <w:numPr>
                <w:ilvl w:val="0"/>
                <w:numId w:val="0"/>
              </w:numPr>
              <w:ind w:left="1287"/>
              <w:rPr>
                <w:lang w:val="fr-FR"/>
              </w:rPr>
            </w:pPr>
            <w:r>
              <w:rPr>
                <w:lang w:val="fr-FR"/>
              </w:rPr>
              <w:t>&lt;/</w:t>
            </w:r>
            <w:proofErr w:type="spellStart"/>
            <w:r>
              <w:rPr>
                <w:lang w:val="fr-FR"/>
              </w:rPr>
              <w:t>bvac</w:t>
            </w:r>
            <w:proofErr w:type="spellEnd"/>
            <w:r>
              <w:rPr>
                <w:lang w:val="fr-FR"/>
              </w:rPr>
              <w:t xml:space="preserve"> &gt;</w:t>
            </w:r>
          </w:p>
          <w:p w14:paraId="6B1AF681" w14:textId="77777777" w:rsidR="00182B33" w:rsidRDefault="00182B33" w:rsidP="00182B33">
            <w:pPr>
              <w:pStyle w:val="BulletList"/>
              <w:numPr>
                <w:ilvl w:val="0"/>
                <w:numId w:val="0"/>
              </w:numPr>
              <w:ind w:left="1287"/>
              <w:rPr>
                <w:lang w:val="fr-FR"/>
              </w:rPr>
            </w:pPr>
            <w:r>
              <w:rPr>
                <w:lang w:val="fr-FR"/>
              </w:rPr>
              <w:t>…</w:t>
            </w:r>
          </w:p>
          <w:p w14:paraId="4E6F66D6" w14:textId="4D5247A6" w:rsidR="00182B33" w:rsidRPr="00182B33" w:rsidRDefault="00182B33" w:rsidP="00182B33">
            <w:pPr>
              <w:pStyle w:val="BulletList"/>
              <w:numPr>
                <w:ilvl w:val="0"/>
                <w:numId w:val="0"/>
              </w:numPr>
              <w:ind w:left="284"/>
              <w:rPr>
                <w:lang w:val="fr-FR"/>
              </w:rPr>
            </w:pPr>
            <w:r>
              <w:rPr>
                <w:lang w:val="fr-FR"/>
              </w:rPr>
              <w:t>&lt;/</w:t>
            </w:r>
            <w:proofErr w:type="spellStart"/>
            <w:r>
              <w:rPr>
                <w:lang w:val="fr-FR"/>
              </w:rPr>
              <w:t>bvac-list</w:t>
            </w:r>
            <w:proofErr w:type="spellEnd"/>
            <w:r>
              <w:rPr>
                <w:lang w:val="fr-FR"/>
              </w:rPr>
              <w:t>&gt;</w:t>
            </w:r>
          </w:p>
        </w:tc>
      </w:tr>
    </w:tbl>
    <w:p w14:paraId="0E9B4D35" w14:textId="77777777" w:rsidR="00C7690B" w:rsidRPr="00AF559A" w:rsidRDefault="00C7690B" w:rsidP="00C7690B">
      <w:pPr>
        <w:pStyle w:val="NormalWithSpacing"/>
        <w:rPr>
          <w:rFonts w:eastAsiaTheme="minorHAnsi"/>
          <w:lang w:val="fr-BE"/>
        </w:rPr>
      </w:pPr>
    </w:p>
    <w:p w14:paraId="31727265" w14:textId="281A40E2" w:rsidR="00C7690B" w:rsidRPr="00EC420E" w:rsidRDefault="00C7690B" w:rsidP="00C7690B">
      <w:pPr>
        <w:pStyle w:val="NormalWithSpacing"/>
        <w:rPr>
          <w:rFonts w:eastAsiaTheme="minorHAnsi"/>
          <w:lang w:val="en-GB"/>
        </w:rPr>
      </w:pPr>
      <w:r>
        <w:rPr>
          <w:rFonts w:eastAsiaTheme="minorHAnsi"/>
          <w:lang w:val="en-GB"/>
        </w:rPr>
        <w:t>Please mind that this file contains multiple ‘Single Messages’, namely one per BVAC message.</w:t>
      </w:r>
    </w:p>
    <w:p w14:paraId="543EE2C6" w14:textId="77777777" w:rsidR="007517DA" w:rsidRPr="00C7690B" w:rsidRDefault="007517DA" w:rsidP="00065B65">
      <w:pPr>
        <w:pStyle w:val="NormalWithSpacing"/>
        <w:rPr>
          <w:lang w:val="en-GB"/>
        </w:rPr>
      </w:pPr>
    </w:p>
    <w:p w14:paraId="0308EC89" w14:textId="77777777" w:rsidR="004A0027" w:rsidRDefault="004A0027" w:rsidP="004A0027">
      <w:pPr>
        <w:pStyle w:val="Caption"/>
      </w:pPr>
      <w:r>
        <w:t>– End of document –</w:t>
      </w:r>
      <w:bookmarkEnd w:id="137"/>
    </w:p>
    <w:p w14:paraId="5EEE7D66" w14:textId="77777777" w:rsidR="007D268A" w:rsidRPr="007D268A" w:rsidRDefault="007D268A" w:rsidP="007D268A">
      <w:pPr>
        <w:pStyle w:val="NormalWithSpacing"/>
      </w:pPr>
    </w:p>
    <w:sectPr w:rsidR="007D268A" w:rsidRPr="007D268A" w:rsidSect="00D86B2B">
      <w:headerReference w:type="default" r:id="rId34"/>
      <w:footerReference w:type="default" r:id="rId35"/>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7BFEF5" w14:textId="77777777" w:rsidR="005F6F8E" w:rsidRDefault="005F6F8E" w:rsidP="00476341">
      <w:r>
        <w:separator/>
      </w:r>
    </w:p>
  </w:endnote>
  <w:endnote w:type="continuationSeparator" w:id="0">
    <w:p w14:paraId="61C275E6" w14:textId="77777777" w:rsidR="005F6F8E" w:rsidRDefault="005F6F8E"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4139D1" w:rsidRPr="007029A5" w:rsidRDefault="004139D1"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4139D1" w:rsidRPr="007029A5" w:rsidRDefault="004139D1"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0C1F9A">
      <w:rPr>
        <w:noProof/>
        <w:sz w:val="16"/>
        <w:szCs w:val="16"/>
      </w:rPr>
      <w:t>14</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E2EDF4" w14:textId="77777777" w:rsidR="005F6F8E" w:rsidRDefault="005F6F8E" w:rsidP="00476341">
      <w:r>
        <w:separator/>
      </w:r>
    </w:p>
  </w:footnote>
  <w:footnote w:type="continuationSeparator" w:id="0">
    <w:p w14:paraId="0963C6CE" w14:textId="77777777" w:rsidR="005F6F8E" w:rsidRDefault="005F6F8E"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4139D1" w:rsidRPr="00020673" w:rsidRDefault="004139D1"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4139D1" w:rsidRPr="00020673" w:rsidRDefault="004139D1">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4139D1" w:rsidRPr="00B471CD" w:rsidRDefault="004139D1" w:rsidP="00B471CD">
    <w:r w:rsidRPr="00B471CD">
      <w:rPr>
        <w:noProof/>
        <w:lang w:val="nl-BE" w:eastAsia="nl-BE"/>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nl-BE"/>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nl-BE"/>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17F69762" w:rsidR="004139D1" w:rsidRPr="00B471CD" w:rsidRDefault="004139D1"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r w:rsidR="000C1F9A">
      <w:rPr>
        <w:rStyle w:val="Emphasis"/>
        <w:noProof/>
      </w:rPr>
      <w:t>Integration</w:t>
    </w:r>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1">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4">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7">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9">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0">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2"/>
  </w:num>
  <w:num w:numId="5">
    <w:abstractNumId w:val="9"/>
  </w:num>
  <w:num w:numId="6">
    <w:abstractNumId w:val="7"/>
  </w:num>
  <w:num w:numId="7">
    <w:abstractNumId w:val="11"/>
  </w:num>
  <w:num w:numId="8">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4"/>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3"/>
  <w:removePersonalInformation/>
  <w:removeDateAndTime/>
  <w:doNotDisplayPageBoundaries/>
  <w:displayBackgroundShap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proofState w:spelling="clean" w:grammar="clean"/>
  <w:trackRevisions/>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6491"/>
    <w:rsid w:val="00036FE5"/>
    <w:rsid w:val="00040E68"/>
    <w:rsid w:val="0004199F"/>
    <w:rsid w:val="00041D8A"/>
    <w:rsid w:val="000423FD"/>
    <w:rsid w:val="000428A9"/>
    <w:rsid w:val="00043009"/>
    <w:rsid w:val="0004328B"/>
    <w:rsid w:val="000437EE"/>
    <w:rsid w:val="000479F8"/>
    <w:rsid w:val="00047AB9"/>
    <w:rsid w:val="00050868"/>
    <w:rsid w:val="00050E59"/>
    <w:rsid w:val="00051A09"/>
    <w:rsid w:val="00051ABA"/>
    <w:rsid w:val="00051B00"/>
    <w:rsid w:val="00052434"/>
    <w:rsid w:val="00053D22"/>
    <w:rsid w:val="00057370"/>
    <w:rsid w:val="00057439"/>
    <w:rsid w:val="00057DC0"/>
    <w:rsid w:val="000601F7"/>
    <w:rsid w:val="00060FAE"/>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864"/>
    <w:rsid w:val="00071A2A"/>
    <w:rsid w:val="00073E56"/>
    <w:rsid w:val="000741A5"/>
    <w:rsid w:val="00076D17"/>
    <w:rsid w:val="000773DB"/>
    <w:rsid w:val="00077E10"/>
    <w:rsid w:val="00080E8D"/>
    <w:rsid w:val="0008118A"/>
    <w:rsid w:val="0008124A"/>
    <w:rsid w:val="00082947"/>
    <w:rsid w:val="00082E39"/>
    <w:rsid w:val="00082EDE"/>
    <w:rsid w:val="000838BF"/>
    <w:rsid w:val="000847A6"/>
    <w:rsid w:val="000852D5"/>
    <w:rsid w:val="00085B92"/>
    <w:rsid w:val="000902FC"/>
    <w:rsid w:val="0009035D"/>
    <w:rsid w:val="0009100B"/>
    <w:rsid w:val="00091103"/>
    <w:rsid w:val="000911A6"/>
    <w:rsid w:val="00092C34"/>
    <w:rsid w:val="000942F2"/>
    <w:rsid w:val="00095374"/>
    <w:rsid w:val="00096CF8"/>
    <w:rsid w:val="00097A49"/>
    <w:rsid w:val="000A1CF8"/>
    <w:rsid w:val="000A1FF0"/>
    <w:rsid w:val="000A25F1"/>
    <w:rsid w:val="000A399E"/>
    <w:rsid w:val="000A3A1E"/>
    <w:rsid w:val="000A3BC7"/>
    <w:rsid w:val="000A3E2A"/>
    <w:rsid w:val="000A5419"/>
    <w:rsid w:val="000A5E7B"/>
    <w:rsid w:val="000A7CDA"/>
    <w:rsid w:val="000B0521"/>
    <w:rsid w:val="000B27D5"/>
    <w:rsid w:val="000B3A42"/>
    <w:rsid w:val="000B4086"/>
    <w:rsid w:val="000B53C1"/>
    <w:rsid w:val="000B59AE"/>
    <w:rsid w:val="000B7455"/>
    <w:rsid w:val="000B74E0"/>
    <w:rsid w:val="000C04E4"/>
    <w:rsid w:val="000C13E9"/>
    <w:rsid w:val="000C1E38"/>
    <w:rsid w:val="000C1F9A"/>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611C"/>
    <w:rsid w:val="001F63A3"/>
    <w:rsid w:val="001F63D4"/>
    <w:rsid w:val="001F6493"/>
    <w:rsid w:val="001F6F1D"/>
    <w:rsid w:val="001F75F9"/>
    <w:rsid w:val="0020140E"/>
    <w:rsid w:val="0020190F"/>
    <w:rsid w:val="00202E26"/>
    <w:rsid w:val="0020444F"/>
    <w:rsid w:val="002049CA"/>
    <w:rsid w:val="00204A97"/>
    <w:rsid w:val="00204C58"/>
    <w:rsid w:val="00204E6B"/>
    <w:rsid w:val="002051CD"/>
    <w:rsid w:val="0020604D"/>
    <w:rsid w:val="002068EF"/>
    <w:rsid w:val="002073D5"/>
    <w:rsid w:val="0020760F"/>
    <w:rsid w:val="00207E1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1D7C"/>
    <w:rsid w:val="002D4CE2"/>
    <w:rsid w:val="002D7C30"/>
    <w:rsid w:val="002E22F3"/>
    <w:rsid w:val="002E305C"/>
    <w:rsid w:val="002E3628"/>
    <w:rsid w:val="002E45C5"/>
    <w:rsid w:val="002E6A50"/>
    <w:rsid w:val="002E7A95"/>
    <w:rsid w:val="002F096F"/>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33C4"/>
    <w:rsid w:val="00353512"/>
    <w:rsid w:val="00353B96"/>
    <w:rsid w:val="00354642"/>
    <w:rsid w:val="00354682"/>
    <w:rsid w:val="00354A53"/>
    <w:rsid w:val="00354C9A"/>
    <w:rsid w:val="0035581F"/>
    <w:rsid w:val="003569E3"/>
    <w:rsid w:val="00357F19"/>
    <w:rsid w:val="00360035"/>
    <w:rsid w:val="00360089"/>
    <w:rsid w:val="00360133"/>
    <w:rsid w:val="003612DF"/>
    <w:rsid w:val="0036276B"/>
    <w:rsid w:val="00365991"/>
    <w:rsid w:val="00365B2B"/>
    <w:rsid w:val="00366790"/>
    <w:rsid w:val="00367B69"/>
    <w:rsid w:val="00367ED5"/>
    <w:rsid w:val="00367F91"/>
    <w:rsid w:val="003700F5"/>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3278"/>
    <w:rsid w:val="0038520B"/>
    <w:rsid w:val="003852A6"/>
    <w:rsid w:val="00386278"/>
    <w:rsid w:val="0038708C"/>
    <w:rsid w:val="003919EE"/>
    <w:rsid w:val="00391D94"/>
    <w:rsid w:val="00393318"/>
    <w:rsid w:val="00393627"/>
    <w:rsid w:val="00393760"/>
    <w:rsid w:val="00394144"/>
    <w:rsid w:val="00394151"/>
    <w:rsid w:val="0039508F"/>
    <w:rsid w:val="00395AA7"/>
    <w:rsid w:val="00395C66"/>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510E"/>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C9F"/>
    <w:rsid w:val="004931DD"/>
    <w:rsid w:val="00493413"/>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6203"/>
    <w:rsid w:val="004D65B1"/>
    <w:rsid w:val="004D6947"/>
    <w:rsid w:val="004D7021"/>
    <w:rsid w:val="004D718F"/>
    <w:rsid w:val="004E1703"/>
    <w:rsid w:val="004E1E6D"/>
    <w:rsid w:val="004E3C90"/>
    <w:rsid w:val="004E4A95"/>
    <w:rsid w:val="004E4AAB"/>
    <w:rsid w:val="004E5067"/>
    <w:rsid w:val="004E619B"/>
    <w:rsid w:val="004E6221"/>
    <w:rsid w:val="004E6FB1"/>
    <w:rsid w:val="004F027B"/>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39"/>
    <w:rsid w:val="00593337"/>
    <w:rsid w:val="00594767"/>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6F8E"/>
    <w:rsid w:val="005F7A14"/>
    <w:rsid w:val="005F7AFA"/>
    <w:rsid w:val="006000C4"/>
    <w:rsid w:val="006001FF"/>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4013"/>
    <w:rsid w:val="006948CE"/>
    <w:rsid w:val="00695A6A"/>
    <w:rsid w:val="00695CCD"/>
    <w:rsid w:val="00696A08"/>
    <w:rsid w:val="00696AFF"/>
    <w:rsid w:val="00697330"/>
    <w:rsid w:val="006979CA"/>
    <w:rsid w:val="00697DD8"/>
    <w:rsid w:val="006A0903"/>
    <w:rsid w:val="006A1396"/>
    <w:rsid w:val="006A17B4"/>
    <w:rsid w:val="006A1A4F"/>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459A"/>
    <w:rsid w:val="006F4B4E"/>
    <w:rsid w:val="006F5155"/>
    <w:rsid w:val="006F72A6"/>
    <w:rsid w:val="006F78BE"/>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56C"/>
    <w:rsid w:val="00760BE4"/>
    <w:rsid w:val="00761164"/>
    <w:rsid w:val="007618D2"/>
    <w:rsid w:val="00762BCB"/>
    <w:rsid w:val="00763333"/>
    <w:rsid w:val="00763AE5"/>
    <w:rsid w:val="007659F7"/>
    <w:rsid w:val="00765DE9"/>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3521"/>
    <w:rsid w:val="00823977"/>
    <w:rsid w:val="00824536"/>
    <w:rsid w:val="00827013"/>
    <w:rsid w:val="00827B7A"/>
    <w:rsid w:val="00830207"/>
    <w:rsid w:val="00830343"/>
    <w:rsid w:val="008306B0"/>
    <w:rsid w:val="0083125C"/>
    <w:rsid w:val="0083148B"/>
    <w:rsid w:val="0083168F"/>
    <w:rsid w:val="008326ED"/>
    <w:rsid w:val="00834479"/>
    <w:rsid w:val="00834E2D"/>
    <w:rsid w:val="008366CA"/>
    <w:rsid w:val="00837E12"/>
    <w:rsid w:val="008424D7"/>
    <w:rsid w:val="008439B3"/>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47E1"/>
    <w:rsid w:val="00874827"/>
    <w:rsid w:val="008755BE"/>
    <w:rsid w:val="00875634"/>
    <w:rsid w:val="00875EF5"/>
    <w:rsid w:val="008764C4"/>
    <w:rsid w:val="00876E3A"/>
    <w:rsid w:val="00877AE1"/>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3B5"/>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259D"/>
    <w:rsid w:val="00932CB5"/>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509E"/>
    <w:rsid w:val="009F5F68"/>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F7C"/>
    <w:rsid w:val="00A2264D"/>
    <w:rsid w:val="00A22EF0"/>
    <w:rsid w:val="00A24166"/>
    <w:rsid w:val="00A2446B"/>
    <w:rsid w:val="00A24FC4"/>
    <w:rsid w:val="00A2554C"/>
    <w:rsid w:val="00A27070"/>
    <w:rsid w:val="00A271A2"/>
    <w:rsid w:val="00A27521"/>
    <w:rsid w:val="00A3050D"/>
    <w:rsid w:val="00A30E1F"/>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A0202"/>
    <w:rsid w:val="00AA0F65"/>
    <w:rsid w:val="00AA1382"/>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CFB"/>
    <w:rsid w:val="00AE0482"/>
    <w:rsid w:val="00AE055C"/>
    <w:rsid w:val="00AE1755"/>
    <w:rsid w:val="00AE1E82"/>
    <w:rsid w:val="00AE3311"/>
    <w:rsid w:val="00AE34F5"/>
    <w:rsid w:val="00AE3B24"/>
    <w:rsid w:val="00AE54AE"/>
    <w:rsid w:val="00AE6033"/>
    <w:rsid w:val="00AE6565"/>
    <w:rsid w:val="00AF0907"/>
    <w:rsid w:val="00AF189C"/>
    <w:rsid w:val="00AF376B"/>
    <w:rsid w:val="00AF3DFF"/>
    <w:rsid w:val="00AF48D2"/>
    <w:rsid w:val="00AF4F7B"/>
    <w:rsid w:val="00AF559A"/>
    <w:rsid w:val="00AF562F"/>
    <w:rsid w:val="00AF6081"/>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656C"/>
    <w:rsid w:val="00B570CD"/>
    <w:rsid w:val="00B575BC"/>
    <w:rsid w:val="00B609B7"/>
    <w:rsid w:val="00B61B32"/>
    <w:rsid w:val="00B62639"/>
    <w:rsid w:val="00B62B2E"/>
    <w:rsid w:val="00B636BF"/>
    <w:rsid w:val="00B65582"/>
    <w:rsid w:val="00B66246"/>
    <w:rsid w:val="00B664F7"/>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FC4"/>
    <w:rsid w:val="00C21113"/>
    <w:rsid w:val="00C2116E"/>
    <w:rsid w:val="00C22494"/>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27B6"/>
    <w:rsid w:val="00C92E66"/>
    <w:rsid w:val="00C96A5D"/>
    <w:rsid w:val="00C96EF9"/>
    <w:rsid w:val="00C97CBA"/>
    <w:rsid w:val="00CA0557"/>
    <w:rsid w:val="00CA0762"/>
    <w:rsid w:val="00CA08A4"/>
    <w:rsid w:val="00CA23EC"/>
    <w:rsid w:val="00CA6F55"/>
    <w:rsid w:val="00CA71EF"/>
    <w:rsid w:val="00CA7490"/>
    <w:rsid w:val="00CA7ECF"/>
    <w:rsid w:val="00CB0AF2"/>
    <w:rsid w:val="00CB0C6B"/>
    <w:rsid w:val="00CB1048"/>
    <w:rsid w:val="00CB29D7"/>
    <w:rsid w:val="00CB2A7F"/>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2610"/>
    <w:rsid w:val="00D72E64"/>
    <w:rsid w:val="00D732DB"/>
    <w:rsid w:val="00D73F82"/>
    <w:rsid w:val="00D74933"/>
    <w:rsid w:val="00D74EF9"/>
    <w:rsid w:val="00D759E3"/>
    <w:rsid w:val="00D760F0"/>
    <w:rsid w:val="00D768F6"/>
    <w:rsid w:val="00D76B9E"/>
    <w:rsid w:val="00D80535"/>
    <w:rsid w:val="00D828F0"/>
    <w:rsid w:val="00D82AA0"/>
    <w:rsid w:val="00D82B8F"/>
    <w:rsid w:val="00D845BD"/>
    <w:rsid w:val="00D84EE2"/>
    <w:rsid w:val="00D8584E"/>
    <w:rsid w:val="00D8618A"/>
    <w:rsid w:val="00D866EA"/>
    <w:rsid w:val="00D86A38"/>
    <w:rsid w:val="00D86B2B"/>
    <w:rsid w:val="00D87D92"/>
    <w:rsid w:val="00D900D0"/>
    <w:rsid w:val="00D90EC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514"/>
    <w:rsid w:val="00DE4406"/>
    <w:rsid w:val="00DE59EC"/>
    <w:rsid w:val="00DF0D3C"/>
    <w:rsid w:val="00DF1683"/>
    <w:rsid w:val="00DF1ECB"/>
    <w:rsid w:val="00DF3D01"/>
    <w:rsid w:val="00DF491D"/>
    <w:rsid w:val="00DF546D"/>
    <w:rsid w:val="00E0228C"/>
    <w:rsid w:val="00E02ECA"/>
    <w:rsid w:val="00E03B0B"/>
    <w:rsid w:val="00E03ED2"/>
    <w:rsid w:val="00E07C8B"/>
    <w:rsid w:val="00E10798"/>
    <w:rsid w:val="00E115C5"/>
    <w:rsid w:val="00E116D6"/>
    <w:rsid w:val="00E131CA"/>
    <w:rsid w:val="00E13817"/>
    <w:rsid w:val="00E13BE3"/>
    <w:rsid w:val="00E14A43"/>
    <w:rsid w:val="00E163D8"/>
    <w:rsid w:val="00E21FBC"/>
    <w:rsid w:val="00E22515"/>
    <w:rsid w:val="00E23A3F"/>
    <w:rsid w:val="00E2462C"/>
    <w:rsid w:val="00E2520F"/>
    <w:rsid w:val="00E25C67"/>
    <w:rsid w:val="00E275BA"/>
    <w:rsid w:val="00E33771"/>
    <w:rsid w:val="00E33DBE"/>
    <w:rsid w:val="00E34048"/>
    <w:rsid w:val="00E3531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74BD"/>
    <w:rsid w:val="00FB78C5"/>
    <w:rsid w:val="00FB7B1A"/>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5.emf"/><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header" Target="header2.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image" Target="media/image14.emf"/><Relationship Id="rId33" Type="http://schemas.openxmlformats.org/officeDocument/2006/relationships/image" Target="media/image20.emf"/><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0.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emf"/><Relationship Id="rId32" Type="http://schemas.openxmlformats.org/officeDocument/2006/relationships/oleObject" Target="embeddings/oleObject2.bin"/><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oleObject" Target="embeddings/Microsoft_Excel_97-2003_Worksheet1.xls"/><Relationship Id="rId28" Type="http://schemas.openxmlformats.org/officeDocument/2006/relationships/image" Target="media/image17.emf"/><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9.png"/><Relationship Id="rId31" Type="http://schemas.openxmlformats.org/officeDocument/2006/relationships/image" Target="media/image19.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2.emf"/><Relationship Id="rId27" Type="http://schemas.openxmlformats.org/officeDocument/2006/relationships/image" Target="media/image16.emf"/><Relationship Id="rId30" Type="http://schemas.openxmlformats.org/officeDocument/2006/relationships/oleObject" Target="embeddings/oleObject1.bin"/><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53195-1538-4E9A-899B-D554E32ACE9B}"/>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4.xml><?xml version="1.0" encoding="utf-8"?>
<ds:datastoreItem xmlns:ds="http://schemas.openxmlformats.org/officeDocument/2006/customXml" ds:itemID="{C63FE0BC-2A59-4E3D-A377-6DE074CC8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3982</Words>
  <Characters>21903</Characters>
  <Application>Microsoft Office Word</Application>
  <DocSecurity>0</DocSecurity>
  <Lines>182</Lines>
  <Paragraphs>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25834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2013-08-28T16:49:00Z</dcterms:created>
  <dcterms:modified xsi:type="dcterms:W3CDTF">2013-08-28T16:50:00Z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