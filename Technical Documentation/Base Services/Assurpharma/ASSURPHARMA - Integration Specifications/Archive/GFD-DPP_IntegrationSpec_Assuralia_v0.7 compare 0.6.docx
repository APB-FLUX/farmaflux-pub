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299E38D8" w:rsidR="00296F28" w:rsidRPr="00272FED" w:rsidRDefault="00296F28" w:rsidP="001E732B">
            <w:pPr>
              <w:pStyle w:val="Figure"/>
            </w:pPr>
          </w:p>
        </w:tc>
      </w:tr>
      <w:tr w:rsidR="0094127F" w:rsidRPr="00272FED" w14:paraId="55FE1D32" w14:textId="77777777" w:rsidTr="00882D08">
        <w:trPr>
          <w:trHeight w:val="11225"/>
          <w:jc w:val="center"/>
        </w:trPr>
        <w:tc>
          <w:tcPr>
            <w:tcW w:w="5000" w:type="pct"/>
            <w:gridSpan w:val="3"/>
            <w:vAlign w:val="center"/>
          </w:tcPr>
          <w:p w14:paraId="55FE1D30" w14:textId="13320F78" w:rsidR="0032198A" w:rsidRPr="00272FED" w:rsidRDefault="006F7AF3" w:rsidP="001E732B">
            <w:pPr>
              <w:pStyle w:val="Title"/>
            </w:pPr>
            <w:bookmarkStart w:id="0" w:name="_Toc244496673"/>
            <w:r>
              <w:t>Panoramix</w:t>
            </w:r>
          </w:p>
          <w:p w14:paraId="55FE1D31" w14:textId="02883495" w:rsidR="00CA71EF" w:rsidRPr="00CA71EF" w:rsidRDefault="00BD4B5E" w:rsidP="006F7AF3">
            <w:pPr>
              <w:pStyle w:val="Subtitle"/>
            </w:pPr>
            <w:r>
              <w:t>Integration Specification</w:t>
            </w:r>
          </w:p>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nl-BE"/>
              </w:rPr>
              <w:drawing>
                <wp:inline distT="0" distB="0" distL="0" distR="0" wp14:anchorId="55FE297B" wp14:editId="4C8A7990">
                  <wp:extent cx="1487401" cy="6447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86024" cy="644172"/>
                          </a:xfrm>
                          <a:prstGeom prst="rect">
                            <a:avLst/>
                          </a:prstGeom>
                          <a:noFill/>
                        </pic:spPr>
                      </pic:pic>
                    </a:graphicData>
                  </a:graphic>
                </wp:inline>
              </w:drawing>
            </w:r>
          </w:p>
        </w:tc>
        <w:tc>
          <w:tcPr>
            <w:tcW w:w="1630" w:type="pct"/>
            <w:vAlign w:val="center"/>
          </w:tcPr>
          <w:p w14:paraId="55FE1D34" w14:textId="227E5C62" w:rsidR="001E732B" w:rsidRPr="00272FED" w:rsidRDefault="006F7AF3" w:rsidP="001E732B">
            <w:pPr>
              <w:pStyle w:val="Figure"/>
            </w:pPr>
            <w:r w:rsidRPr="00272FED">
              <w:rPr>
                <w:lang w:val="nl-BE" w:eastAsia="nl-BE"/>
              </w:rPr>
              <w:drawing>
                <wp:inline distT="0" distB="0" distL="0" distR="0" wp14:anchorId="64AAD78B" wp14:editId="3BD4E277">
                  <wp:extent cx="1008184" cy="699041"/>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0285" cy="700498"/>
                          </a:xfrm>
                          <a:prstGeom prst="rect">
                            <a:avLst/>
                          </a:prstGeom>
                          <a:noFill/>
                        </pic:spPr>
                      </pic:pic>
                    </a:graphicData>
                  </a:graphic>
                </wp:inline>
              </w:drawing>
            </w:r>
          </w:p>
        </w:tc>
        <w:tc>
          <w:tcPr>
            <w:tcW w:w="1633" w:type="pct"/>
            <w:vAlign w:val="center"/>
          </w:tcPr>
          <w:p w14:paraId="55FE1D35" w14:textId="73C72B1F" w:rsidR="001E732B" w:rsidRPr="00272FED" w:rsidRDefault="006F7AF3" w:rsidP="001E732B">
            <w:pPr>
              <w:pStyle w:val="Figure"/>
            </w:pPr>
            <w:r>
              <w:rPr>
                <w:lang w:val="nl-BE" w:eastAsia="nl-BE"/>
              </w:rPr>
              <w:drawing>
                <wp:inline distT="0" distB="0" distL="0" distR="0" wp14:anchorId="3ACE33C1" wp14:editId="3AE177B1">
                  <wp:extent cx="188595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6">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7"/>
          <w:footerReference w:type="default" r:id="rId18"/>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1" w:name="_Toc257286143"/>
      <w:bookmarkStart w:id="2" w:name="_Toc260156198"/>
      <w:bookmarkStart w:id="3" w:name="_Toc257286144"/>
      <w:bookmarkStart w:id="4" w:name="_Toc257655375"/>
      <w:r w:rsidRPr="00272FED">
        <w:rPr>
          <w:rFonts w:eastAsia="Batang"/>
        </w:rPr>
        <w:t>Document control</w:t>
      </w:r>
      <w:bookmarkEnd w:id="1"/>
      <w:bookmarkEnd w:id="2"/>
    </w:p>
    <w:p w14:paraId="4129E3A0" w14:textId="77777777" w:rsidR="000C3E96" w:rsidRPr="00272FED" w:rsidRDefault="000C3E96" w:rsidP="000C3E96">
      <w:pPr>
        <w:pStyle w:val="NormalWithSpacing"/>
        <w:rPr>
          <w:rStyle w:val="Strong"/>
        </w:rPr>
      </w:pPr>
      <w:r w:rsidRPr="00272FED">
        <w:rPr>
          <w:rStyle w:val="Strong"/>
        </w:rPr>
        <w:t>Document revision history</w:t>
      </w:r>
      <w:bookmarkEnd w:id="3"/>
      <w:bookmarkEnd w:id="4"/>
    </w:p>
    <w:tbl>
      <w:tblPr>
        <w:tblStyle w:val="MediumShading1-Accent3"/>
        <w:tblW w:w="9889" w:type="dxa"/>
        <w:tblLook w:val="0420" w:firstRow="1" w:lastRow="0" w:firstColumn="0" w:lastColumn="0" w:noHBand="0" w:noVBand="1"/>
        <w:tblPrChange w:id="5" w:author="Author">
          <w:tblPr>
            <w:tblStyle w:val="MediumShading1-Accent3"/>
            <w:tblW w:w="9889" w:type="dxa"/>
            <w:tblLook w:val="0420" w:firstRow="1" w:lastRow="0" w:firstColumn="0" w:lastColumn="0" w:noHBand="0" w:noVBand="1"/>
          </w:tblPr>
        </w:tblPrChange>
      </w:tblPr>
      <w:tblGrid>
        <w:gridCol w:w="1101"/>
        <w:gridCol w:w="1440"/>
        <w:gridCol w:w="1678"/>
        <w:gridCol w:w="5670"/>
        <w:tblGridChange w:id="6">
          <w:tblGrid>
            <w:gridCol w:w="1101"/>
            <w:gridCol w:w="1440"/>
            <w:gridCol w:w="1678"/>
            <w:gridCol w:w="590"/>
            <w:gridCol w:w="5080"/>
          </w:tblGrid>
        </w:tblGridChange>
      </w:tblGrid>
      <w:tr w:rsidR="000C3E96" w:rsidRPr="00272FED" w14:paraId="777BFBBB" w14:textId="77777777" w:rsidTr="00B22F33">
        <w:trPr>
          <w:cnfStyle w:val="100000000000" w:firstRow="1" w:lastRow="0" w:firstColumn="0" w:lastColumn="0" w:oddVBand="0" w:evenVBand="0" w:oddHBand="0" w:evenHBand="0" w:firstRowFirstColumn="0" w:firstRowLastColumn="0" w:lastRowFirstColumn="0" w:lastRowLastColumn="0"/>
        </w:trPr>
        <w:tc>
          <w:tcPr>
            <w:tcW w:w="1101" w:type="dxa"/>
            <w:tcPrChange w:id="7" w:author="Author">
              <w:tcPr>
                <w:tcW w:w="1101" w:type="dxa"/>
              </w:tcPr>
            </w:tcPrChange>
          </w:tcPr>
          <w:p w14:paraId="7F0E4664" w14:textId="77777777" w:rsidR="000C3E96" w:rsidRPr="00272FED" w:rsidRDefault="000C3E96" w:rsidP="00994D33">
            <w:pPr>
              <w:cnfStyle w:val="100000000000" w:firstRow="1" w:lastRow="0" w:firstColumn="0" w:lastColumn="0" w:oddVBand="0" w:evenVBand="0" w:oddHBand="0" w:evenHBand="0" w:firstRowFirstColumn="0" w:firstRowLastColumn="0" w:lastRowFirstColumn="0" w:lastRowLastColumn="0"/>
              <w:rPr>
                <w:b w:val="0"/>
                <w:bCs w:val="0"/>
                <w:sz w:val="22"/>
              </w:rPr>
            </w:pPr>
            <w:r w:rsidRPr="00272FED">
              <w:rPr>
                <w:b w:val="0"/>
                <w:bCs w:val="0"/>
                <w:sz w:val="22"/>
              </w:rPr>
              <w:t>Version</w:t>
            </w:r>
          </w:p>
        </w:tc>
        <w:tc>
          <w:tcPr>
            <w:tcW w:w="1440" w:type="dxa"/>
            <w:tcPrChange w:id="8" w:author="Author">
              <w:tcPr>
                <w:tcW w:w="1440" w:type="dxa"/>
              </w:tcPr>
            </w:tcPrChange>
          </w:tcPr>
          <w:p w14:paraId="61AF5F4A" w14:textId="77777777" w:rsidR="000C3E96" w:rsidRPr="00272FED" w:rsidRDefault="000C3E96" w:rsidP="00994D33">
            <w:pPr>
              <w:cnfStyle w:val="100000000000" w:firstRow="1" w:lastRow="0" w:firstColumn="0" w:lastColumn="0" w:oddVBand="0" w:evenVBand="0" w:oddHBand="0" w:evenHBand="0" w:firstRowFirstColumn="0" w:firstRowLastColumn="0" w:lastRowFirstColumn="0" w:lastRowLastColumn="0"/>
              <w:rPr>
                <w:b w:val="0"/>
                <w:bCs w:val="0"/>
                <w:sz w:val="22"/>
              </w:rPr>
            </w:pPr>
            <w:r w:rsidRPr="00272FED">
              <w:rPr>
                <w:b w:val="0"/>
                <w:bCs w:val="0"/>
                <w:sz w:val="22"/>
              </w:rPr>
              <w:t>Date</w:t>
            </w:r>
          </w:p>
        </w:tc>
        <w:tc>
          <w:tcPr>
            <w:tcW w:w="1678" w:type="dxa"/>
            <w:tcPrChange w:id="9" w:author="Author">
              <w:tcPr>
                <w:tcW w:w="2268" w:type="dxa"/>
                <w:gridSpan w:val="2"/>
              </w:tcPr>
            </w:tcPrChange>
          </w:tcPr>
          <w:p w14:paraId="1FE7888E" w14:textId="77777777" w:rsidR="000C3E96" w:rsidRPr="00272FED" w:rsidRDefault="000C3E96" w:rsidP="00994D33">
            <w:pPr>
              <w:cnfStyle w:val="100000000000" w:firstRow="1" w:lastRow="0" w:firstColumn="0" w:lastColumn="0" w:oddVBand="0" w:evenVBand="0" w:oddHBand="0" w:evenHBand="0" w:firstRowFirstColumn="0" w:firstRowLastColumn="0" w:lastRowFirstColumn="0" w:lastRowLastColumn="0"/>
              <w:rPr>
                <w:b w:val="0"/>
                <w:bCs w:val="0"/>
                <w:sz w:val="22"/>
              </w:rPr>
            </w:pPr>
            <w:r w:rsidRPr="00272FED">
              <w:rPr>
                <w:b w:val="0"/>
                <w:bCs w:val="0"/>
                <w:sz w:val="22"/>
              </w:rPr>
              <w:t>Author</w:t>
            </w:r>
          </w:p>
        </w:tc>
        <w:tc>
          <w:tcPr>
            <w:tcW w:w="5670" w:type="dxa"/>
            <w:tcPrChange w:id="10" w:author="Author">
              <w:tcPr>
                <w:tcW w:w="5080" w:type="dxa"/>
              </w:tcPr>
            </w:tcPrChange>
          </w:tcPr>
          <w:p w14:paraId="106E6DEE" w14:textId="77777777" w:rsidR="000C3E96" w:rsidRPr="00272FED" w:rsidRDefault="000C3E96" w:rsidP="00994D33">
            <w:pPr>
              <w:cnfStyle w:val="100000000000" w:firstRow="1" w:lastRow="0" w:firstColumn="0" w:lastColumn="0" w:oddVBand="0" w:evenVBand="0" w:oddHBand="0" w:evenHBand="0" w:firstRowFirstColumn="0" w:firstRowLastColumn="0" w:lastRowFirstColumn="0" w:lastRowLastColumn="0"/>
              <w:rPr>
                <w:b w:val="0"/>
                <w:bCs w:val="0"/>
                <w:sz w:val="22"/>
              </w:rPr>
            </w:pPr>
            <w:r w:rsidRPr="00272FED">
              <w:rPr>
                <w:b w:val="0"/>
                <w:bCs w:val="0"/>
                <w:sz w:val="22"/>
              </w:rPr>
              <w:t>Comments</w:t>
            </w:r>
          </w:p>
        </w:tc>
      </w:tr>
      <w:tr w:rsidR="007A58FC" w:rsidRPr="00272FED" w14:paraId="3A8C7896" w14:textId="77777777" w:rsidTr="00B22F33">
        <w:trPr>
          <w:cnfStyle w:val="000000100000" w:firstRow="0" w:lastRow="0" w:firstColumn="0" w:lastColumn="0" w:oddVBand="0" w:evenVBand="0" w:oddHBand="1" w:evenHBand="0" w:firstRowFirstColumn="0" w:firstRowLastColumn="0" w:lastRowFirstColumn="0" w:lastRowLastColumn="0"/>
        </w:trPr>
        <w:tc>
          <w:tcPr>
            <w:tcW w:w="1101" w:type="dxa"/>
            <w:tcPrChange w:id="11" w:author="Author">
              <w:tcPr>
                <w:tcW w:w="1101" w:type="dxa"/>
              </w:tcPr>
            </w:tcPrChange>
          </w:tcPr>
          <w:p w14:paraId="01A5E07B" w14:textId="7115D700" w:rsidR="007A58FC" w:rsidRDefault="00245DB1" w:rsidP="009B62C3">
            <w:pPr>
              <w:cnfStyle w:val="000000100000" w:firstRow="0" w:lastRow="0" w:firstColumn="0" w:lastColumn="0" w:oddVBand="0" w:evenVBand="0" w:oddHBand="1" w:evenHBand="0" w:firstRowFirstColumn="0" w:firstRowLastColumn="0" w:lastRowFirstColumn="0" w:lastRowLastColumn="0"/>
            </w:pPr>
            <w:r>
              <w:t>0.</w:t>
            </w:r>
            <w:r w:rsidR="00FE5D88">
              <w:t>1</w:t>
            </w:r>
            <w:del w:id="12" w:author="Author">
              <w:r>
                <w:delText>.</w:delText>
              </w:r>
              <w:r w:rsidR="00FE5D88">
                <w:delText>0</w:delText>
              </w:r>
            </w:del>
          </w:p>
        </w:tc>
        <w:tc>
          <w:tcPr>
            <w:tcW w:w="1440" w:type="dxa"/>
            <w:tcPrChange w:id="13" w:author="Author">
              <w:tcPr>
                <w:tcW w:w="1440" w:type="dxa"/>
              </w:tcPr>
            </w:tcPrChange>
          </w:tcPr>
          <w:p w14:paraId="53A18169" w14:textId="79A197B5" w:rsidR="007A58FC" w:rsidRDefault="00102E73" w:rsidP="009B62C3">
            <w:pPr>
              <w:cnfStyle w:val="000000100000" w:firstRow="0" w:lastRow="0" w:firstColumn="0" w:lastColumn="0" w:oddVBand="0" w:evenVBand="0" w:oddHBand="1" w:evenHBand="0" w:firstRowFirstColumn="0" w:firstRowLastColumn="0" w:lastRowFirstColumn="0" w:lastRowLastColumn="0"/>
            </w:pPr>
            <w:r>
              <w:t>19</w:t>
            </w:r>
            <w:r w:rsidR="009954D4">
              <w:t>/08/2013</w:t>
            </w:r>
          </w:p>
        </w:tc>
        <w:tc>
          <w:tcPr>
            <w:tcW w:w="1678" w:type="dxa"/>
            <w:tcPrChange w:id="14" w:author="Author">
              <w:tcPr>
                <w:tcW w:w="2268" w:type="dxa"/>
                <w:gridSpan w:val="2"/>
              </w:tcPr>
            </w:tcPrChange>
          </w:tcPr>
          <w:p w14:paraId="75EE71DC" w14:textId="6DE5FF1A" w:rsidR="007A58FC" w:rsidRDefault="009954D4" w:rsidP="009B62C3">
            <w:pPr>
              <w:cnfStyle w:val="000000100000" w:firstRow="0" w:lastRow="0" w:firstColumn="0" w:lastColumn="0" w:oddVBand="0" w:evenVBand="0" w:oddHBand="1" w:evenHBand="0" w:firstRowFirstColumn="0" w:firstRowLastColumn="0" w:lastRowFirstColumn="0" w:lastRowLastColumn="0"/>
            </w:pPr>
            <w:del w:id="15" w:author="Author">
              <w:r>
                <w:delText>Jos Van Dorpe</w:delText>
              </w:r>
            </w:del>
            <w:ins w:id="16" w:author="Author">
              <w:r w:rsidR="00AF17A9">
                <w:t>Accenture</w:t>
              </w:r>
            </w:ins>
          </w:p>
        </w:tc>
        <w:tc>
          <w:tcPr>
            <w:tcW w:w="5670" w:type="dxa"/>
            <w:tcPrChange w:id="17" w:author="Author">
              <w:tcPr>
                <w:tcW w:w="5080" w:type="dxa"/>
              </w:tcPr>
            </w:tcPrChange>
          </w:tcPr>
          <w:p w14:paraId="5792EC9F" w14:textId="4A1B549E" w:rsidR="007A58FC" w:rsidRDefault="00F03361" w:rsidP="009B62C3">
            <w:pPr>
              <w:cnfStyle w:val="000000100000" w:firstRow="0" w:lastRow="0" w:firstColumn="0" w:lastColumn="0" w:oddVBand="0" w:evenVBand="0" w:oddHBand="1" w:evenHBand="0" w:firstRowFirstColumn="0" w:firstRowLastColumn="0" w:lastRowFirstColumn="0" w:lastRowLastColumn="0"/>
            </w:pPr>
            <w:r>
              <w:t>Initial version</w:t>
            </w:r>
          </w:p>
        </w:tc>
      </w:tr>
      <w:tr w:rsidR="00245DB1" w:rsidRPr="00272FED" w14:paraId="46096D1B" w14:textId="77777777" w:rsidTr="00B22F33">
        <w:trPr>
          <w:cnfStyle w:val="000000010000" w:firstRow="0" w:lastRow="0" w:firstColumn="0" w:lastColumn="0" w:oddVBand="0" w:evenVBand="0" w:oddHBand="0" w:evenHBand="1" w:firstRowFirstColumn="0" w:firstRowLastColumn="0" w:lastRowFirstColumn="0" w:lastRowLastColumn="0"/>
        </w:trPr>
        <w:tc>
          <w:tcPr>
            <w:tcW w:w="1101" w:type="dxa"/>
            <w:tcPrChange w:id="18" w:author="Author">
              <w:tcPr>
                <w:tcW w:w="1101" w:type="dxa"/>
              </w:tcPr>
            </w:tcPrChange>
          </w:tcPr>
          <w:p w14:paraId="5800FF46" w14:textId="2B787C10" w:rsidR="00245DB1" w:rsidRDefault="00FE460A" w:rsidP="006002B3">
            <w:pPr>
              <w:cnfStyle w:val="000000010000" w:firstRow="0" w:lastRow="0" w:firstColumn="0" w:lastColumn="0" w:oddVBand="0" w:evenVBand="0" w:oddHBand="0" w:evenHBand="1" w:firstRowFirstColumn="0" w:firstRowLastColumn="0" w:lastRowFirstColumn="0" w:lastRowLastColumn="0"/>
            </w:pPr>
            <w:r>
              <w:t>0.2</w:t>
            </w:r>
            <w:del w:id="19" w:author="Author">
              <w:r>
                <w:delText>.0</w:delText>
              </w:r>
            </w:del>
          </w:p>
        </w:tc>
        <w:tc>
          <w:tcPr>
            <w:tcW w:w="1440" w:type="dxa"/>
            <w:tcPrChange w:id="20" w:author="Author">
              <w:tcPr>
                <w:tcW w:w="1440" w:type="dxa"/>
              </w:tcPr>
            </w:tcPrChange>
          </w:tcPr>
          <w:p w14:paraId="394DFC84" w14:textId="3C908FED" w:rsidR="00245DB1" w:rsidRDefault="00102E73" w:rsidP="00C870E7">
            <w:pPr>
              <w:cnfStyle w:val="000000010000" w:firstRow="0" w:lastRow="0" w:firstColumn="0" w:lastColumn="0" w:oddVBand="0" w:evenVBand="0" w:oddHBand="0" w:evenHBand="1" w:firstRowFirstColumn="0" w:firstRowLastColumn="0" w:lastRowFirstColumn="0" w:lastRowLastColumn="0"/>
            </w:pPr>
            <w:r>
              <w:t>20</w:t>
            </w:r>
            <w:r w:rsidR="00FE460A">
              <w:t>/08/2013</w:t>
            </w:r>
          </w:p>
        </w:tc>
        <w:tc>
          <w:tcPr>
            <w:tcW w:w="1678" w:type="dxa"/>
            <w:tcPrChange w:id="21" w:author="Author">
              <w:tcPr>
                <w:tcW w:w="2268" w:type="dxa"/>
                <w:gridSpan w:val="2"/>
              </w:tcPr>
            </w:tcPrChange>
          </w:tcPr>
          <w:p w14:paraId="7FDD36DB" w14:textId="483C2FC7" w:rsidR="00245DB1" w:rsidRPr="00AB1C5C" w:rsidRDefault="00FE460A" w:rsidP="009B62C3">
            <w:pPr>
              <w:cnfStyle w:val="000000010000" w:firstRow="0" w:lastRow="0" w:firstColumn="0" w:lastColumn="0" w:oddVBand="0" w:evenVBand="0" w:oddHBand="0" w:evenHBand="1" w:firstRowFirstColumn="0" w:firstRowLastColumn="0" w:lastRowFirstColumn="0" w:lastRowLastColumn="0"/>
              <w:rPr>
                <w:szCs w:val="22"/>
              </w:rPr>
            </w:pPr>
            <w:del w:id="22" w:author="Author">
              <w:r>
                <w:rPr>
                  <w:szCs w:val="22"/>
                </w:rPr>
                <w:delText>Jos Van Dorpe</w:delText>
              </w:r>
            </w:del>
            <w:ins w:id="23" w:author="Author">
              <w:r w:rsidR="00AF17A9">
                <w:t>Accenture</w:t>
              </w:r>
            </w:ins>
          </w:p>
        </w:tc>
        <w:tc>
          <w:tcPr>
            <w:tcW w:w="5670" w:type="dxa"/>
            <w:tcPrChange w:id="24" w:author="Author">
              <w:tcPr>
                <w:tcW w:w="5080" w:type="dxa"/>
              </w:tcPr>
            </w:tcPrChange>
          </w:tcPr>
          <w:p w14:paraId="648E66C5" w14:textId="21D79689" w:rsidR="00245DB1" w:rsidRPr="00AB1C5C" w:rsidRDefault="00FE460A" w:rsidP="00102E73">
            <w:pPr>
              <w:cnfStyle w:val="000000010000" w:firstRow="0" w:lastRow="0" w:firstColumn="0" w:lastColumn="0" w:oddVBand="0" w:evenVBand="0" w:oddHBand="0" w:evenHBand="1" w:firstRowFirstColumn="0" w:firstRowLastColumn="0" w:lastRowFirstColumn="0" w:lastRowLastColumn="0"/>
              <w:rPr>
                <w:szCs w:val="22"/>
              </w:rPr>
            </w:pPr>
            <w:r>
              <w:rPr>
                <w:szCs w:val="22"/>
              </w:rPr>
              <w:t xml:space="preserve">Version for </w:t>
            </w:r>
            <w:r w:rsidR="00102E73">
              <w:rPr>
                <w:szCs w:val="22"/>
              </w:rPr>
              <w:t>review</w:t>
            </w:r>
          </w:p>
        </w:tc>
      </w:tr>
      <w:tr w:rsidR="00102E73" w:rsidRPr="00272FED" w14:paraId="279A25FC" w14:textId="77777777" w:rsidTr="00B22F33">
        <w:trPr>
          <w:cnfStyle w:val="000000100000" w:firstRow="0" w:lastRow="0" w:firstColumn="0" w:lastColumn="0" w:oddVBand="0" w:evenVBand="0" w:oddHBand="1" w:evenHBand="0" w:firstRowFirstColumn="0" w:firstRowLastColumn="0" w:lastRowFirstColumn="0" w:lastRowLastColumn="0"/>
        </w:trPr>
        <w:tc>
          <w:tcPr>
            <w:tcW w:w="1101" w:type="dxa"/>
            <w:tcPrChange w:id="25" w:author="Author">
              <w:tcPr>
                <w:tcW w:w="1101" w:type="dxa"/>
              </w:tcPr>
            </w:tcPrChange>
          </w:tcPr>
          <w:p w14:paraId="7A935371" w14:textId="4801C773" w:rsidR="00102E73" w:rsidRDefault="00102E73" w:rsidP="006002B3">
            <w:pPr>
              <w:cnfStyle w:val="000000100000" w:firstRow="0" w:lastRow="0" w:firstColumn="0" w:lastColumn="0" w:oddVBand="0" w:evenVBand="0" w:oddHBand="1" w:evenHBand="0" w:firstRowFirstColumn="0" w:firstRowLastColumn="0" w:lastRowFirstColumn="0" w:lastRowLastColumn="0"/>
            </w:pPr>
            <w:r>
              <w:t>0.3</w:t>
            </w:r>
            <w:del w:id="26" w:author="Author">
              <w:r>
                <w:delText>.0</w:delText>
              </w:r>
            </w:del>
          </w:p>
        </w:tc>
        <w:tc>
          <w:tcPr>
            <w:tcW w:w="1440" w:type="dxa"/>
            <w:tcPrChange w:id="27" w:author="Author">
              <w:tcPr>
                <w:tcW w:w="1440" w:type="dxa"/>
              </w:tcPr>
            </w:tcPrChange>
          </w:tcPr>
          <w:p w14:paraId="00F50759" w14:textId="7E5E9211" w:rsidR="00102E73" w:rsidRDefault="00102E73" w:rsidP="00C870E7">
            <w:pPr>
              <w:cnfStyle w:val="000000100000" w:firstRow="0" w:lastRow="0" w:firstColumn="0" w:lastColumn="0" w:oddVBand="0" w:evenVBand="0" w:oddHBand="1" w:evenHBand="0" w:firstRowFirstColumn="0" w:firstRowLastColumn="0" w:lastRowFirstColumn="0" w:lastRowLastColumn="0"/>
            </w:pPr>
            <w:r>
              <w:t>21/08/2013</w:t>
            </w:r>
          </w:p>
        </w:tc>
        <w:tc>
          <w:tcPr>
            <w:tcW w:w="1678" w:type="dxa"/>
            <w:tcPrChange w:id="28" w:author="Author">
              <w:tcPr>
                <w:tcW w:w="2268" w:type="dxa"/>
                <w:gridSpan w:val="2"/>
              </w:tcPr>
            </w:tcPrChange>
          </w:tcPr>
          <w:p w14:paraId="53278705" w14:textId="074D5EAC" w:rsidR="00102E73" w:rsidRDefault="00102E73" w:rsidP="009B62C3">
            <w:pPr>
              <w:cnfStyle w:val="000000100000" w:firstRow="0" w:lastRow="0" w:firstColumn="0" w:lastColumn="0" w:oddVBand="0" w:evenVBand="0" w:oddHBand="1" w:evenHBand="0" w:firstRowFirstColumn="0" w:firstRowLastColumn="0" w:lastRowFirstColumn="0" w:lastRowLastColumn="0"/>
              <w:rPr>
                <w:szCs w:val="22"/>
              </w:rPr>
            </w:pPr>
            <w:del w:id="29" w:author="Author">
              <w:r>
                <w:rPr>
                  <w:szCs w:val="22"/>
                </w:rPr>
                <w:delText>Jos Van Dorpe</w:delText>
              </w:r>
            </w:del>
            <w:ins w:id="30" w:author="Author">
              <w:r w:rsidR="00AF17A9">
                <w:t>Accenture</w:t>
              </w:r>
            </w:ins>
          </w:p>
        </w:tc>
        <w:tc>
          <w:tcPr>
            <w:tcW w:w="5670" w:type="dxa"/>
            <w:tcPrChange w:id="31" w:author="Author">
              <w:tcPr>
                <w:tcW w:w="5080" w:type="dxa"/>
              </w:tcPr>
            </w:tcPrChange>
          </w:tcPr>
          <w:p w14:paraId="2E73B2AB" w14:textId="69017276" w:rsidR="00102E73" w:rsidRDefault="00102E73" w:rsidP="009B62C3">
            <w:pPr>
              <w:cnfStyle w:val="000000100000" w:firstRow="0" w:lastRow="0" w:firstColumn="0" w:lastColumn="0" w:oddVBand="0" w:evenVBand="0" w:oddHBand="1" w:evenHBand="0" w:firstRowFirstColumn="0" w:firstRowLastColumn="0" w:lastRowFirstColumn="0" w:lastRowLastColumn="0"/>
              <w:rPr>
                <w:szCs w:val="22"/>
              </w:rPr>
            </w:pPr>
            <w:r>
              <w:rPr>
                <w:szCs w:val="22"/>
              </w:rPr>
              <w:t>Added clarification on certificates and BVAC event</w:t>
            </w:r>
          </w:p>
        </w:tc>
      </w:tr>
      <w:tr w:rsidR="000A3376" w:rsidRPr="00272FED" w14:paraId="0144F3DC" w14:textId="77777777" w:rsidTr="00B22F33">
        <w:trPr>
          <w:cnfStyle w:val="000000010000" w:firstRow="0" w:lastRow="0" w:firstColumn="0" w:lastColumn="0" w:oddVBand="0" w:evenVBand="0" w:oddHBand="0" w:evenHBand="1" w:firstRowFirstColumn="0" w:firstRowLastColumn="0" w:lastRowFirstColumn="0" w:lastRowLastColumn="0"/>
        </w:trPr>
        <w:tc>
          <w:tcPr>
            <w:tcW w:w="1101" w:type="dxa"/>
            <w:tcPrChange w:id="32" w:author="Author">
              <w:tcPr>
                <w:tcW w:w="1101" w:type="dxa"/>
              </w:tcPr>
            </w:tcPrChange>
          </w:tcPr>
          <w:p w14:paraId="6E406326" w14:textId="3E35A26F" w:rsidR="000A3376" w:rsidRDefault="000A3376" w:rsidP="006002B3">
            <w:pPr>
              <w:cnfStyle w:val="000000010000" w:firstRow="0" w:lastRow="0" w:firstColumn="0" w:lastColumn="0" w:oddVBand="0" w:evenVBand="0" w:oddHBand="0" w:evenHBand="1" w:firstRowFirstColumn="0" w:firstRowLastColumn="0" w:lastRowFirstColumn="0" w:lastRowLastColumn="0"/>
            </w:pPr>
            <w:r>
              <w:t>0.4</w:t>
            </w:r>
            <w:del w:id="33" w:author="Author">
              <w:r>
                <w:delText>.0</w:delText>
              </w:r>
            </w:del>
          </w:p>
        </w:tc>
        <w:tc>
          <w:tcPr>
            <w:tcW w:w="1440" w:type="dxa"/>
            <w:tcPrChange w:id="34" w:author="Author">
              <w:tcPr>
                <w:tcW w:w="1440" w:type="dxa"/>
              </w:tcPr>
            </w:tcPrChange>
          </w:tcPr>
          <w:p w14:paraId="37288BF0" w14:textId="457364A1" w:rsidR="000A3376" w:rsidRDefault="000A3376" w:rsidP="00C870E7">
            <w:pPr>
              <w:cnfStyle w:val="000000010000" w:firstRow="0" w:lastRow="0" w:firstColumn="0" w:lastColumn="0" w:oddVBand="0" w:evenVBand="0" w:oddHBand="0" w:evenHBand="1" w:firstRowFirstColumn="0" w:firstRowLastColumn="0" w:lastRowFirstColumn="0" w:lastRowLastColumn="0"/>
            </w:pPr>
            <w:r>
              <w:t>29/08/2013</w:t>
            </w:r>
          </w:p>
        </w:tc>
        <w:tc>
          <w:tcPr>
            <w:tcW w:w="1678" w:type="dxa"/>
            <w:tcPrChange w:id="35" w:author="Author">
              <w:tcPr>
                <w:tcW w:w="2268" w:type="dxa"/>
                <w:gridSpan w:val="2"/>
              </w:tcPr>
            </w:tcPrChange>
          </w:tcPr>
          <w:p w14:paraId="298D35A7" w14:textId="2AA54DC6" w:rsidR="000A3376" w:rsidRDefault="000A3376" w:rsidP="009B62C3">
            <w:pPr>
              <w:cnfStyle w:val="000000010000" w:firstRow="0" w:lastRow="0" w:firstColumn="0" w:lastColumn="0" w:oddVBand="0" w:evenVBand="0" w:oddHBand="0" w:evenHBand="1" w:firstRowFirstColumn="0" w:firstRowLastColumn="0" w:lastRowFirstColumn="0" w:lastRowLastColumn="0"/>
              <w:rPr>
                <w:szCs w:val="22"/>
              </w:rPr>
            </w:pPr>
            <w:del w:id="36" w:author="Author">
              <w:r>
                <w:rPr>
                  <w:szCs w:val="22"/>
                </w:rPr>
                <w:delText>Jos Van Dorpe</w:delText>
              </w:r>
            </w:del>
            <w:ins w:id="37" w:author="Author">
              <w:r w:rsidR="00AF17A9">
                <w:t>Accenture</w:t>
              </w:r>
            </w:ins>
          </w:p>
        </w:tc>
        <w:tc>
          <w:tcPr>
            <w:tcW w:w="5670" w:type="dxa"/>
            <w:tcPrChange w:id="38" w:author="Author">
              <w:tcPr>
                <w:tcW w:w="5080" w:type="dxa"/>
              </w:tcPr>
            </w:tcPrChange>
          </w:tcPr>
          <w:p w14:paraId="29501BBD" w14:textId="0E816CAB" w:rsidR="000A3376" w:rsidRDefault="000A3376" w:rsidP="00832A3B">
            <w:pPr>
              <w:cnfStyle w:val="000000010000" w:firstRow="0" w:lastRow="0" w:firstColumn="0" w:lastColumn="0" w:oddVBand="0" w:evenVBand="0" w:oddHBand="0" w:evenHBand="1" w:firstRowFirstColumn="0" w:firstRowLastColumn="0" w:lastRowFirstColumn="0" w:lastRowLastColumn="0"/>
              <w:rPr>
                <w:szCs w:val="22"/>
              </w:rPr>
            </w:pPr>
            <w:r>
              <w:rPr>
                <w:szCs w:val="22"/>
              </w:rPr>
              <w:t>Update after feedback insurers</w:t>
            </w:r>
          </w:p>
        </w:tc>
      </w:tr>
      <w:tr w:rsidR="00A161C7" w:rsidRPr="00272FED" w14:paraId="25441720" w14:textId="77777777" w:rsidTr="00B22F33">
        <w:trPr>
          <w:cnfStyle w:val="000000100000" w:firstRow="0" w:lastRow="0" w:firstColumn="0" w:lastColumn="0" w:oddVBand="0" w:evenVBand="0" w:oddHBand="1" w:evenHBand="0" w:firstRowFirstColumn="0" w:firstRowLastColumn="0" w:lastRowFirstColumn="0" w:lastRowLastColumn="0"/>
        </w:trPr>
        <w:tc>
          <w:tcPr>
            <w:tcW w:w="1101" w:type="dxa"/>
            <w:tcPrChange w:id="39" w:author="Author">
              <w:tcPr>
                <w:tcW w:w="1101" w:type="dxa"/>
              </w:tcPr>
            </w:tcPrChange>
          </w:tcPr>
          <w:p w14:paraId="1410444E" w14:textId="22A5696B" w:rsidR="00A161C7" w:rsidRDefault="00A161C7" w:rsidP="006002B3">
            <w:pPr>
              <w:cnfStyle w:val="000000100000" w:firstRow="0" w:lastRow="0" w:firstColumn="0" w:lastColumn="0" w:oddVBand="0" w:evenVBand="0" w:oddHBand="1" w:evenHBand="0" w:firstRowFirstColumn="0" w:firstRowLastColumn="0" w:lastRowFirstColumn="0" w:lastRowLastColumn="0"/>
            </w:pPr>
            <w:r>
              <w:t>0.5</w:t>
            </w:r>
            <w:del w:id="40" w:author="Author">
              <w:r>
                <w:delText>.0</w:delText>
              </w:r>
            </w:del>
          </w:p>
        </w:tc>
        <w:tc>
          <w:tcPr>
            <w:tcW w:w="1440" w:type="dxa"/>
            <w:tcPrChange w:id="41" w:author="Author">
              <w:tcPr>
                <w:tcW w:w="1440" w:type="dxa"/>
              </w:tcPr>
            </w:tcPrChange>
          </w:tcPr>
          <w:p w14:paraId="4F191976" w14:textId="29A5D1E0" w:rsidR="00A161C7" w:rsidRDefault="00A161C7" w:rsidP="00C870E7">
            <w:pPr>
              <w:cnfStyle w:val="000000100000" w:firstRow="0" w:lastRow="0" w:firstColumn="0" w:lastColumn="0" w:oddVBand="0" w:evenVBand="0" w:oddHBand="1" w:evenHBand="0" w:firstRowFirstColumn="0" w:firstRowLastColumn="0" w:lastRowFirstColumn="0" w:lastRowLastColumn="0"/>
            </w:pPr>
            <w:r>
              <w:t>04/10/2013</w:t>
            </w:r>
          </w:p>
        </w:tc>
        <w:tc>
          <w:tcPr>
            <w:tcW w:w="1678" w:type="dxa"/>
            <w:tcPrChange w:id="42" w:author="Author">
              <w:tcPr>
                <w:tcW w:w="2268" w:type="dxa"/>
                <w:gridSpan w:val="2"/>
              </w:tcPr>
            </w:tcPrChange>
          </w:tcPr>
          <w:p w14:paraId="10F29564" w14:textId="3EC9E219" w:rsidR="00A161C7" w:rsidRDefault="00A161C7" w:rsidP="009B62C3">
            <w:pPr>
              <w:cnfStyle w:val="000000100000" w:firstRow="0" w:lastRow="0" w:firstColumn="0" w:lastColumn="0" w:oddVBand="0" w:evenVBand="0" w:oddHBand="1" w:evenHBand="0" w:firstRowFirstColumn="0" w:firstRowLastColumn="0" w:lastRowFirstColumn="0" w:lastRowLastColumn="0"/>
              <w:rPr>
                <w:szCs w:val="22"/>
              </w:rPr>
            </w:pPr>
            <w:del w:id="43" w:author="Author">
              <w:r>
                <w:rPr>
                  <w:szCs w:val="22"/>
                </w:rPr>
                <w:delText>Jos Van Dorpe</w:delText>
              </w:r>
            </w:del>
            <w:ins w:id="44" w:author="Author">
              <w:r w:rsidR="00AF17A9">
                <w:t>Accenture</w:t>
              </w:r>
            </w:ins>
          </w:p>
        </w:tc>
        <w:tc>
          <w:tcPr>
            <w:tcW w:w="5670" w:type="dxa"/>
            <w:tcPrChange w:id="45" w:author="Author">
              <w:tcPr>
                <w:tcW w:w="5080" w:type="dxa"/>
              </w:tcPr>
            </w:tcPrChange>
          </w:tcPr>
          <w:p w14:paraId="75B415F1" w14:textId="41A74A82" w:rsidR="00A161C7" w:rsidRDefault="00A161C7" w:rsidP="00832A3B">
            <w:pPr>
              <w:cnfStyle w:val="000000100000" w:firstRow="0" w:lastRow="0" w:firstColumn="0" w:lastColumn="0" w:oddVBand="0" w:evenVBand="0" w:oddHBand="1" w:evenHBand="0" w:firstRowFirstColumn="0" w:firstRowLastColumn="0" w:lastRowFirstColumn="0" w:lastRowLastColumn="0"/>
              <w:rPr>
                <w:szCs w:val="22"/>
              </w:rPr>
            </w:pPr>
            <w:r>
              <w:rPr>
                <w:szCs w:val="22"/>
              </w:rPr>
              <w:t>Final update after clarification SFTP issues</w:t>
            </w:r>
          </w:p>
          <w:p w14:paraId="34CE415D" w14:textId="77777777" w:rsidR="008E54A3" w:rsidRDefault="008E54A3" w:rsidP="00A161C7">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Cs w:val="22"/>
              </w:rPr>
            </w:pPr>
            <w:r>
              <w:rPr>
                <w:szCs w:val="22"/>
              </w:rPr>
              <w:t>Updated doc with info provided by email</w:t>
            </w:r>
          </w:p>
          <w:p w14:paraId="37DFDCB0" w14:textId="15E8160F" w:rsidR="00A161C7" w:rsidRDefault="008E54A3" w:rsidP="008E54A3">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Cs w:val="22"/>
              </w:rPr>
            </w:pPr>
            <w:r>
              <w:rPr>
                <w:szCs w:val="22"/>
              </w:rPr>
              <w:t>url’s</w:t>
            </w:r>
          </w:p>
          <w:p w14:paraId="03A2F473" w14:textId="1D6320D2" w:rsidR="008E54A3" w:rsidRPr="00A161C7" w:rsidRDefault="008E54A3" w:rsidP="008E54A3">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Cs w:val="22"/>
              </w:rPr>
            </w:pPr>
            <w:r>
              <w:rPr>
                <w:szCs w:val="22"/>
              </w:rPr>
              <w:t>latest version single message</w:t>
            </w:r>
          </w:p>
          <w:p w14:paraId="10D12ED5" w14:textId="7C52DD86" w:rsidR="00A161C7" w:rsidRPr="00A161C7" w:rsidRDefault="00A161C7" w:rsidP="00A161C7">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Cs w:val="22"/>
              </w:rPr>
            </w:pPr>
            <w:r w:rsidRPr="00A161C7">
              <w:rPr>
                <w:szCs w:val="22"/>
              </w:rPr>
              <w:t>SFTP no longer needs x.509 for authentication</w:t>
            </w:r>
            <w:r w:rsidR="008441D0">
              <w:rPr>
                <w:szCs w:val="22"/>
              </w:rPr>
              <w:t>, but a simple SSH (limitation SFTP setup)</w:t>
            </w:r>
          </w:p>
          <w:p w14:paraId="67DB94DE" w14:textId="77777777" w:rsidR="00396A94" w:rsidRPr="00646B15" w:rsidRDefault="003B5D79" w:rsidP="00646B1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Pr>
                <w:szCs w:val="22"/>
              </w:rPr>
              <w:t xml:space="preserve">Brought </w:t>
            </w:r>
            <w:r w:rsidR="00396A94">
              <w:rPr>
                <w:szCs w:val="22"/>
              </w:rPr>
              <w:t xml:space="preserve">drawing </w:t>
            </w:r>
            <w:r w:rsidR="004D5700">
              <w:rPr>
                <w:szCs w:val="22"/>
              </w:rPr>
              <w:t>and text</w:t>
            </w:r>
            <w:r>
              <w:rPr>
                <w:szCs w:val="22"/>
              </w:rPr>
              <w:t xml:space="preserve"> in line with wsdl </w:t>
            </w:r>
            <w:r w:rsidR="00646B15">
              <w:rPr>
                <w:szCs w:val="22"/>
              </w:rPr>
              <w:t>(previous doc contained an old version of the visio)</w:t>
            </w:r>
          </w:p>
          <w:p w14:paraId="4559E8C8" w14:textId="14939033" w:rsidR="00201CED" w:rsidRPr="00A161C7" w:rsidRDefault="00646B15" w:rsidP="00201CED">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Pr>
                <w:szCs w:val="22"/>
              </w:rPr>
              <w:t>Added further clarifications across the document</w:t>
            </w:r>
          </w:p>
        </w:tc>
      </w:tr>
      <w:tr w:rsidR="00201CED" w:rsidRPr="00272FED" w14:paraId="264CF94C" w14:textId="77777777" w:rsidTr="00B22F33">
        <w:trPr>
          <w:cnfStyle w:val="000000010000" w:firstRow="0" w:lastRow="0" w:firstColumn="0" w:lastColumn="0" w:oddVBand="0" w:evenVBand="0" w:oddHBand="0" w:evenHBand="1" w:firstRowFirstColumn="0" w:firstRowLastColumn="0" w:lastRowFirstColumn="0" w:lastRowLastColumn="0"/>
        </w:trPr>
        <w:tc>
          <w:tcPr>
            <w:tcW w:w="1101" w:type="dxa"/>
            <w:tcPrChange w:id="46" w:author="Author">
              <w:tcPr>
                <w:tcW w:w="1101" w:type="dxa"/>
              </w:tcPr>
            </w:tcPrChange>
          </w:tcPr>
          <w:p w14:paraId="4F95A31B" w14:textId="720499DF" w:rsidR="00201CED" w:rsidRDefault="00201CED" w:rsidP="00C870E7">
            <w:pPr>
              <w:cnfStyle w:val="000000010000" w:firstRow="0" w:lastRow="0" w:firstColumn="0" w:lastColumn="0" w:oddVBand="0" w:evenVBand="0" w:oddHBand="0" w:evenHBand="1" w:firstRowFirstColumn="0" w:firstRowLastColumn="0" w:lastRowFirstColumn="0" w:lastRowLastColumn="0"/>
            </w:pPr>
            <w:r>
              <w:t>0.5.1</w:t>
            </w:r>
          </w:p>
        </w:tc>
        <w:tc>
          <w:tcPr>
            <w:tcW w:w="1440" w:type="dxa"/>
            <w:tcPrChange w:id="47" w:author="Author">
              <w:tcPr>
                <w:tcW w:w="1440" w:type="dxa"/>
              </w:tcPr>
            </w:tcPrChange>
          </w:tcPr>
          <w:p w14:paraId="3A9F33BA" w14:textId="358FE1DE" w:rsidR="00201CED" w:rsidRDefault="00201CED" w:rsidP="00C870E7">
            <w:pPr>
              <w:cnfStyle w:val="000000010000" w:firstRow="0" w:lastRow="0" w:firstColumn="0" w:lastColumn="0" w:oddVBand="0" w:evenVBand="0" w:oddHBand="0" w:evenHBand="1" w:firstRowFirstColumn="0" w:firstRowLastColumn="0" w:lastRowFirstColumn="0" w:lastRowLastColumn="0"/>
            </w:pPr>
            <w:r>
              <w:t>14/10/2013</w:t>
            </w:r>
          </w:p>
        </w:tc>
        <w:tc>
          <w:tcPr>
            <w:tcW w:w="1678" w:type="dxa"/>
            <w:tcPrChange w:id="48" w:author="Author">
              <w:tcPr>
                <w:tcW w:w="2268" w:type="dxa"/>
                <w:gridSpan w:val="2"/>
              </w:tcPr>
            </w:tcPrChange>
          </w:tcPr>
          <w:p w14:paraId="08903626" w14:textId="61F3A3B5" w:rsidR="00201CED" w:rsidRDefault="00201CED" w:rsidP="009B62C3">
            <w:pPr>
              <w:cnfStyle w:val="000000010000" w:firstRow="0" w:lastRow="0" w:firstColumn="0" w:lastColumn="0" w:oddVBand="0" w:evenVBand="0" w:oddHBand="0" w:evenHBand="1" w:firstRowFirstColumn="0" w:firstRowLastColumn="0" w:lastRowFirstColumn="0" w:lastRowLastColumn="0"/>
              <w:rPr>
                <w:szCs w:val="22"/>
              </w:rPr>
            </w:pPr>
            <w:del w:id="49" w:author="Author">
              <w:r>
                <w:rPr>
                  <w:szCs w:val="22"/>
                </w:rPr>
                <w:delText>Dennis De Reyer</w:delText>
              </w:r>
            </w:del>
            <w:ins w:id="50" w:author="Author">
              <w:r w:rsidR="00AF17A9">
                <w:t>Accenture</w:t>
              </w:r>
            </w:ins>
          </w:p>
        </w:tc>
        <w:tc>
          <w:tcPr>
            <w:tcW w:w="5670" w:type="dxa"/>
            <w:tcPrChange w:id="51" w:author="Author">
              <w:tcPr>
                <w:tcW w:w="5080" w:type="dxa"/>
              </w:tcPr>
            </w:tcPrChange>
          </w:tcPr>
          <w:p w14:paraId="1F79FF89" w14:textId="69D7F786" w:rsidR="00201CED" w:rsidRDefault="00201CED" w:rsidP="00832A3B">
            <w:pPr>
              <w:cnfStyle w:val="000000010000" w:firstRow="0" w:lastRow="0" w:firstColumn="0" w:lastColumn="0" w:oddVBand="0" w:evenVBand="0" w:oddHBand="0" w:evenHBand="1" w:firstRowFirstColumn="0" w:firstRowLastColumn="0" w:lastRowFirstColumn="0" w:lastRowLastColumn="0"/>
              <w:rPr>
                <w:szCs w:val="22"/>
              </w:rPr>
            </w:pPr>
            <w:r>
              <w:rPr>
                <w:szCs w:val="22"/>
              </w:rPr>
              <w:t xml:space="preserve">Added </w:t>
            </w:r>
            <w:r w:rsidRPr="00201CED">
              <w:rPr>
                <w:szCs w:val="22"/>
              </w:rPr>
              <w:t>minOccurs="0"</w:t>
            </w:r>
            <w:r>
              <w:rPr>
                <w:szCs w:val="22"/>
              </w:rPr>
              <w:t xml:space="preserve">  to the routingParametersCBFA in the </w:t>
            </w:r>
            <w:r w:rsidRPr="00201CED">
              <w:rPr>
                <w:szCs w:val="22"/>
              </w:rPr>
              <w:t>PanoramixTIPSystemServices_protocol-1_0.xsd</w:t>
            </w:r>
          </w:p>
        </w:tc>
      </w:tr>
      <w:tr w:rsidR="00992C42" w:rsidRPr="00272FED" w14:paraId="27C203B2" w14:textId="77777777" w:rsidTr="00B22F33">
        <w:trPr>
          <w:cnfStyle w:val="000000100000" w:firstRow="0" w:lastRow="0" w:firstColumn="0" w:lastColumn="0" w:oddVBand="0" w:evenVBand="0" w:oddHBand="1" w:evenHBand="0" w:firstRowFirstColumn="0" w:firstRowLastColumn="0" w:lastRowFirstColumn="0" w:lastRowLastColumn="0"/>
        </w:trPr>
        <w:tc>
          <w:tcPr>
            <w:tcW w:w="1101" w:type="dxa"/>
            <w:tcPrChange w:id="52" w:author="Author">
              <w:tcPr>
                <w:tcW w:w="1101" w:type="dxa"/>
              </w:tcPr>
            </w:tcPrChange>
          </w:tcPr>
          <w:p w14:paraId="415D8D11" w14:textId="591480E1" w:rsidR="00992C42" w:rsidRDefault="00992C42" w:rsidP="00C870E7">
            <w:pPr>
              <w:cnfStyle w:val="000000100000" w:firstRow="0" w:lastRow="0" w:firstColumn="0" w:lastColumn="0" w:oddVBand="0" w:evenVBand="0" w:oddHBand="1" w:evenHBand="0" w:firstRowFirstColumn="0" w:firstRowLastColumn="0" w:lastRowFirstColumn="0" w:lastRowLastColumn="0"/>
            </w:pPr>
            <w:r>
              <w:t>0.6</w:t>
            </w:r>
          </w:p>
        </w:tc>
        <w:tc>
          <w:tcPr>
            <w:tcW w:w="1440" w:type="dxa"/>
            <w:tcPrChange w:id="53" w:author="Author">
              <w:tcPr>
                <w:tcW w:w="1440" w:type="dxa"/>
              </w:tcPr>
            </w:tcPrChange>
          </w:tcPr>
          <w:p w14:paraId="3CF9AFA6" w14:textId="201469AB" w:rsidR="00992C42" w:rsidRDefault="00992C42" w:rsidP="00C870E7">
            <w:pPr>
              <w:cnfStyle w:val="000000100000" w:firstRow="0" w:lastRow="0" w:firstColumn="0" w:lastColumn="0" w:oddVBand="0" w:evenVBand="0" w:oddHBand="1" w:evenHBand="0" w:firstRowFirstColumn="0" w:firstRowLastColumn="0" w:lastRowFirstColumn="0" w:lastRowLastColumn="0"/>
            </w:pPr>
            <w:r>
              <w:t>21/10/2013</w:t>
            </w:r>
          </w:p>
        </w:tc>
        <w:tc>
          <w:tcPr>
            <w:tcW w:w="1678" w:type="dxa"/>
            <w:tcPrChange w:id="54" w:author="Author">
              <w:tcPr>
                <w:tcW w:w="2268" w:type="dxa"/>
                <w:gridSpan w:val="2"/>
              </w:tcPr>
            </w:tcPrChange>
          </w:tcPr>
          <w:p w14:paraId="51D4516A" w14:textId="5ADC53A8" w:rsidR="00992C42" w:rsidRDefault="00992C42" w:rsidP="009B62C3">
            <w:pPr>
              <w:cnfStyle w:val="000000100000" w:firstRow="0" w:lastRow="0" w:firstColumn="0" w:lastColumn="0" w:oddVBand="0" w:evenVBand="0" w:oddHBand="1" w:evenHBand="0" w:firstRowFirstColumn="0" w:firstRowLastColumn="0" w:lastRowFirstColumn="0" w:lastRowLastColumn="0"/>
              <w:rPr>
                <w:szCs w:val="22"/>
              </w:rPr>
            </w:pPr>
            <w:del w:id="55" w:author="Author">
              <w:r>
                <w:rPr>
                  <w:szCs w:val="22"/>
                </w:rPr>
                <w:delText>Jos Van Dorpe</w:delText>
              </w:r>
            </w:del>
            <w:ins w:id="56" w:author="Author">
              <w:r w:rsidR="00AF17A9">
                <w:t>Accenture</w:t>
              </w:r>
            </w:ins>
          </w:p>
        </w:tc>
        <w:tc>
          <w:tcPr>
            <w:tcW w:w="5670" w:type="dxa"/>
            <w:tcPrChange w:id="57" w:author="Author">
              <w:tcPr>
                <w:tcW w:w="5080" w:type="dxa"/>
              </w:tcPr>
            </w:tcPrChange>
          </w:tcPr>
          <w:p w14:paraId="59442EBE" w14:textId="2DC905B4" w:rsidR="00992C42" w:rsidRDefault="00992C42" w:rsidP="001444D1">
            <w:pPr>
              <w:cnfStyle w:val="000000100000" w:firstRow="0" w:lastRow="0" w:firstColumn="0" w:lastColumn="0" w:oddVBand="0" w:evenVBand="0" w:oddHBand="1" w:evenHBand="0" w:firstRowFirstColumn="0" w:firstRowLastColumn="0" w:lastRowFirstColumn="0" w:lastRowLastColumn="0"/>
              <w:rPr>
                <w:szCs w:val="22"/>
              </w:rPr>
            </w:pPr>
            <w:r>
              <w:rPr>
                <w:szCs w:val="22"/>
              </w:rPr>
              <w:t xml:space="preserve">Update with </w:t>
            </w:r>
            <w:r w:rsidR="001444D1">
              <w:rPr>
                <w:szCs w:val="22"/>
              </w:rPr>
              <w:t xml:space="preserve">answers to questions received from </w:t>
            </w:r>
            <w:r>
              <w:rPr>
                <w:szCs w:val="22"/>
              </w:rPr>
              <w:t>Assuralia members</w:t>
            </w:r>
            <w:r w:rsidR="001444D1">
              <w:rPr>
                <w:szCs w:val="22"/>
              </w:rPr>
              <w:t xml:space="preserve"> during integration</w:t>
            </w:r>
          </w:p>
        </w:tc>
      </w:tr>
      <w:tr w:rsidR="00C92F60" w:rsidRPr="00272FED" w14:paraId="0C13A1BB" w14:textId="77777777" w:rsidTr="00AF17A9">
        <w:trPr>
          <w:cnfStyle w:val="000000010000" w:firstRow="0" w:lastRow="0" w:firstColumn="0" w:lastColumn="0" w:oddVBand="0" w:evenVBand="0" w:oddHBand="0" w:evenHBand="1" w:firstRowFirstColumn="0" w:firstRowLastColumn="0" w:lastRowFirstColumn="0" w:lastRowLastColumn="0"/>
          <w:ins w:id="58" w:author="Author"/>
        </w:trPr>
        <w:tc>
          <w:tcPr>
            <w:tcW w:w="1101" w:type="dxa"/>
          </w:tcPr>
          <w:p w14:paraId="23515F8E" w14:textId="6830488A" w:rsidR="00C92F60" w:rsidRDefault="00C92F60" w:rsidP="00C870E7">
            <w:pPr>
              <w:rPr>
                <w:ins w:id="59" w:author="Author"/>
              </w:rPr>
            </w:pPr>
            <w:ins w:id="60" w:author="Author">
              <w:r>
                <w:t>0.6.1</w:t>
              </w:r>
            </w:ins>
          </w:p>
        </w:tc>
        <w:tc>
          <w:tcPr>
            <w:tcW w:w="1440" w:type="dxa"/>
          </w:tcPr>
          <w:p w14:paraId="03CB83E9" w14:textId="51ADDFE1" w:rsidR="00C92F60" w:rsidRDefault="00AF17A9" w:rsidP="00C870E7">
            <w:pPr>
              <w:rPr>
                <w:ins w:id="61" w:author="Author"/>
              </w:rPr>
            </w:pPr>
            <w:ins w:id="62" w:author="Author">
              <w:r>
                <w:t>08</w:t>
              </w:r>
              <w:r w:rsidR="00C92F60">
                <w:t>/11/2013</w:t>
              </w:r>
            </w:ins>
          </w:p>
        </w:tc>
        <w:tc>
          <w:tcPr>
            <w:tcW w:w="1678" w:type="dxa"/>
          </w:tcPr>
          <w:p w14:paraId="31903366" w14:textId="31F535C7" w:rsidR="00C92F60" w:rsidRDefault="00AF17A9" w:rsidP="009B62C3">
            <w:pPr>
              <w:rPr>
                <w:ins w:id="63" w:author="Author"/>
                <w:szCs w:val="22"/>
              </w:rPr>
            </w:pPr>
            <w:ins w:id="64" w:author="Author">
              <w:r>
                <w:t>Accenture</w:t>
              </w:r>
            </w:ins>
          </w:p>
        </w:tc>
        <w:tc>
          <w:tcPr>
            <w:tcW w:w="5670" w:type="dxa"/>
          </w:tcPr>
          <w:p w14:paraId="04109AE9" w14:textId="6C746DC3" w:rsidR="00C92F60" w:rsidRDefault="00CB605B" w:rsidP="00767A17">
            <w:pPr>
              <w:rPr>
                <w:ins w:id="65" w:author="Author"/>
                <w:szCs w:val="22"/>
              </w:rPr>
            </w:pPr>
            <w:ins w:id="66" w:author="Author">
              <w:r>
                <w:rPr>
                  <w:szCs w:val="22"/>
                </w:rPr>
                <w:t>Update</w:t>
              </w:r>
              <w:r w:rsidR="004950D6">
                <w:rPr>
                  <w:szCs w:val="22"/>
                </w:rPr>
                <w:t xml:space="preserve">s following </w:t>
              </w:r>
              <w:r w:rsidR="00767A17">
                <w:rPr>
                  <w:szCs w:val="22"/>
                </w:rPr>
                <w:t>integration with insurers</w:t>
              </w:r>
            </w:ins>
          </w:p>
        </w:tc>
      </w:tr>
      <w:tr w:rsidR="00AF17A9" w:rsidRPr="00272FED" w14:paraId="7EF81958" w14:textId="77777777" w:rsidTr="00AF17A9">
        <w:trPr>
          <w:cnfStyle w:val="000000100000" w:firstRow="0" w:lastRow="0" w:firstColumn="0" w:lastColumn="0" w:oddVBand="0" w:evenVBand="0" w:oddHBand="1" w:evenHBand="0" w:firstRowFirstColumn="0" w:firstRowLastColumn="0" w:lastRowFirstColumn="0" w:lastRowLastColumn="0"/>
          <w:ins w:id="67" w:author="Author"/>
        </w:trPr>
        <w:tc>
          <w:tcPr>
            <w:tcW w:w="1101" w:type="dxa"/>
          </w:tcPr>
          <w:p w14:paraId="7AC1041D" w14:textId="7A2ADEDB" w:rsidR="00AF17A9" w:rsidRDefault="00767A17" w:rsidP="00C870E7">
            <w:pPr>
              <w:rPr>
                <w:ins w:id="68" w:author="Author"/>
              </w:rPr>
            </w:pPr>
            <w:ins w:id="69" w:author="Author">
              <w:r>
                <w:t>0.7</w:t>
              </w:r>
            </w:ins>
          </w:p>
        </w:tc>
        <w:tc>
          <w:tcPr>
            <w:tcW w:w="1440" w:type="dxa"/>
          </w:tcPr>
          <w:p w14:paraId="59C7D13B" w14:textId="59BDD1BB" w:rsidR="00AF17A9" w:rsidRDefault="00AF17A9" w:rsidP="00C870E7">
            <w:pPr>
              <w:rPr>
                <w:ins w:id="70" w:author="Author"/>
              </w:rPr>
            </w:pPr>
            <w:ins w:id="71" w:author="Author">
              <w:r>
                <w:t>12/11/2013</w:t>
              </w:r>
            </w:ins>
          </w:p>
        </w:tc>
        <w:tc>
          <w:tcPr>
            <w:tcW w:w="1678" w:type="dxa"/>
          </w:tcPr>
          <w:p w14:paraId="61B2B8A5" w14:textId="0AFC8815" w:rsidR="00AF17A9" w:rsidRDefault="00AF17A9" w:rsidP="009B62C3">
            <w:pPr>
              <w:rPr>
                <w:ins w:id="72" w:author="Author"/>
              </w:rPr>
            </w:pPr>
            <w:ins w:id="73" w:author="Author">
              <w:r>
                <w:t>Accenture</w:t>
              </w:r>
            </w:ins>
          </w:p>
        </w:tc>
        <w:tc>
          <w:tcPr>
            <w:tcW w:w="5670" w:type="dxa"/>
          </w:tcPr>
          <w:p w14:paraId="20628795" w14:textId="3F590EB8" w:rsidR="00AF17A9" w:rsidRDefault="00AF17A9" w:rsidP="004950D6">
            <w:pPr>
              <w:rPr>
                <w:ins w:id="74" w:author="Author"/>
                <w:szCs w:val="22"/>
              </w:rPr>
            </w:pPr>
            <w:ins w:id="75" w:author="Author">
              <w:r>
                <w:rPr>
                  <w:szCs w:val="22"/>
                </w:rPr>
                <w:t>Final</w:t>
              </w:r>
              <w:r w:rsidR="006002B3">
                <w:rPr>
                  <w:szCs w:val="22"/>
                </w:rPr>
                <w:t>ised</w:t>
              </w:r>
              <w:r>
                <w:rPr>
                  <w:szCs w:val="22"/>
                </w:rPr>
                <w:t xml:space="preserve"> version</w:t>
              </w:r>
            </w:ins>
          </w:p>
        </w:tc>
      </w:tr>
    </w:tbl>
    <w:p w14:paraId="51824C5E" w14:textId="77777777" w:rsidR="000C3E96" w:rsidRPr="00272FED" w:rsidRDefault="000C3E96" w:rsidP="000C3E96">
      <w:pPr>
        <w:rPr>
          <w:del w:id="76" w:author="Author"/>
          <w:rStyle w:val="Strong"/>
        </w:rPr>
      </w:pPr>
    </w:p>
    <w:p w14:paraId="0EB8810D" w14:textId="77777777" w:rsidR="000C3E96" w:rsidRPr="00272FED" w:rsidRDefault="000C3E96" w:rsidP="000C3E96">
      <w:pPr>
        <w:pStyle w:val="NormalWithSpacing"/>
        <w:rPr>
          <w:del w:id="77" w:author="Author"/>
          <w:rStyle w:val="Strong"/>
        </w:rPr>
      </w:pPr>
      <w:bookmarkStart w:id="78" w:name="_Toc257286145"/>
      <w:bookmarkStart w:id="79" w:name="_Toc257655376"/>
      <w:del w:id="80" w:author="Author">
        <w:r w:rsidRPr="00272FED">
          <w:rPr>
            <w:rStyle w:val="Strong"/>
          </w:rPr>
          <w:delText>Approval / Signatures</w:delText>
        </w:r>
      </w:del>
    </w:p>
    <w:tbl>
      <w:tblPr>
        <w:tblStyle w:val="MediumShading1-Accent3"/>
        <w:tblW w:w="10008" w:type="dxa"/>
        <w:tblLook w:val="0620" w:firstRow="1" w:lastRow="0" w:firstColumn="0" w:lastColumn="0" w:noHBand="1" w:noVBand="1"/>
      </w:tblPr>
      <w:tblGrid>
        <w:gridCol w:w="1098"/>
        <w:gridCol w:w="1440"/>
        <w:gridCol w:w="2250"/>
        <w:gridCol w:w="5220"/>
      </w:tblGrid>
      <w:tr w:rsidR="000C3E96" w:rsidRPr="00272FED" w14:paraId="1DA731E4" w14:textId="77777777" w:rsidTr="000C3E96">
        <w:trPr>
          <w:cnfStyle w:val="100000000000" w:firstRow="1" w:lastRow="0" w:firstColumn="0" w:lastColumn="0" w:oddVBand="0" w:evenVBand="0" w:oddHBand="0" w:evenHBand="0" w:firstRowFirstColumn="0" w:firstRowLastColumn="0" w:lastRowFirstColumn="0" w:lastRowLastColumn="0"/>
          <w:del w:id="81" w:author="Author"/>
        </w:trPr>
        <w:tc>
          <w:tcPr>
            <w:tcW w:w="1098" w:type="dxa"/>
          </w:tcPr>
          <w:bookmarkEnd w:id="78"/>
          <w:bookmarkEnd w:id="79"/>
          <w:p w14:paraId="573B8D76" w14:textId="77777777" w:rsidR="000C3E96" w:rsidRPr="00272FED" w:rsidRDefault="000C3E96" w:rsidP="000C3E96">
            <w:pPr>
              <w:rPr>
                <w:del w:id="82" w:author="Author"/>
              </w:rPr>
            </w:pPr>
            <w:del w:id="83" w:author="Author">
              <w:r w:rsidRPr="00272FED">
                <w:delText>Version</w:delText>
              </w:r>
            </w:del>
          </w:p>
        </w:tc>
        <w:tc>
          <w:tcPr>
            <w:tcW w:w="1440" w:type="dxa"/>
          </w:tcPr>
          <w:p w14:paraId="22AEDB7C" w14:textId="77777777" w:rsidR="000C3E96" w:rsidRPr="00272FED" w:rsidRDefault="000C3E96" w:rsidP="000C3E96">
            <w:pPr>
              <w:rPr>
                <w:del w:id="84" w:author="Author"/>
              </w:rPr>
            </w:pPr>
            <w:del w:id="85" w:author="Author">
              <w:r w:rsidRPr="00272FED">
                <w:delText>Date</w:delText>
              </w:r>
            </w:del>
          </w:p>
        </w:tc>
        <w:tc>
          <w:tcPr>
            <w:tcW w:w="2250" w:type="dxa"/>
          </w:tcPr>
          <w:p w14:paraId="2926E1F0" w14:textId="77777777" w:rsidR="000C3E96" w:rsidRPr="00272FED" w:rsidRDefault="000C3E96" w:rsidP="000C3E96">
            <w:pPr>
              <w:rPr>
                <w:del w:id="86" w:author="Author"/>
              </w:rPr>
            </w:pPr>
            <w:del w:id="87" w:author="Author">
              <w:r w:rsidRPr="00272FED">
                <w:delText>Approved By</w:delText>
              </w:r>
            </w:del>
          </w:p>
        </w:tc>
        <w:tc>
          <w:tcPr>
            <w:tcW w:w="5220" w:type="dxa"/>
          </w:tcPr>
          <w:p w14:paraId="53B68F60" w14:textId="77777777" w:rsidR="000C3E96" w:rsidRPr="00272FED" w:rsidRDefault="000C3E96" w:rsidP="000C3E96">
            <w:pPr>
              <w:rPr>
                <w:del w:id="88" w:author="Author"/>
              </w:rPr>
            </w:pPr>
            <w:del w:id="89" w:author="Author">
              <w:r w:rsidRPr="00272FED">
                <w:delText>Signature</w:delText>
              </w:r>
            </w:del>
          </w:p>
        </w:tc>
      </w:tr>
      <w:tr w:rsidR="000C3E96" w:rsidRPr="00272FED" w14:paraId="312519B6" w14:textId="77777777" w:rsidTr="000C3E96">
        <w:trPr>
          <w:trHeight w:val="567"/>
          <w:del w:id="90" w:author="Author"/>
        </w:trPr>
        <w:tc>
          <w:tcPr>
            <w:tcW w:w="1098" w:type="dxa"/>
          </w:tcPr>
          <w:p w14:paraId="3231AD67" w14:textId="77777777" w:rsidR="000C3E96" w:rsidRPr="00272FED" w:rsidRDefault="000C3E96" w:rsidP="000C3E96">
            <w:pPr>
              <w:rPr>
                <w:del w:id="91" w:author="Author"/>
              </w:rPr>
            </w:pPr>
          </w:p>
        </w:tc>
        <w:tc>
          <w:tcPr>
            <w:tcW w:w="1440" w:type="dxa"/>
          </w:tcPr>
          <w:p w14:paraId="36D61D63" w14:textId="77777777" w:rsidR="000C3E96" w:rsidRPr="00272FED" w:rsidRDefault="000C3E96" w:rsidP="000C3E96">
            <w:pPr>
              <w:rPr>
                <w:del w:id="92" w:author="Author"/>
              </w:rPr>
            </w:pPr>
          </w:p>
        </w:tc>
        <w:tc>
          <w:tcPr>
            <w:tcW w:w="2250" w:type="dxa"/>
          </w:tcPr>
          <w:p w14:paraId="4F32380E" w14:textId="77777777" w:rsidR="000C3E96" w:rsidRPr="00272FED" w:rsidRDefault="000C3E96" w:rsidP="000C3E96">
            <w:pPr>
              <w:rPr>
                <w:del w:id="93" w:author="Author"/>
              </w:rPr>
            </w:pPr>
          </w:p>
        </w:tc>
        <w:tc>
          <w:tcPr>
            <w:tcW w:w="5220" w:type="dxa"/>
          </w:tcPr>
          <w:p w14:paraId="549D49CD" w14:textId="77777777" w:rsidR="000C3E96" w:rsidRPr="00272FED" w:rsidRDefault="000C3E96" w:rsidP="000C3E96">
            <w:pPr>
              <w:rPr>
                <w:del w:id="94" w:author="Author"/>
              </w:rPr>
            </w:pPr>
          </w:p>
        </w:tc>
      </w:tr>
    </w:tbl>
    <w:p w14:paraId="4361409B" w14:textId="1D889FB2" w:rsidR="000C3E96" w:rsidRPr="00B22F33" w:rsidRDefault="000C3E96" w:rsidP="00B22F33">
      <w:pPr>
        <w:rPr>
          <w:rStyle w:val="Strong"/>
          <w:rPrChange w:id="95" w:author="Author">
            <w:rPr/>
          </w:rPrChange>
        </w:rPr>
        <w:pPrChange w:id="96" w:author="Author">
          <w:pPr>
            <w:pStyle w:val="NormalWithSpacing"/>
          </w:pPr>
        </w:pPrChange>
      </w:pPr>
    </w:p>
    <w:p w14:paraId="470D6F8F" w14:textId="1168F76A" w:rsidR="00A62E44" w:rsidRPr="00272FED" w:rsidRDefault="00A62E44" w:rsidP="00A62E44">
      <w:pPr>
        <w:pStyle w:val="TOCHeading"/>
        <w:rPr>
          <w:rFonts w:eastAsia="Batang"/>
        </w:rPr>
      </w:pPr>
      <w:r>
        <w:rPr>
          <w:rFonts w:eastAsia="Batang"/>
        </w:rPr>
        <w:t>Table of Contents</w:t>
      </w:r>
    </w:p>
    <w:bookmarkStart w:id="97" w:name="_Toc242583079"/>
    <w:bookmarkStart w:id="98" w:name="_Toc242583828"/>
    <w:bookmarkStart w:id="99" w:name="_Toc242595677"/>
    <w:bookmarkStart w:id="100" w:name="_Toc242595765"/>
    <w:bookmarkStart w:id="101" w:name="_Toc242595766"/>
    <w:bookmarkStart w:id="102" w:name="_Toc242595767"/>
    <w:bookmarkStart w:id="103" w:name="_Toc242595768"/>
    <w:bookmarkStart w:id="104" w:name="_Toc242595769"/>
    <w:bookmarkStart w:id="105" w:name="_Toc242595770"/>
    <w:bookmarkStart w:id="106" w:name="_Toc242595771"/>
    <w:bookmarkStart w:id="107" w:name="_Toc260738993"/>
    <w:bookmarkStart w:id="108" w:name="_Toc323308967"/>
    <w:bookmarkEnd w:id="97"/>
    <w:bookmarkEnd w:id="98"/>
    <w:bookmarkEnd w:id="99"/>
    <w:bookmarkEnd w:id="100"/>
    <w:bookmarkEnd w:id="101"/>
    <w:bookmarkEnd w:id="102"/>
    <w:bookmarkEnd w:id="103"/>
    <w:bookmarkEnd w:id="104"/>
    <w:bookmarkEnd w:id="105"/>
    <w:bookmarkEnd w:id="106"/>
    <w:p w14:paraId="77582598" w14:textId="77777777" w:rsidR="001444D1" w:rsidRDefault="001C1B40">
      <w:pPr>
        <w:pStyle w:val="TOC1"/>
        <w:tabs>
          <w:tab w:val="right" w:leader="dot" w:pos="9771"/>
        </w:tabs>
        <w:rPr>
          <w:del w:id="109" w:author="Author"/>
          <w:rFonts w:asciiTheme="minorHAnsi" w:eastAsiaTheme="minorEastAsia" w:hAnsiTheme="minorHAnsi" w:cstheme="minorBidi"/>
          <w:b w:val="0"/>
          <w:bCs w:val="0"/>
          <w:noProof/>
          <w:sz w:val="22"/>
          <w:szCs w:val="22"/>
          <w:lang w:val="nl-BE" w:eastAsia="ja-JP"/>
        </w:rPr>
      </w:pPr>
      <w:del w:id="110" w:author="Author">
        <w:r>
          <w:fldChar w:fldCharType="begin"/>
        </w:r>
        <w:r>
          <w:delInstrText xml:space="preserve"> TOC \o "1-3" \h \z \u </w:delInstrText>
        </w:r>
        <w:r>
          <w:fldChar w:fldCharType="separate"/>
        </w:r>
        <w:r w:rsidR="005951F5">
          <w:fldChar w:fldCharType="begin"/>
        </w:r>
        <w:r w:rsidR="005951F5">
          <w:delInstrText xml:space="preserve"> HYPERLINK \l "_Toc370160353" </w:delInstrText>
        </w:r>
        <w:r w:rsidR="005951F5">
          <w:fldChar w:fldCharType="separate"/>
        </w:r>
        <w:r w:rsidR="001444D1" w:rsidRPr="00DB75CE">
          <w:rPr>
            <w:rStyle w:val="Hyperlink"/>
            <w:noProof/>
          </w:rPr>
          <w:delText>List of Figures</w:delText>
        </w:r>
        <w:r w:rsidR="001444D1">
          <w:rPr>
            <w:noProof/>
            <w:webHidden/>
          </w:rPr>
          <w:tab/>
        </w:r>
        <w:r w:rsidR="001444D1">
          <w:rPr>
            <w:noProof/>
            <w:webHidden/>
          </w:rPr>
          <w:fldChar w:fldCharType="begin"/>
        </w:r>
        <w:r w:rsidR="001444D1">
          <w:rPr>
            <w:noProof/>
            <w:webHidden/>
          </w:rPr>
          <w:delInstrText xml:space="preserve"> PAGEREF _Toc370160353 \h </w:delInstrText>
        </w:r>
        <w:r w:rsidR="001444D1">
          <w:rPr>
            <w:noProof/>
            <w:webHidden/>
          </w:rPr>
        </w:r>
        <w:r w:rsidR="001444D1">
          <w:rPr>
            <w:noProof/>
            <w:webHidden/>
          </w:rPr>
          <w:fldChar w:fldCharType="separate"/>
        </w:r>
        <w:r w:rsidR="001444D1">
          <w:rPr>
            <w:noProof/>
            <w:webHidden/>
          </w:rPr>
          <w:delText>3</w:delText>
        </w:r>
        <w:r w:rsidR="001444D1">
          <w:rPr>
            <w:noProof/>
            <w:webHidden/>
          </w:rPr>
          <w:fldChar w:fldCharType="end"/>
        </w:r>
        <w:r w:rsidR="005951F5">
          <w:rPr>
            <w:noProof/>
          </w:rPr>
          <w:fldChar w:fldCharType="end"/>
        </w:r>
      </w:del>
    </w:p>
    <w:p w14:paraId="0BA72731" w14:textId="77777777" w:rsidR="001444D1" w:rsidRDefault="005951F5">
      <w:pPr>
        <w:pStyle w:val="TOC1"/>
        <w:tabs>
          <w:tab w:val="right" w:leader="dot" w:pos="9771"/>
        </w:tabs>
        <w:rPr>
          <w:del w:id="111" w:author="Author"/>
          <w:rFonts w:asciiTheme="minorHAnsi" w:eastAsiaTheme="minorEastAsia" w:hAnsiTheme="minorHAnsi" w:cstheme="minorBidi"/>
          <w:b w:val="0"/>
          <w:bCs w:val="0"/>
          <w:noProof/>
          <w:sz w:val="22"/>
          <w:szCs w:val="22"/>
          <w:lang w:val="nl-BE" w:eastAsia="ja-JP"/>
        </w:rPr>
      </w:pPr>
      <w:del w:id="112" w:author="Author">
        <w:r>
          <w:fldChar w:fldCharType="begin"/>
        </w:r>
        <w:r>
          <w:delInstrText xml:space="preserve"> HYPERLINK \l "_Toc370160354" </w:delInstrText>
        </w:r>
        <w:r>
          <w:fldChar w:fldCharType="separate"/>
        </w:r>
        <w:r w:rsidR="001444D1" w:rsidRPr="00DB75CE">
          <w:rPr>
            <w:rStyle w:val="Hyperlink"/>
            <w:noProof/>
          </w:rPr>
          <w:delText>List of Tables</w:delText>
        </w:r>
        <w:r w:rsidR="001444D1">
          <w:rPr>
            <w:noProof/>
            <w:webHidden/>
          </w:rPr>
          <w:tab/>
        </w:r>
        <w:r w:rsidR="001444D1">
          <w:rPr>
            <w:noProof/>
            <w:webHidden/>
          </w:rPr>
          <w:fldChar w:fldCharType="begin"/>
        </w:r>
        <w:r w:rsidR="001444D1">
          <w:rPr>
            <w:noProof/>
            <w:webHidden/>
          </w:rPr>
          <w:delInstrText xml:space="preserve"> PAGEREF _Toc370160354 \h </w:delInstrText>
        </w:r>
        <w:r w:rsidR="001444D1">
          <w:rPr>
            <w:noProof/>
            <w:webHidden/>
          </w:rPr>
        </w:r>
        <w:r w:rsidR="001444D1">
          <w:rPr>
            <w:noProof/>
            <w:webHidden/>
          </w:rPr>
          <w:fldChar w:fldCharType="separate"/>
        </w:r>
        <w:r w:rsidR="001444D1">
          <w:rPr>
            <w:noProof/>
            <w:webHidden/>
          </w:rPr>
          <w:delText>4</w:delText>
        </w:r>
        <w:r w:rsidR="001444D1">
          <w:rPr>
            <w:noProof/>
            <w:webHidden/>
          </w:rPr>
          <w:fldChar w:fldCharType="end"/>
        </w:r>
        <w:r>
          <w:rPr>
            <w:noProof/>
          </w:rPr>
          <w:fldChar w:fldCharType="end"/>
        </w:r>
      </w:del>
    </w:p>
    <w:p w14:paraId="269736BA" w14:textId="77777777" w:rsidR="001444D1" w:rsidRDefault="005951F5">
      <w:pPr>
        <w:pStyle w:val="TOC1"/>
        <w:tabs>
          <w:tab w:val="right" w:leader="dot" w:pos="9771"/>
        </w:tabs>
        <w:rPr>
          <w:del w:id="113" w:author="Author"/>
          <w:rFonts w:asciiTheme="minorHAnsi" w:eastAsiaTheme="minorEastAsia" w:hAnsiTheme="minorHAnsi" w:cstheme="minorBidi"/>
          <w:b w:val="0"/>
          <w:bCs w:val="0"/>
          <w:noProof/>
          <w:sz w:val="22"/>
          <w:szCs w:val="22"/>
          <w:lang w:val="nl-BE" w:eastAsia="ja-JP"/>
        </w:rPr>
      </w:pPr>
      <w:del w:id="114" w:author="Author">
        <w:r>
          <w:fldChar w:fldCharType="begin"/>
        </w:r>
        <w:r>
          <w:delInstrText xml:space="preserve"> HYPERLINK \l "_Toc370160355" </w:delInstrText>
        </w:r>
        <w:r>
          <w:fldChar w:fldCharType="separate"/>
        </w:r>
        <w:r w:rsidR="001444D1" w:rsidRPr="00DB75CE">
          <w:rPr>
            <w:rStyle w:val="Hyperlink"/>
            <w:noProof/>
          </w:rPr>
          <w:delText>1 Introduction</w:delText>
        </w:r>
        <w:r w:rsidR="001444D1">
          <w:rPr>
            <w:noProof/>
            <w:webHidden/>
          </w:rPr>
          <w:tab/>
        </w:r>
        <w:r w:rsidR="001444D1">
          <w:rPr>
            <w:noProof/>
            <w:webHidden/>
          </w:rPr>
          <w:fldChar w:fldCharType="begin"/>
        </w:r>
        <w:r w:rsidR="001444D1">
          <w:rPr>
            <w:noProof/>
            <w:webHidden/>
          </w:rPr>
          <w:delInstrText xml:space="preserve"> PAGEREF _Toc370160355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121B52B1" w14:textId="77777777" w:rsidR="001444D1" w:rsidRDefault="005951F5">
      <w:pPr>
        <w:pStyle w:val="TOC2"/>
        <w:tabs>
          <w:tab w:val="right" w:leader="dot" w:pos="9771"/>
        </w:tabs>
        <w:rPr>
          <w:del w:id="115" w:author="Author"/>
          <w:rFonts w:asciiTheme="minorHAnsi" w:eastAsiaTheme="minorEastAsia" w:hAnsiTheme="minorHAnsi" w:cstheme="minorBidi"/>
          <w:i w:val="0"/>
          <w:iCs w:val="0"/>
          <w:noProof/>
          <w:sz w:val="22"/>
          <w:szCs w:val="22"/>
          <w:lang w:val="nl-BE" w:eastAsia="ja-JP"/>
        </w:rPr>
      </w:pPr>
      <w:del w:id="116" w:author="Author">
        <w:r>
          <w:fldChar w:fldCharType="begin"/>
        </w:r>
        <w:r>
          <w:delInstrText xml:space="preserve"> HYPERLINK \l "_Toc370160356" </w:delInstrText>
        </w:r>
        <w:r>
          <w:fldChar w:fldCharType="separate"/>
        </w:r>
        <w:r w:rsidR="001444D1" w:rsidRPr="00DB75CE">
          <w:rPr>
            <w:rStyle w:val="Hyperlink"/>
            <w:noProof/>
          </w:rPr>
          <w:delText>1.1 Objectives</w:delText>
        </w:r>
        <w:r w:rsidR="001444D1">
          <w:rPr>
            <w:noProof/>
            <w:webHidden/>
          </w:rPr>
          <w:tab/>
        </w:r>
        <w:r w:rsidR="001444D1">
          <w:rPr>
            <w:noProof/>
            <w:webHidden/>
          </w:rPr>
          <w:fldChar w:fldCharType="begin"/>
        </w:r>
        <w:r w:rsidR="001444D1">
          <w:rPr>
            <w:noProof/>
            <w:webHidden/>
          </w:rPr>
          <w:delInstrText xml:space="preserve"> PAGEREF _Toc370160356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3D4010F7" w14:textId="77777777" w:rsidR="001444D1" w:rsidRDefault="005951F5">
      <w:pPr>
        <w:pStyle w:val="TOC2"/>
        <w:tabs>
          <w:tab w:val="right" w:leader="dot" w:pos="9771"/>
        </w:tabs>
        <w:rPr>
          <w:del w:id="117" w:author="Author"/>
          <w:rFonts w:asciiTheme="minorHAnsi" w:eastAsiaTheme="minorEastAsia" w:hAnsiTheme="minorHAnsi" w:cstheme="minorBidi"/>
          <w:i w:val="0"/>
          <w:iCs w:val="0"/>
          <w:noProof/>
          <w:sz w:val="22"/>
          <w:szCs w:val="22"/>
          <w:lang w:val="nl-BE" w:eastAsia="ja-JP"/>
        </w:rPr>
      </w:pPr>
      <w:del w:id="118" w:author="Author">
        <w:r>
          <w:fldChar w:fldCharType="begin"/>
        </w:r>
        <w:r>
          <w:delInstrText xml:space="preserve"> HYPERLINK \l "_Toc370160357" </w:delInstrText>
        </w:r>
        <w:r>
          <w:fldChar w:fldCharType="separate"/>
        </w:r>
        <w:r w:rsidR="001444D1" w:rsidRPr="00DB75CE">
          <w:rPr>
            <w:rStyle w:val="Hyperlink"/>
            <w:noProof/>
          </w:rPr>
          <w:delText>1.2 Intended Audience</w:delText>
        </w:r>
        <w:r w:rsidR="001444D1">
          <w:rPr>
            <w:noProof/>
            <w:webHidden/>
          </w:rPr>
          <w:tab/>
        </w:r>
        <w:r w:rsidR="001444D1">
          <w:rPr>
            <w:noProof/>
            <w:webHidden/>
          </w:rPr>
          <w:fldChar w:fldCharType="begin"/>
        </w:r>
        <w:r w:rsidR="001444D1">
          <w:rPr>
            <w:noProof/>
            <w:webHidden/>
          </w:rPr>
          <w:delInstrText xml:space="preserve"> PAGEREF _Toc370160357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5DD7A434" w14:textId="77777777" w:rsidR="001444D1" w:rsidRDefault="005951F5">
      <w:pPr>
        <w:pStyle w:val="TOC2"/>
        <w:tabs>
          <w:tab w:val="right" w:leader="dot" w:pos="9771"/>
        </w:tabs>
        <w:rPr>
          <w:del w:id="119" w:author="Author"/>
          <w:rFonts w:asciiTheme="minorHAnsi" w:eastAsiaTheme="minorEastAsia" w:hAnsiTheme="minorHAnsi" w:cstheme="minorBidi"/>
          <w:i w:val="0"/>
          <w:iCs w:val="0"/>
          <w:noProof/>
          <w:sz w:val="22"/>
          <w:szCs w:val="22"/>
          <w:lang w:val="nl-BE" w:eastAsia="ja-JP"/>
        </w:rPr>
      </w:pPr>
      <w:del w:id="120" w:author="Author">
        <w:r>
          <w:fldChar w:fldCharType="begin"/>
        </w:r>
        <w:r>
          <w:delInstrText xml:space="preserve"> HYPERLINK \l "_Toc370160358" </w:delInstrText>
        </w:r>
        <w:r>
          <w:fldChar w:fldCharType="separate"/>
        </w:r>
        <w:r w:rsidR="001444D1" w:rsidRPr="00DB75CE">
          <w:rPr>
            <w:rStyle w:val="Hyperlink"/>
            <w:noProof/>
          </w:rPr>
          <w:delText>1.3 Scope</w:delText>
        </w:r>
        <w:r w:rsidR="001444D1">
          <w:rPr>
            <w:noProof/>
            <w:webHidden/>
          </w:rPr>
          <w:tab/>
        </w:r>
        <w:r w:rsidR="001444D1">
          <w:rPr>
            <w:noProof/>
            <w:webHidden/>
          </w:rPr>
          <w:fldChar w:fldCharType="begin"/>
        </w:r>
        <w:r w:rsidR="001444D1">
          <w:rPr>
            <w:noProof/>
            <w:webHidden/>
          </w:rPr>
          <w:delInstrText xml:space="preserve"> PAGEREF _Toc370160358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34C33BE1" w14:textId="77777777" w:rsidR="001444D1" w:rsidRDefault="005951F5">
      <w:pPr>
        <w:pStyle w:val="TOC2"/>
        <w:tabs>
          <w:tab w:val="right" w:leader="dot" w:pos="9771"/>
        </w:tabs>
        <w:rPr>
          <w:del w:id="121" w:author="Author"/>
          <w:rFonts w:asciiTheme="minorHAnsi" w:eastAsiaTheme="minorEastAsia" w:hAnsiTheme="minorHAnsi" w:cstheme="minorBidi"/>
          <w:i w:val="0"/>
          <w:iCs w:val="0"/>
          <w:noProof/>
          <w:sz w:val="22"/>
          <w:szCs w:val="22"/>
          <w:lang w:val="nl-BE" w:eastAsia="ja-JP"/>
        </w:rPr>
      </w:pPr>
      <w:del w:id="122" w:author="Author">
        <w:r>
          <w:fldChar w:fldCharType="begin"/>
        </w:r>
        <w:r>
          <w:delInstrText xml:space="preserve"> HYPERLINK \l "_Toc370160359" </w:delInstrText>
        </w:r>
        <w:r>
          <w:fldChar w:fldCharType="separate"/>
        </w:r>
        <w:r w:rsidR="001444D1" w:rsidRPr="00DB75CE">
          <w:rPr>
            <w:rStyle w:val="Hyperlink"/>
            <w:noProof/>
          </w:rPr>
          <w:delText>1.4 References</w:delText>
        </w:r>
        <w:r w:rsidR="001444D1">
          <w:rPr>
            <w:noProof/>
            <w:webHidden/>
          </w:rPr>
          <w:tab/>
        </w:r>
        <w:r w:rsidR="001444D1">
          <w:rPr>
            <w:noProof/>
            <w:webHidden/>
          </w:rPr>
          <w:fldChar w:fldCharType="begin"/>
        </w:r>
        <w:r w:rsidR="001444D1">
          <w:rPr>
            <w:noProof/>
            <w:webHidden/>
          </w:rPr>
          <w:delInstrText xml:space="preserve"> PAGEREF _Toc370160359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40DCEA2D" w14:textId="77777777" w:rsidR="001444D1" w:rsidRDefault="005951F5">
      <w:pPr>
        <w:pStyle w:val="TOC2"/>
        <w:tabs>
          <w:tab w:val="right" w:leader="dot" w:pos="9771"/>
        </w:tabs>
        <w:rPr>
          <w:del w:id="123" w:author="Author"/>
          <w:rFonts w:asciiTheme="minorHAnsi" w:eastAsiaTheme="minorEastAsia" w:hAnsiTheme="minorHAnsi" w:cstheme="minorBidi"/>
          <w:i w:val="0"/>
          <w:iCs w:val="0"/>
          <w:noProof/>
          <w:sz w:val="22"/>
          <w:szCs w:val="22"/>
          <w:lang w:val="nl-BE" w:eastAsia="ja-JP"/>
        </w:rPr>
      </w:pPr>
      <w:del w:id="124" w:author="Author">
        <w:r>
          <w:fldChar w:fldCharType="begin"/>
        </w:r>
        <w:r>
          <w:delInstrText xml:space="preserve"> HYPERLINK \l "_Toc370160360" </w:delInstrText>
        </w:r>
        <w:r>
          <w:fldChar w:fldCharType="separate"/>
        </w:r>
        <w:r w:rsidR="001444D1" w:rsidRPr="00DB75CE">
          <w:rPr>
            <w:rStyle w:val="Hyperlink"/>
            <w:noProof/>
          </w:rPr>
          <w:delText>1.5 Assumptions</w:delText>
        </w:r>
        <w:r w:rsidR="001444D1">
          <w:rPr>
            <w:noProof/>
            <w:webHidden/>
          </w:rPr>
          <w:tab/>
        </w:r>
        <w:r w:rsidR="001444D1">
          <w:rPr>
            <w:noProof/>
            <w:webHidden/>
          </w:rPr>
          <w:fldChar w:fldCharType="begin"/>
        </w:r>
        <w:r w:rsidR="001444D1">
          <w:rPr>
            <w:noProof/>
            <w:webHidden/>
          </w:rPr>
          <w:delInstrText xml:space="preserve"> PAGEREF _Toc370160360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7610861A" w14:textId="77777777" w:rsidR="001444D1" w:rsidRDefault="005951F5">
      <w:pPr>
        <w:pStyle w:val="TOC2"/>
        <w:tabs>
          <w:tab w:val="right" w:leader="dot" w:pos="9771"/>
        </w:tabs>
        <w:rPr>
          <w:del w:id="125" w:author="Author"/>
          <w:rFonts w:asciiTheme="minorHAnsi" w:eastAsiaTheme="minorEastAsia" w:hAnsiTheme="minorHAnsi" w:cstheme="minorBidi"/>
          <w:i w:val="0"/>
          <w:iCs w:val="0"/>
          <w:noProof/>
          <w:sz w:val="22"/>
          <w:szCs w:val="22"/>
          <w:lang w:val="nl-BE" w:eastAsia="ja-JP"/>
        </w:rPr>
      </w:pPr>
      <w:del w:id="126" w:author="Author">
        <w:r>
          <w:fldChar w:fldCharType="begin"/>
        </w:r>
        <w:r>
          <w:delInstrText xml:space="preserve"> HYPERLINK \l "_Toc370160361" </w:delInstrText>
        </w:r>
        <w:r>
          <w:fldChar w:fldCharType="separate"/>
        </w:r>
        <w:r w:rsidR="001444D1" w:rsidRPr="00DB75CE">
          <w:rPr>
            <w:rStyle w:val="Hyperlink"/>
            <w:noProof/>
          </w:rPr>
          <w:delText>1.6 Definitions</w:delText>
        </w:r>
        <w:r w:rsidR="001444D1">
          <w:rPr>
            <w:noProof/>
            <w:webHidden/>
          </w:rPr>
          <w:tab/>
        </w:r>
        <w:r w:rsidR="001444D1">
          <w:rPr>
            <w:noProof/>
            <w:webHidden/>
          </w:rPr>
          <w:fldChar w:fldCharType="begin"/>
        </w:r>
        <w:r w:rsidR="001444D1">
          <w:rPr>
            <w:noProof/>
            <w:webHidden/>
          </w:rPr>
          <w:delInstrText xml:space="preserve"> PAGEREF _Toc370160361 \h </w:delInstrText>
        </w:r>
        <w:r w:rsidR="001444D1">
          <w:rPr>
            <w:noProof/>
            <w:webHidden/>
          </w:rPr>
        </w:r>
        <w:r w:rsidR="001444D1">
          <w:rPr>
            <w:noProof/>
            <w:webHidden/>
          </w:rPr>
          <w:fldChar w:fldCharType="separate"/>
        </w:r>
        <w:r w:rsidR="001444D1">
          <w:rPr>
            <w:noProof/>
            <w:webHidden/>
          </w:rPr>
          <w:delText>5</w:delText>
        </w:r>
        <w:r w:rsidR="001444D1">
          <w:rPr>
            <w:noProof/>
            <w:webHidden/>
          </w:rPr>
          <w:fldChar w:fldCharType="end"/>
        </w:r>
        <w:r>
          <w:rPr>
            <w:noProof/>
          </w:rPr>
          <w:fldChar w:fldCharType="end"/>
        </w:r>
      </w:del>
    </w:p>
    <w:p w14:paraId="72F597C4" w14:textId="77777777" w:rsidR="001444D1" w:rsidRDefault="005951F5">
      <w:pPr>
        <w:pStyle w:val="TOC1"/>
        <w:tabs>
          <w:tab w:val="right" w:leader="dot" w:pos="9771"/>
        </w:tabs>
        <w:rPr>
          <w:del w:id="127" w:author="Author"/>
          <w:rFonts w:asciiTheme="minorHAnsi" w:eastAsiaTheme="minorEastAsia" w:hAnsiTheme="minorHAnsi" w:cstheme="minorBidi"/>
          <w:b w:val="0"/>
          <w:bCs w:val="0"/>
          <w:noProof/>
          <w:sz w:val="22"/>
          <w:szCs w:val="22"/>
          <w:lang w:val="nl-BE" w:eastAsia="ja-JP"/>
        </w:rPr>
      </w:pPr>
      <w:del w:id="128" w:author="Author">
        <w:r>
          <w:fldChar w:fldCharType="begin"/>
        </w:r>
        <w:r>
          <w:delInstrText xml:space="preserve"> HYPERLINK \l "_Toc370160362" </w:delInstrText>
        </w:r>
        <w:r>
          <w:fldChar w:fldCharType="separate"/>
        </w:r>
        <w:r w:rsidR="001444D1" w:rsidRPr="00DB75CE">
          <w:rPr>
            <w:rStyle w:val="Hyperlink"/>
            <w:noProof/>
          </w:rPr>
          <w:delText>2 Panoramix project – Assuralia BVAC messages</w:delText>
        </w:r>
        <w:r w:rsidR="001444D1">
          <w:rPr>
            <w:noProof/>
            <w:webHidden/>
          </w:rPr>
          <w:tab/>
        </w:r>
        <w:r w:rsidR="001444D1">
          <w:rPr>
            <w:noProof/>
            <w:webHidden/>
          </w:rPr>
          <w:fldChar w:fldCharType="begin"/>
        </w:r>
        <w:r w:rsidR="001444D1">
          <w:rPr>
            <w:noProof/>
            <w:webHidden/>
          </w:rPr>
          <w:delInstrText xml:space="preserve"> PAGEREF _Toc370160362 \h </w:delInstrText>
        </w:r>
        <w:r w:rsidR="001444D1">
          <w:rPr>
            <w:noProof/>
            <w:webHidden/>
          </w:rPr>
        </w:r>
        <w:r w:rsidR="001444D1">
          <w:rPr>
            <w:noProof/>
            <w:webHidden/>
          </w:rPr>
          <w:fldChar w:fldCharType="separate"/>
        </w:r>
        <w:r w:rsidR="001444D1">
          <w:rPr>
            <w:noProof/>
            <w:webHidden/>
          </w:rPr>
          <w:delText>6</w:delText>
        </w:r>
        <w:r w:rsidR="001444D1">
          <w:rPr>
            <w:noProof/>
            <w:webHidden/>
          </w:rPr>
          <w:fldChar w:fldCharType="end"/>
        </w:r>
        <w:r>
          <w:rPr>
            <w:noProof/>
          </w:rPr>
          <w:fldChar w:fldCharType="end"/>
        </w:r>
      </w:del>
    </w:p>
    <w:p w14:paraId="52CC3203" w14:textId="77777777" w:rsidR="001444D1" w:rsidRDefault="005951F5">
      <w:pPr>
        <w:pStyle w:val="TOC1"/>
        <w:tabs>
          <w:tab w:val="right" w:leader="dot" w:pos="9771"/>
        </w:tabs>
        <w:rPr>
          <w:del w:id="129" w:author="Author"/>
          <w:rFonts w:asciiTheme="minorHAnsi" w:eastAsiaTheme="minorEastAsia" w:hAnsiTheme="minorHAnsi" w:cstheme="minorBidi"/>
          <w:b w:val="0"/>
          <w:bCs w:val="0"/>
          <w:noProof/>
          <w:sz w:val="22"/>
          <w:szCs w:val="22"/>
          <w:lang w:val="nl-BE" w:eastAsia="ja-JP"/>
        </w:rPr>
      </w:pPr>
      <w:del w:id="130" w:author="Author">
        <w:r>
          <w:fldChar w:fldCharType="begin"/>
        </w:r>
        <w:r>
          <w:delInstrText xml:space="preserve"> HYPERLINK \l "_Toc370160363" </w:delInstrText>
        </w:r>
        <w:r>
          <w:fldChar w:fldCharType="separate"/>
        </w:r>
        <w:r w:rsidR="001444D1" w:rsidRPr="00DB75CE">
          <w:rPr>
            <w:rStyle w:val="Hyperlink"/>
            <w:noProof/>
          </w:rPr>
          <w:delText>3 Message Structure</w:delText>
        </w:r>
        <w:r w:rsidR="001444D1">
          <w:rPr>
            <w:noProof/>
            <w:webHidden/>
          </w:rPr>
          <w:tab/>
        </w:r>
        <w:r w:rsidR="001444D1">
          <w:rPr>
            <w:noProof/>
            <w:webHidden/>
          </w:rPr>
          <w:fldChar w:fldCharType="begin"/>
        </w:r>
        <w:r w:rsidR="001444D1">
          <w:rPr>
            <w:noProof/>
            <w:webHidden/>
          </w:rPr>
          <w:delInstrText xml:space="preserve"> PAGEREF _Toc370160363 \h </w:delInstrText>
        </w:r>
        <w:r w:rsidR="001444D1">
          <w:rPr>
            <w:noProof/>
            <w:webHidden/>
          </w:rPr>
        </w:r>
        <w:r w:rsidR="001444D1">
          <w:rPr>
            <w:noProof/>
            <w:webHidden/>
          </w:rPr>
          <w:fldChar w:fldCharType="separate"/>
        </w:r>
        <w:r w:rsidR="001444D1">
          <w:rPr>
            <w:noProof/>
            <w:webHidden/>
          </w:rPr>
          <w:delText>7</w:delText>
        </w:r>
        <w:r w:rsidR="001444D1">
          <w:rPr>
            <w:noProof/>
            <w:webHidden/>
          </w:rPr>
          <w:fldChar w:fldCharType="end"/>
        </w:r>
        <w:r>
          <w:rPr>
            <w:noProof/>
          </w:rPr>
          <w:fldChar w:fldCharType="end"/>
        </w:r>
      </w:del>
    </w:p>
    <w:p w14:paraId="7EA78802" w14:textId="77777777" w:rsidR="001444D1" w:rsidRDefault="005951F5">
      <w:pPr>
        <w:pStyle w:val="TOC2"/>
        <w:tabs>
          <w:tab w:val="right" w:leader="dot" w:pos="9771"/>
        </w:tabs>
        <w:rPr>
          <w:del w:id="131" w:author="Author"/>
          <w:rFonts w:asciiTheme="minorHAnsi" w:eastAsiaTheme="minorEastAsia" w:hAnsiTheme="minorHAnsi" w:cstheme="minorBidi"/>
          <w:i w:val="0"/>
          <w:iCs w:val="0"/>
          <w:noProof/>
          <w:sz w:val="22"/>
          <w:szCs w:val="22"/>
          <w:lang w:val="nl-BE" w:eastAsia="ja-JP"/>
        </w:rPr>
      </w:pPr>
      <w:del w:id="132" w:author="Author">
        <w:r>
          <w:fldChar w:fldCharType="begin"/>
        </w:r>
        <w:r>
          <w:delInstrText xml:space="preserve"> HYPERLINK \l "_Toc370160364" </w:delInstrText>
        </w:r>
        <w:r>
          <w:fldChar w:fldCharType="separate"/>
        </w:r>
        <w:r w:rsidR="001444D1" w:rsidRPr="00DB75CE">
          <w:rPr>
            <w:rStyle w:val="Hyperlink"/>
            <w:noProof/>
          </w:rPr>
          <w:delText>3.1 Single Message</w:delText>
        </w:r>
        <w:r w:rsidR="001444D1">
          <w:rPr>
            <w:noProof/>
            <w:webHidden/>
          </w:rPr>
          <w:tab/>
        </w:r>
        <w:r w:rsidR="001444D1">
          <w:rPr>
            <w:noProof/>
            <w:webHidden/>
          </w:rPr>
          <w:fldChar w:fldCharType="begin"/>
        </w:r>
        <w:r w:rsidR="001444D1">
          <w:rPr>
            <w:noProof/>
            <w:webHidden/>
          </w:rPr>
          <w:delInstrText xml:space="preserve"> PAGEREF _Toc370160364 \h </w:delInstrText>
        </w:r>
        <w:r w:rsidR="001444D1">
          <w:rPr>
            <w:noProof/>
            <w:webHidden/>
          </w:rPr>
        </w:r>
        <w:r w:rsidR="001444D1">
          <w:rPr>
            <w:noProof/>
            <w:webHidden/>
          </w:rPr>
          <w:fldChar w:fldCharType="separate"/>
        </w:r>
        <w:r w:rsidR="001444D1">
          <w:rPr>
            <w:noProof/>
            <w:webHidden/>
          </w:rPr>
          <w:delText>7</w:delText>
        </w:r>
        <w:r w:rsidR="001444D1">
          <w:rPr>
            <w:noProof/>
            <w:webHidden/>
          </w:rPr>
          <w:fldChar w:fldCharType="end"/>
        </w:r>
        <w:r>
          <w:rPr>
            <w:noProof/>
          </w:rPr>
          <w:fldChar w:fldCharType="end"/>
        </w:r>
      </w:del>
    </w:p>
    <w:p w14:paraId="7C19BCA5" w14:textId="77777777" w:rsidR="001444D1" w:rsidRDefault="005951F5">
      <w:pPr>
        <w:pStyle w:val="TOC2"/>
        <w:tabs>
          <w:tab w:val="right" w:leader="dot" w:pos="9771"/>
        </w:tabs>
        <w:rPr>
          <w:del w:id="133" w:author="Author"/>
          <w:rFonts w:asciiTheme="minorHAnsi" w:eastAsiaTheme="minorEastAsia" w:hAnsiTheme="minorHAnsi" w:cstheme="minorBidi"/>
          <w:i w:val="0"/>
          <w:iCs w:val="0"/>
          <w:noProof/>
          <w:sz w:val="22"/>
          <w:szCs w:val="22"/>
          <w:lang w:val="nl-BE" w:eastAsia="ja-JP"/>
        </w:rPr>
      </w:pPr>
      <w:del w:id="134" w:author="Author">
        <w:r>
          <w:fldChar w:fldCharType="begin"/>
        </w:r>
        <w:r>
          <w:delInstrText xml:space="preserve"> HYPERLINK \l "_Toc370160365" </w:delInstrText>
        </w:r>
        <w:r>
          <w:fldChar w:fldCharType="separate"/>
        </w:r>
        <w:r w:rsidR="001444D1" w:rsidRPr="00DB75CE">
          <w:rPr>
            <w:rStyle w:val="Hyperlink"/>
            <w:noProof/>
          </w:rPr>
          <w:delText>3.2 BVAC Event</w:delText>
        </w:r>
        <w:r w:rsidR="001444D1">
          <w:rPr>
            <w:noProof/>
            <w:webHidden/>
          </w:rPr>
          <w:tab/>
        </w:r>
        <w:r w:rsidR="001444D1">
          <w:rPr>
            <w:noProof/>
            <w:webHidden/>
          </w:rPr>
          <w:fldChar w:fldCharType="begin"/>
        </w:r>
        <w:r w:rsidR="001444D1">
          <w:rPr>
            <w:noProof/>
            <w:webHidden/>
          </w:rPr>
          <w:delInstrText xml:space="preserve"> PAGEREF _Toc370160365 \h </w:delInstrText>
        </w:r>
        <w:r w:rsidR="001444D1">
          <w:rPr>
            <w:noProof/>
            <w:webHidden/>
          </w:rPr>
        </w:r>
        <w:r w:rsidR="001444D1">
          <w:rPr>
            <w:noProof/>
            <w:webHidden/>
          </w:rPr>
          <w:fldChar w:fldCharType="separate"/>
        </w:r>
        <w:r w:rsidR="001444D1">
          <w:rPr>
            <w:noProof/>
            <w:webHidden/>
          </w:rPr>
          <w:delText>8</w:delText>
        </w:r>
        <w:r w:rsidR="001444D1">
          <w:rPr>
            <w:noProof/>
            <w:webHidden/>
          </w:rPr>
          <w:fldChar w:fldCharType="end"/>
        </w:r>
        <w:r>
          <w:rPr>
            <w:noProof/>
          </w:rPr>
          <w:fldChar w:fldCharType="end"/>
        </w:r>
      </w:del>
    </w:p>
    <w:p w14:paraId="0266F2F7" w14:textId="77777777" w:rsidR="001444D1" w:rsidRDefault="005951F5">
      <w:pPr>
        <w:pStyle w:val="TOC3"/>
        <w:rPr>
          <w:del w:id="135" w:author="Author"/>
          <w:rFonts w:asciiTheme="minorHAnsi" w:eastAsiaTheme="minorEastAsia" w:hAnsiTheme="minorHAnsi" w:cstheme="minorBidi"/>
          <w:noProof/>
          <w:sz w:val="22"/>
          <w:szCs w:val="22"/>
          <w:lang w:val="nl-BE" w:eastAsia="ja-JP"/>
        </w:rPr>
      </w:pPr>
      <w:del w:id="136" w:author="Author">
        <w:r>
          <w:fldChar w:fldCharType="begin"/>
        </w:r>
        <w:r>
          <w:delInstrText xml:space="preserve"> HYPERLINK \l "_Toc370160366" </w:delInstrText>
        </w:r>
        <w:r>
          <w:fldChar w:fldCharType="separate"/>
        </w:r>
        <w:r w:rsidR="001444D1" w:rsidRPr="00DB75CE">
          <w:rPr>
            <w:rStyle w:val="Hyperlink"/>
            <w:noProof/>
          </w:rPr>
          <w:delText>3.2.1 Message structure of BVAC Event</w:delText>
        </w:r>
        <w:r w:rsidR="001444D1">
          <w:rPr>
            <w:noProof/>
            <w:webHidden/>
          </w:rPr>
          <w:tab/>
        </w:r>
        <w:r w:rsidR="001444D1">
          <w:rPr>
            <w:noProof/>
            <w:webHidden/>
          </w:rPr>
          <w:fldChar w:fldCharType="begin"/>
        </w:r>
        <w:r w:rsidR="001444D1">
          <w:rPr>
            <w:noProof/>
            <w:webHidden/>
          </w:rPr>
          <w:delInstrText xml:space="preserve"> PAGEREF _Toc370160366 \h </w:delInstrText>
        </w:r>
        <w:r w:rsidR="001444D1">
          <w:rPr>
            <w:noProof/>
            <w:webHidden/>
          </w:rPr>
        </w:r>
        <w:r w:rsidR="001444D1">
          <w:rPr>
            <w:noProof/>
            <w:webHidden/>
          </w:rPr>
          <w:fldChar w:fldCharType="separate"/>
        </w:r>
        <w:r w:rsidR="001444D1">
          <w:rPr>
            <w:noProof/>
            <w:webHidden/>
          </w:rPr>
          <w:delText>9</w:delText>
        </w:r>
        <w:r w:rsidR="001444D1">
          <w:rPr>
            <w:noProof/>
            <w:webHidden/>
          </w:rPr>
          <w:fldChar w:fldCharType="end"/>
        </w:r>
        <w:r>
          <w:rPr>
            <w:noProof/>
          </w:rPr>
          <w:fldChar w:fldCharType="end"/>
        </w:r>
      </w:del>
    </w:p>
    <w:p w14:paraId="4283AC4C" w14:textId="77777777" w:rsidR="001444D1" w:rsidRDefault="005951F5">
      <w:pPr>
        <w:pStyle w:val="TOC3"/>
        <w:rPr>
          <w:del w:id="137" w:author="Author"/>
          <w:rFonts w:asciiTheme="minorHAnsi" w:eastAsiaTheme="minorEastAsia" w:hAnsiTheme="minorHAnsi" w:cstheme="minorBidi"/>
          <w:noProof/>
          <w:sz w:val="22"/>
          <w:szCs w:val="22"/>
          <w:lang w:val="nl-BE" w:eastAsia="ja-JP"/>
        </w:rPr>
      </w:pPr>
      <w:del w:id="138" w:author="Author">
        <w:r>
          <w:fldChar w:fldCharType="begin"/>
        </w:r>
        <w:r>
          <w:delInstrText xml:space="preserve"> HYPERLINK \l "_Toc3701</w:delInstrText>
        </w:r>
        <w:r>
          <w:delInstrText xml:space="preserve">60367" </w:delInstrText>
        </w:r>
        <w:r>
          <w:fldChar w:fldCharType="separate"/>
        </w:r>
        <w:r w:rsidR="001444D1" w:rsidRPr="00DB75CE">
          <w:rPr>
            <w:rStyle w:val="Hyperlink"/>
            <w:noProof/>
          </w:rPr>
          <w:delText>3.2.2 Field definition</w:delText>
        </w:r>
        <w:r w:rsidR="001444D1">
          <w:rPr>
            <w:noProof/>
            <w:webHidden/>
          </w:rPr>
          <w:tab/>
        </w:r>
        <w:r w:rsidR="001444D1">
          <w:rPr>
            <w:noProof/>
            <w:webHidden/>
          </w:rPr>
          <w:fldChar w:fldCharType="begin"/>
        </w:r>
        <w:r w:rsidR="001444D1">
          <w:rPr>
            <w:noProof/>
            <w:webHidden/>
          </w:rPr>
          <w:delInstrText xml:space="preserve"> PAGEREF _Toc370160367 \h </w:delInstrText>
        </w:r>
        <w:r w:rsidR="001444D1">
          <w:rPr>
            <w:noProof/>
            <w:webHidden/>
          </w:rPr>
        </w:r>
        <w:r w:rsidR="001444D1">
          <w:rPr>
            <w:noProof/>
            <w:webHidden/>
          </w:rPr>
          <w:fldChar w:fldCharType="separate"/>
        </w:r>
        <w:r w:rsidR="001444D1">
          <w:rPr>
            <w:noProof/>
            <w:webHidden/>
          </w:rPr>
          <w:delText>11</w:delText>
        </w:r>
        <w:r w:rsidR="001444D1">
          <w:rPr>
            <w:noProof/>
            <w:webHidden/>
          </w:rPr>
          <w:fldChar w:fldCharType="end"/>
        </w:r>
        <w:r>
          <w:rPr>
            <w:noProof/>
          </w:rPr>
          <w:fldChar w:fldCharType="end"/>
        </w:r>
      </w:del>
    </w:p>
    <w:p w14:paraId="5075ACCA" w14:textId="77777777" w:rsidR="001444D1" w:rsidRDefault="005951F5">
      <w:pPr>
        <w:pStyle w:val="TOC2"/>
        <w:tabs>
          <w:tab w:val="right" w:leader="dot" w:pos="9771"/>
        </w:tabs>
        <w:rPr>
          <w:del w:id="139" w:author="Author"/>
          <w:rFonts w:asciiTheme="minorHAnsi" w:eastAsiaTheme="minorEastAsia" w:hAnsiTheme="minorHAnsi" w:cstheme="minorBidi"/>
          <w:i w:val="0"/>
          <w:iCs w:val="0"/>
          <w:noProof/>
          <w:sz w:val="22"/>
          <w:szCs w:val="22"/>
          <w:lang w:val="nl-BE" w:eastAsia="ja-JP"/>
        </w:rPr>
      </w:pPr>
      <w:del w:id="140" w:author="Author">
        <w:r>
          <w:fldChar w:fldCharType="begin"/>
        </w:r>
        <w:r>
          <w:delInstrText xml:space="preserve"> HYPERLINK \l "_Toc370160368" </w:delInstrText>
        </w:r>
        <w:r>
          <w:fldChar w:fldCharType="separate"/>
        </w:r>
        <w:r w:rsidR="001444D1" w:rsidRPr="00DB75CE">
          <w:rPr>
            <w:rStyle w:val="Hyperlink"/>
            <w:noProof/>
          </w:rPr>
          <w:delText>3.3 Example Single message containing a BVAC event</w:delText>
        </w:r>
        <w:r w:rsidR="001444D1">
          <w:rPr>
            <w:noProof/>
            <w:webHidden/>
          </w:rPr>
          <w:tab/>
        </w:r>
        <w:r w:rsidR="001444D1">
          <w:rPr>
            <w:noProof/>
            <w:webHidden/>
          </w:rPr>
          <w:fldChar w:fldCharType="begin"/>
        </w:r>
        <w:r w:rsidR="001444D1">
          <w:rPr>
            <w:noProof/>
            <w:webHidden/>
          </w:rPr>
          <w:delInstrText xml:space="preserve"> PAGEREF _Toc370160368 \h </w:delInstrText>
        </w:r>
        <w:r w:rsidR="001444D1">
          <w:rPr>
            <w:noProof/>
            <w:webHidden/>
          </w:rPr>
        </w:r>
        <w:r w:rsidR="001444D1">
          <w:rPr>
            <w:noProof/>
            <w:webHidden/>
          </w:rPr>
          <w:fldChar w:fldCharType="separate"/>
        </w:r>
        <w:r w:rsidR="001444D1">
          <w:rPr>
            <w:noProof/>
            <w:webHidden/>
          </w:rPr>
          <w:delText>11</w:delText>
        </w:r>
        <w:r w:rsidR="001444D1">
          <w:rPr>
            <w:noProof/>
            <w:webHidden/>
          </w:rPr>
          <w:fldChar w:fldCharType="end"/>
        </w:r>
        <w:r>
          <w:rPr>
            <w:noProof/>
          </w:rPr>
          <w:fldChar w:fldCharType="end"/>
        </w:r>
      </w:del>
    </w:p>
    <w:p w14:paraId="4D728F4F" w14:textId="77777777" w:rsidR="001444D1" w:rsidRDefault="005951F5">
      <w:pPr>
        <w:pStyle w:val="TOC1"/>
        <w:tabs>
          <w:tab w:val="right" w:leader="dot" w:pos="9771"/>
        </w:tabs>
        <w:rPr>
          <w:del w:id="141" w:author="Author"/>
          <w:rFonts w:asciiTheme="minorHAnsi" w:eastAsiaTheme="minorEastAsia" w:hAnsiTheme="minorHAnsi" w:cstheme="minorBidi"/>
          <w:b w:val="0"/>
          <w:bCs w:val="0"/>
          <w:noProof/>
          <w:sz w:val="22"/>
          <w:szCs w:val="22"/>
          <w:lang w:val="nl-BE" w:eastAsia="ja-JP"/>
        </w:rPr>
      </w:pPr>
      <w:del w:id="142" w:author="Author">
        <w:r>
          <w:fldChar w:fldCharType="begin"/>
        </w:r>
        <w:r>
          <w:delInstrText xml:space="preserve"> HYPERLINK \l "_Toc370160369" </w:delInstrText>
        </w:r>
        <w:r>
          <w:fldChar w:fldCharType="separate"/>
        </w:r>
        <w:r w:rsidR="001444D1" w:rsidRPr="00DB75CE">
          <w:rPr>
            <w:rStyle w:val="Hyperlink"/>
            <w:noProof/>
          </w:rPr>
          <w:delText>4 Integration</w:delText>
        </w:r>
        <w:r w:rsidR="001444D1">
          <w:rPr>
            <w:noProof/>
            <w:webHidden/>
          </w:rPr>
          <w:tab/>
        </w:r>
        <w:r w:rsidR="001444D1">
          <w:rPr>
            <w:noProof/>
            <w:webHidden/>
          </w:rPr>
          <w:fldChar w:fldCharType="begin"/>
        </w:r>
        <w:r w:rsidR="001444D1">
          <w:rPr>
            <w:noProof/>
            <w:webHidden/>
          </w:rPr>
          <w:delInstrText xml:space="preserve"> PAGEREF _Toc370160369 \h </w:delInstrText>
        </w:r>
        <w:r w:rsidR="001444D1">
          <w:rPr>
            <w:noProof/>
            <w:webHidden/>
          </w:rPr>
        </w:r>
        <w:r w:rsidR="001444D1">
          <w:rPr>
            <w:noProof/>
            <w:webHidden/>
          </w:rPr>
          <w:fldChar w:fldCharType="separate"/>
        </w:r>
        <w:r w:rsidR="001444D1">
          <w:rPr>
            <w:noProof/>
            <w:webHidden/>
          </w:rPr>
          <w:delText>12</w:delText>
        </w:r>
        <w:r w:rsidR="001444D1">
          <w:rPr>
            <w:noProof/>
            <w:webHidden/>
          </w:rPr>
          <w:fldChar w:fldCharType="end"/>
        </w:r>
        <w:r>
          <w:rPr>
            <w:noProof/>
          </w:rPr>
          <w:fldChar w:fldCharType="end"/>
        </w:r>
      </w:del>
    </w:p>
    <w:p w14:paraId="3EF09FF1" w14:textId="77777777" w:rsidR="001444D1" w:rsidRDefault="005951F5">
      <w:pPr>
        <w:pStyle w:val="TOC2"/>
        <w:tabs>
          <w:tab w:val="right" w:leader="dot" w:pos="9771"/>
        </w:tabs>
        <w:rPr>
          <w:del w:id="143" w:author="Author"/>
          <w:rFonts w:asciiTheme="minorHAnsi" w:eastAsiaTheme="minorEastAsia" w:hAnsiTheme="minorHAnsi" w:cstheme="minorBidi"/>
          <w:i w:val="0"/>
          <w:iCs w:val="0"/>
          <w:noProof/>
          <w:sz w:val="22"/>
          <w:szCs w:val="22"/>
          <w:lang w:val="nl-BE" w:eastAsia="ja-JP"/>
        </w:rPr>
      </w:pPr>
      <w:del w:id="144" w:author="Author">
        <w:r>
          <w:fldChar w:fldCharType="begin"/>
        </w:r>
        <w:r>
          <w:delInstrText xml:space="preserve"> HYPERLINK \l "_Toc370160370" </w:delInstrText>
        </w:r>
        <w:r>
          <w:fldChar w:fldCharType="separate"/>
        </w:r>
        <w:r w:rsidR="001444D1" w:rsidRPr="00DB75CE">
          <w:rPr>
            <w:rStyle w:val="Hyperlink"/>
            <w:noProof/>
          </w:rPr>
          <w:delText>4.1 Authentication &amp; encryption</w:delText>
        </w:r>
        <w:r w:rsidR="001444D1">
          <w:rPr>
            <w:noProof/>
            <w:webHidden/>
          </w:rPr>
          <w:tab/>
        </w:r>
        <w:r w:rsidR="001444D1">
          <w:rPr>
            <w:noProof/>
            <w:webHidden/>
          </w:rPr>
          <w:fldChar w:fldCharType="begin"/>
        </w:r>
        <w:r w:rsidR="001444D1">
          <w:rPr>
            <w:noProof/>
            <w:webHidden/>
          </w:rPr>
          <w:delInstrText xml:space="preserve"> PAGEREF _Toc370160370 \h </w:delInstrText>
        </w:r>
        <w:r w:rsidR="001444D1">
          <w:rPr>
            <w:noProof/>
            <w:webHidden/>
          </w:rPr>
        </w:r>
        <w:r w:rsidR="001444D1">
          <w:rPr>
            <w:noProof/>
            <w:webHidden/>
          </w:rPr>
          <w:fldChar w:fldCharType="separate"/>
        </w:r>
        <w:r w:rsidR="001444D1">
          <w:rPr>
            <w:noProof/>
            <w:webHidden/>
          </w:rPr>
          <w:delText>12</w:delText>
        </w:r>
        <w:r w:rsidR="001444D1">
          <w:rPr>
            <w:noProof/>
            <w:webHidden/>
          </w:rPr>
          <w:fldChar w:fldCharType="end"/>
        </w:r>
        <w:r>
          <w:rPr>
            <w:noProof/>
          </w:rPr>
          <w:fldChar w:fldCharType="end"/>
        </w:r>
      </w:del>
    </w:p>
    <w:p w14:paraId="3034BD03" w14:textId="77777777" w:rsidR="001444D1" w:rsidRDefault="005951F5">
      <w:pPr>
        <w:pStyle w:val="TOC3"/>
        <w:rPr>
          <w:del w:id="145" w:author="Author"/>
          <w:rFonts w:asciiTheme="minorHAnsi" w:eastAsiaTheme="minorEastAsia" w:hAnsiTheme="minorHAnsi" w:cstheme="minorBidi"/>
          <w:noProof/>
          <w:sz w:val="22"/>
          <w:szCs w:val="22"/>
          <w:lang w:val="nl-BE" w:eastAsia="ja-JP"/>
        </w:rPr>
      </w:pPr>
      <w:del w:id="146" w:author="Author">
        <w:r>
          <w:fldChar w:fldCharType="begin"/>
        </w:r>
        <w:r>
          <w:delInstrText xml:space="preserve"> HYPERLINK \l "_Toc37016037</w:delInstrText>
        </w:r>
        <w:r>
          <w:delInstrText xml:space="preserve">1" </w:delInstrText>
        </w:r>
        <w:r>
          <w:fldChar w:fldCharType="separate"/>
        </w:r>
        <w:r w:rsidR="001444D1" w:rsidRPr="00DB75CE">
          <w:rPr>
            <w:rStyle w:val="Hyperlink"/>
            <w:noProof/>
          </w:rPr>
          <w:delText>4.1.1 Insurer X.509 Certificate for transport (for web service)</w:delText>
        </w:r>
        <w:r w:rsidR="001444D1">
          <w:rPr>
            <w:noProof/>
            <w:webHidden/>
          </w:rPr>
          <w:tab/>
        </w:r>
        <w:r w:rsidR="001444D1">
          <w:rPr>
            <w:noProof/>
            <w:webHidden/>
          </w:rPr>
          <w:fldChar w:fldCharType="begin"/>
        </w:r>
        <w:r w:rsidR="001444D1">
          <w:rPr>
            <w:noProof/>
            <w:webHidden/>
          </w:rPr>
          <w:delInstrText xml:space="preserve"> PAGEREF _Toc370160371 \h </w:delInstrText>
        </w:r>
        <w:r w:rsidR="001444D1">
          <w:rPr>
            <w:noProof/>
            <w:webHidden/>
          </w:rPr>
        </w:r>
        <w:r w:rsidR="001444D1">
          <w:rPr>
            <w:noProof/>
            <w:webHidden/>
          </w:rPr>
          <w:fldChar w:fldCharType="separate"/>
        </w:r>
        <w:r w:rsidR="001444D1">
          <w:rPr>
            <w:noProof/>
            <w:webHidden/>
          </w:rPr>
          <w:delText>12</w:delText>
        </w:r>
        <w:r w:rsidR="001444D1">
          <w:rPr>
            <w:noProof/>
            <w:webHidden/>
          </w:rPr>
          <w:fldChar w:fldCharType="end"/>
        </w:r>
        <w:r>
          <w:rPr>
            <w:noProof/>
          </w:rPr>
          <w:fldChar w:fldCharType="end"/>
        </w:r>
      </w:del>
    </w:p>
    <w:p w14:paraId="7243FB79" w14:textId="77777777" w:rsidR="001444D1" w:rsidRDefault="005951F5">
      <w:pPr>
        <w:pStyle w:val="TOC3"/>
        <w:rPr>
          <w:del w:id="147" w:author="Author"/>
          <w:rFonts w:asciiTheme="minorHAnsi" w:eastAsiaTheme="minorEastAsia" w:hAnsiTheme="minorHAnsi" w:cstheme="minorBidi"/>
          <w:noProof/>
          <w:sz w:val="22"/>
          <w:szCs w:val="22"/>
          <w:lang w:val="nl-BE" w:eastAsia="ja-JP"/>
        </w:rPr>
      </w:pPr>
      <w:del w:id="148" w:author="Author">
        <w:r>
          <w:fldChar w:fldCharType="begin"/>
        </w:r>
        <w:r>
          <w:delInstrText xml:space="preserve"> HYPERLINK \l "_Toc370160372" </w:delInstrText>
        </w:r>
        <w:r>
          <w:fldChar w:fldCharType="separate"/>
        </w:r>
        <w:r w:rsidR="001444D1" w:rsidRPr="00DB75CE">
          <w:rPr>
            <w:rStyle w:val="Hyperlink"/>
            <w:noProof/>
          </w:rPr>
          <w:delText>4.1.2 Insurer SSH key for transport (for SFTP)</w:delText>
        </w:r>
        <w:r w:rsidR="001444D1">
          <w:rPr>
            <w:noProof/>
            <w:webHidden/>
          </w:rPr>
          <w:tab/>
        </w:r>
        <w:r w:rsidR="001444D1">
          <w:rPr>
            <w:noProof/>
            <w:webHidden/>
          </w:rPr>
          <w:fldChar w:fldCharType="begin"/>
        </w:r>
        <w:r w:rsidR="001444D1">
          <w:rPr>
            <w:noProof/>
            <w:webHidden/>
          </w:rPr>
          <w:delInstrText xml:space="preserve"> PAGEREF _Toc370160372 \h </w:delInstrText>
        </w:r>
        <w:r w:rsidR="001444D1">
          <w:rPr>
            <w:noProof/>
            <w:webHidden/>
          </w:rPr>
        </w:r>
        <w:r w:rsidR="001444D1">
          <w:rPr>
            <w:noProof/>
            <w:webHidden/>
          </w:rPr>
          <w:fldChar w:fldCharType="separate"/>
        </w:r>
        <w:r w:rsidR="001444D1">
          <w:rPr>
            <w:noProof/>
            <w:webHidden/>
          </w:rPr>
          <w:delText>12</w:delText>
        </w:r>
        <w:r w:rsidR="001444D1">
          <w:rPr>
            <w:noProof/>
            <w:webHidden/>
          </w:rPr>
          <w:fldChar w:fldCharType="end"/>
        </w:r>
        <w:r>
          <w:rPr>
            <w:noProof/>
          </w:rPr>
          <w:fldChar w:fldCharType="end"/>
        </w:r>
      </w:del>
    </w:p>
    <w:p w14:paraId="35133390" w14:textId="77777777" w:rsidR="001444D1" w:rsidRDefault="005951F5">
      <w:pPr>
        <w:pStyle w:val="TOC3"/>
        <w:rPr>
          <w:del w:id="149" w:author="Author"/>
          <w:rFonts w:asciiTheme="minorHAnsi" w:eastAsiaTheme="minorEastAsia" w:hAnsiTheme="minorHAnsi" w:cstheme="minorBidi"/>
          <w:noProof/>
          <w:sz w:val="22"/>
          <w:szCs w:val="22"/>
          <w:lang w:val="nl-BE" w:eastAsia="ja-JP"/>
        </w:rPr>
      </w:pPr>
      <w:del w:id="150" w:author="Author">
        <w:r>
          <w:fldChar w:fldCharType="begin"/>
        </w:r>
        <w:r>
          <w:delInstrText xml:space="preserve"> HYPERLINK \l "_Toc370160373" </w:delInstrText>
        </w:r>
        <w:r>
          <w:fldChar w:fldCharType="separate"/>
        </w:r>
        <w:r w:rsidR="001444D1" w:rsidRPr="00DB75CE">
          <w:rPr>
            <w:rStyle w:val="Hyperlink"/>
            <w:noProof/>
          </w:rPr>
          <w:delText>4.1.3 Insurer X.509 Certificate for Encryption (all end-insurers)</w:delText>
        </w:r>
        <w:r w:rsidR="001444D1">
          <w:rPr>
            <w:noProof/>
            <w:webHidden/>
          </w:rPr>
          <w:tab/>
        </w:r>
        <w:r w:rsidR="001444D1">
          <w:rPr>
            <w:noProof/>
            <w:webHidden/>
          </w:rPr>
          <w:fldChar w:fldCharType="begin"/>
        </w:r>
        <w:r w:rsidR="001444D1">
          <w:rPr>
            <w:noProof/>
            <w:webHidden/>
          </w:rPr>
          <w:delInstrText xml:space="preserve"> PAGEREF _Toc370160373 \h </w:delInstrText>
        </w:r>
        <w:r w:rsidR="001444D1">
          <w:rPr>
            <w:noProof/>
            <w:webHidden/>
          </w:rPr>
        </w:r>
        <w:r w:rsidR="001444D1">
          <w:rPr>
            <w:noProof/>
            <w:webHidden/>
          </w:rPr>
          <w:fldChar w:fldCharType="separate"/>
        </w:r>
        <w:r w:rsidR="001444D1">
          <w:rPr>
            <w:noProof/>
            <w:webHidden/>
          </w:rPr>
          <w:delText>12</w:delText>
        </w:r>
        <w:r w:rsidR="001444D1">
          <w:rPr>
            <w:noProof/>
            <w:webHidden/>
          </w:rPr>
          <w:fldChar w:fldCharType="end"/>
        </w:r>
        <w:r>
          <w:rPr>
            <w:noProof/>
          </w:rPr>
          <w:fldChar w:fldCharType="end"/>
        </w:r>
      </w:del>
    </w:p>
    <w:p w14:paraId="3CADF6A7" w14:textId="77777777" w:rsidR="001444D1" w:rsidRDefault="005951F5">
      <w:pPr>
        <w:pStyle w:val="TOC3"/>
        <w:rPr>
          <w:del w:id="151" w:author="Author"/>
          <w:rFonts w:asciiTheme="minorHAnsi" w:eastAsiaTheme="minorEastAsia" w:hAnsiTheme="minorHAnsi" w:cstheme="minorBidi"/>
          <w:noProof/>
          <w:sz w:val="22"/>
          <w:szCs w:val="22"/>
          <w:lang w:val="nl-BE" w:eastAsia="ja-JP"/>
        </w:rPr>
      </w:pPr>
      <w:del w:id="152" w:author="Author">
        <w:r>
          <w:fldChar w:fldCharType="begin"/>
        </w:r>
        <w:r>
          <w:delInstrText xml:space="preserve"> HYPERLINK \l "_Toc370160374" </w:delInstrText>
        </w:r>
        <w:r>
          <w:fldChar w:fldCharType="separate"/>
        </w:r>
        <w:r w:rsidR="001444D1" w:rsidRPr="00DB75CE">
          <w:rPr>
            <w:rStyle w:val="Hyperlink"/>
            <w:noProof/>
          </w:rPr>
          <w:delText>4.1.4 TIP System SSL certificate (for connection through web service)</w:delText>
        </w:r>
        <w:r w:rsidR="001444D1">
          <w:rPr>
            <w:noProof/>
            <w:webHidden/>
          </w:rPr>
          <w:tab/>
        </w:r>
        <w:r w:rsidR="001444D1">
          <w:rPr>
            <w:noProof/>
            <w:webHidden/>
          </w:rPr>
          <w:fldChar w:fldCharType="begin"/>
        </w:r>
        <w:r w:rsidR="001444D1">
          <w:rPr>
            <w:noProof/>
            <w:webHidden/>
          </w:rPr>
          <w:delInstrText xml:space="preserve"> PAGEREF _Toc370160374 \h </w:delInstrText>
        </w:r>
        <w:r w:rsidR="001444D1">
          <w:rPr>
            <w:noProof/>
            <w:webHidden/>
          </w:rPr>
        </w:r>
        <w:r w:rsidR="001444D1">
          <w:rPr>
            <w:noProof/>
            <w:webHidden/>
          </w:rPr>
          <w:fldChar w:fldCharType="separate"/>
        </w:r>
        <w:r w:rsidR="001444D1">
          <w:rPr>
            <w:noProof/>
            <w:webHidden/>
          </w:rPr>
          <w:delText>13</w:delText>
        </w:r>
        <w:r w:rsidR="001444D1">
          <w:rPr>
            <w:noProof/>
            <w:webHidden/>
          </w:rPr>
          <w:fldChar w:fldCharType="end"/>
        </w:r>
        <w:r>
          <w:rPr>
            <w:noProof/>
          </w:rPr>
          <w:fldChar w:fldCharType="end"/>
        </w:r>
      </w:del>
    </w:p>
    <w:p w14:paraId="78DC2840" w14:textId="77777777" w:rsidR="001444D1" w:rsidRDefault="005951F5">
      <w:pPr>
        <w:pStyle w:val="TOC3"/>
        <w:rPr>
          <w:del w:id="153" w:author="Author"/>
          <w:rFonts w:asciiTheme="minorHAnsi" w:eastAsiaTheme="minorEastAsia" w:hAnsiTheme="minorHAnsi" w:cstheme="minorBidi"/>
          <w:noProof/>
          <w:sz w:val="22"/>
          <w:szCs w:val="22"/>
          <w:lang w:val="nl-BE" w:eastAsia="ja-JP"/>
        </w:rPr>
      </w:pPr>
      <w:del w:id="154" w:author="Author">
        <w:r>
          <w:fldChar w:fldCharType="begin"/>
        </w:r>
        <w:r>
          <w:delInstrText xml:space="preserve"> HYPERLINK \l "_T</w:delInstrText>
        </w:r>
        <w:r>
          <w:delInstrText xml:space="preserve">oc370160375" </w:delInstrText>
        </w:r>
        <w:r>
          <w:fldChar w:fldCharType="separate"/>
        </w:r>
        <w:r w:rsidR="001444D1" w:rsidRPr="00DB75CE">
          <w:rPr>
            <w:rStyle w:val="Hyperlink"/>
            <w:noProof/>
          </w:rPr>
          <w:delText>4.1.5 TIP System X.509 certificate (For connection through web service)</w:delText>
        </w:r>
        <w:r w:rsidR="001444D1">
          <w:rPr>
            <w:noProof/>
            <w:webHidden/>
          </w:rPr>
          <w:tab/>
        </w:r>
        <w:r w:rsidR="001444D1">
          <w:rPr>
            <w:noProof/>
            <w:webHidden/>
          </w:rPr>
          <w:fldChar w:fldCharType="begin"/>
        </w:r>
        <w:r w:rsidR="001444D1">
          <w:rPr>
            <w:noProof/>
            <w:webHidden/>
          </w:rPr>
          <w:delInstrText xml:space="preserve"> PAGEREF _Toc370160375 \h </w:delInstrText>
        </w:r>
        <w:r w:rsidR="001444D1">
          <w:rPr>
            <w:noProof/>
            <w:webHidden/>
          </w:rPr>
        </w:r>
        <w:r w:rsidR="001444D1">
          <w:rPr>
            <w:noProof/>
            <w:webHidden/>
          </w:rPr>
          <w:fldChar w:fldCharType="separate"/>
        </w:r>
        <w:r w:rsidR="001444D1">
          <w:rPr>
            <w:noProof/>
            <w:webHidden/>
          </w:rPr>
          <w:delText>13</w:delText>
        </w:r>
        <w:r w:rsidR="001444D1">
          <w:rPr>
            <w:noProof/>
            <w:webHidden/>
          </w:rPr>
          <w:fldChar w:fldCharType="end"/>
        </w:r>
        <w:r>
          <w:rPr>
            <w:noProof/>
          </w:rPr>
          <w:fldChar w:fldCharType="end"/>
        </w:r>
      </w:del>
    </w:p>
    <w:p w14:paraId="3101194F" w14:textId="77777777" w:rsidR="001444D1" w:rsidRDefault="005951F5">
      <w:pPr>
        <w:pStyle w:val="TOC2"/>
        <w:tabs>
          <w:tab w:val="right" w:leader="dot" w:pos="9771"/>
        </w:tabs>
        <w:rPr>
          <w:del w:id="155" w:author="Author"/>
          <w:rFonts w:asciiTheme="minorHAnsi" w:eastAsiaTheme="minorEastAsia" w:hAnsiTheme="minorHAnsi" w:cstheme="minorBidi"/>
          <w:i w:val="0"/>
          <w:iCs w:val="0"/>
          <w:noProof/>
          <w:sz w:val="22"/>
          <w:szCs w:val="22"/>
          <w:lang w:val="nl-BE" w:eastAsia="ja-JP"/>
        </w:rPr>
      </w:pPr>
      <w:del w:id="156" w:author="Author">
        <w:r>
          <w:fldChar w:fldCharType="begin"/>
        </w:r>
        <w:r>
          <w:delInstrText xml:space="preserve"> HYPERLINK \l "_Toc370160376" </w:delInstrText>
        </w:r>
        <w:r>
          <w:fldChar w:fldCharType="separate"/>
        </w:r>
        <w:r w:rsidR="001444D1" w:rsidRPr="00DB75CE">
          <w:rPr>
            <w:rStyle w:val="Hyperlink"/>
            <w:noProof/>
          </w:rPr>
          <w:delText>4.2 Technical Registration</w:delText>
        </w:r>
        <w:r w:rsidR="001444D1">
          <w:rPr>
            <w:noProof/>
            <w:webHidden/>
          </w:rPr>
          <w:tab/>
        </w:r>
        <w:r w:rsidR="001444D1">
          <w:rPr>
            <w:noProof/>
            <w:webHidden/>
          </w:rPr>
          <w:fldChar w:fldCharType="begin"/>
        </w:r>
        <w:r w:rsidR="001444D1">
          <w:rPr>
            <w:noProof/>
            <w:webHidden/>
          </w:rPr>
          <w:delInstrText xml:space="preserve"> PAGEREF _Toc370160376 \h </w:delInstrText>
        </w:r>
        <w:r w:rsidR="001444D1">
          <w:rPr>
            <w:noProof/>
            <w:webHidden/>
          </w:rPr>
        </w:r>
        <w:r w:rsidR="001444D1">
          <w:rPr>
            <w:noProof/>
            <w:webHidden/>
          </w:rPr>
          <w:fldChar w:fldCharType="separate"/>
        </w:r>
        <w:r w:rsidR="001444D1">
          <w:rPr>
            <w:noProof/>
            <w:webHidden/>
          </w:rPr>
          <w:delText>13</w:delText>
        </w:r>
        <w:r w:rsidR="001444D1">
          <w:rPr>
            <w:noProof/>
            <w:webHidden/>
          </w:rPr>
          <w:fldChar w:fldCharType="end"/>
        </w:r>
        <w:r>
          <w:rPr>
            <w:noProof/>
          </w:rPr>
          <w:fldChar w:fldCharType="end"/>
        </w:r>
      </w:del>
    </w:p>
    <w:p w14:paraId="1234C17F" w14:textId="77777777" w:rsidR="001444D1" w:rsidRDefault="005951F5">
      <w:pPr>
        <w:pStyle w:val="TOC3"/>
        <w:rPr>
          <w:del w:id="157" w:author="Author"/>
          <w:rFonts w:asciiTheme="minorHAnsi" w:eastAsiaTheme="minorEastAsia" w:hAnsiTheme="minorHAnsi" w:cstheme="minorBidi"/>
          <w:noProof/>
          <w:sz w:val="22"/>
          <w:szCs w:val="22"/>
          <w:lang w:val="nl-BE" w:eastAsia="ja-JP"/>
        </w:rPr>
      </w:pPr>
      <w:del w:id="158" w:author="Author">
        <w:r>
          <w:fldChar w:fldCharType="begin"/>
        </w:r>
        <w:r>
          <w:delInstrText xml:space="preserve"> HYPERLINK \l "_Toc370160377" </w:delInstrText>
        </w:r>
        <w:r>
          <w:fldChar w:fldCharType="separate"/>
        </w:r>
        <w:r w:rsidR="001444D1" w:rsidRPr="00DB75CE">
          <w:rPr>
            <w:rStyle w:val="Hyperlink"/>
            <w:noProof/>
          </w:rPr>
          <w:delText>4.2.1 Insurer information</w:delText>
        </w:r>
        <w:r w:rsidR="001444D1">
          <w:rPr>
            <w:noProof/>
            <w:webHidden/>
          </w:rPr>
          <w:tab/>
        </w:r>
        <w:r w:rsidR="001444D1">
          <w:rPr>
            <w:noProof/>
            <w:webHidden/>
          </w:rPr>
          <w:fldChar w:fldCharType="begin"/>
        </w:r>
        <w:r w:rsidR="001444D1">
          <w:rPr>
            <w:noProof/>
            <w:webHidden/>
          </w:rPr>
          <w:delInstrText xml:space="preserve"> PAGEREF _Toc370160377 \h </w:delInstrText>
        </w:r>
        <w:r w:rsidR="001444D1">
          <w:rPr>
            <w:noProof/>
            <w:webHidden/>
          </w:rPr>
        </w:r>
        <w:r w:rsidR="001444D1">
          <w:rPr>
            <w:noProof/>
            <w:webHidden/>
          </w:rPr>
          <w:fldChar w:fldCharType="separate"/>
        </w:r>
        <w:r w:rsidR="001444D1">
          <w:rPr>
            <w:noProof/>
            <w:webHidden/>
          </w:rPr>
          <w:delText>13</w:delText>
        </w:r>
        <w:r w:rsidR="001444D1">
          <w:rPr>
            <w:noProof/>
            <w:webHidden/>
          </w:rPr>
          <w:fldChar w:fldCharType="end"/>
        </w:r>
        <w:r>
          <w:rPr>
            <w:noProof/>
          </w:rPr>
          <w:fldChar w:fldCharType="end"/>
        </w:r>
      </w:del>
    </w:p>
    <w:p w14:paraId="0CEFD7CB" w14:textId="77777777" w:rsidR="001444D1" w:rsidRDefault="005951F5">
      <w:pPr>
        <w:pStyle w:val="TOC3"/>
        <w:rPr>
          <w:del w:id="159" w:author="Author"/>
          <w:rFonts w:asciiTheme="minorHAnsi" w:eastAsiaTheme="minorEastAsia" w:hAnsiTheme="minorHAnsi" w:cstheme="minorBidi"/>
          <w:noProof/>
          <w:sz w:val="22"/>
          <w:szCs w:val="22"/>
          <w:lang w:val="nl-BE" w:eastAsia="ja-JP"/>
        </w:rPr>
      </w:pPr>
      <w:del w:id="160" w:author="Author">
        <w:r>
          <w:fldChar w:fldCharType="begin"/>
        </w:r>
        <w:r>
          <w:delInstrText xml:space="preserve"> </w:delInstrText>
        </w:r>
        <w:r>
          <w:delInstrText xml:space="preserve">HYPERLINK \l "_Toc370160378" </w:delInstrText>
        </w:r>
        <w:r>
          <w:fldChar w:fldCharType="separate"/>
        </w:r>
        <w:r w:rsidR="001444D1" w:rsidRPr="00DB75CE">
          <w:rPr>
            <w:rStyle w:val="Hyperlink"/>
            <w:noProof/>
          </w:rPr>
          <w:delText>4.2.2 Delegation of retrieval of BVAC messages</w:delText>
        </w:r>
        <w:r w:rsidR="001444D1">
          <w:rPr>
            <w:noProof/>
            <w:webHidden/>
          </w:rPr>
          <w:tab/>
        </w:r>
        <w:r w:rsidR="001444D1">
          <w:rPr>
            <w:noProof/>
            <w:webHidden/>
          </w:rPr>
          <w:fldChar w:fldCharType="begin"/>
        </w:r>
        <w:r w:rsidR="001444D1">
          <w:rPr>
            <w:noProof/>
            <w:webHidden/>
          </w:rPr>
          <w:delInstrText xml:space="preserve"> PAGEREF _Toc370160378 \h </w:delInstrText>
        </w:r>
        <w:r w:rsidR="001444D1">
          <w:rPr>
            <w:noProof/>
            <w:webHidden/>
          </w:rPr>
        </w:r>
        <w:r w:rsidR="001444D1">
          <w:rPr>
            <w:noProof/>
            <w:webHidden/>
          </w:rPr>
          <w:fldChar w:fldCharType="separate"/>
        </w:r>
        <w:r w:rsidR="001444D1">
          <w:rPr>
            <w:noProof/>
            <w:webHidden/>
          </w:rPr>
          <w:delText>14</w:delText>
        </w:r>
        <w:r w:rsidR="001444D1">
          <w:rPr>
            <w:noProof/>
            <w:webHidden/>
          </w:rPr>
          <w:fldChar w:fldCharType="end"/>
        </w:r>
        <w:r>
          <w:rPr>
            <w:noProof/>
          </w:rPr>
          <w:fldChar w:fldCharType="end"/>
        </w:r>
      </w:del>
    </w:p>
    <w:p w14:paraId="68363221" w14:textId="77777777" w:rsidR="001444D1" w:rsidRDefault="005951F5">
      <w:pPr>
        <w:pStyle w:val="TOC3"/>
        <w:rPr>
          <w:del w:id="161" w:author="Author"/>
          <w:rFonts w:asciiTheme="minorHAnsi" w:eastAsiaTheme="minorEastAsia" w:hAnsiTheme="minorHAnsi" w:cstheme="minorBidi"/>
          <w:noProof/>
          <w:sz w:val="22"/>
          <w:szCs w:val="22"/>
          <w:lang w:val="nl-BE" w:eastAsia="ja-JP"/>
        </w:rPr>
      </w:pPr>
      <w:del w:id="162" w:author="Author">
        <w:r>
          <w:fldChar w:fldCharType="begin"/>
        </w:r>
        <w:r>
          <w:delInstrText xml:space="preserve"> HYPERLINK \l "_Toc370160379" </w:delInstrText>
        </w:r>
        <w:r>
          <w:fldChar w:fldCharType="separate"/>
        </w:r>
        <w:r w:rsidR="001444D1" w:rsidRPr="00DB75CE">
          <w:rPr>
            <w:rStyle w:val="Hyperlink"/>
            <w:noProof/>
          </w:rPr>
          <w:delText>4.2.3 An example to clarify</w:delText>
        </w:r>
        <w:r w:rsidR="001444D1">
          <w:rPr>
            <w:noProof/>
            <w:webHidden/>
          </w:rPr>
          <w:tab/>
        </w:r>
        <w:r w:rsidR="001444D1">
          <w:rPr>
            <w:noProof/>
            <w:webHidden/>
          </w:rPr>
          <w:fldChar w:fldCharType="begin"/>
        </w:r>
        <w:r w:rsidR="001444D1">
          <w:rPr>
            <w:noProof/>
            <w:webHidden/>
          </w:rPr>
          <w:delInstrText xml:space="preserve"> PAGEREF _Toc370160379 \h </w:delInstrText>
        </w:r>
        <w:r w:rsidR="001444D1">
          <w:rPr>
            <w:noProof/>
            <w:webHidden/>
          </w:rPr>
        </w:r>
        <w:r w:rsidR="001444D1">
          <w:rPr>
            <w:noProof/>
            <w:webHidden/>
          </w:rPr>
          <w:fldChar w:fldCharType="separate"/>
        </w:r>
        <w:r w:rsidR="001444D1">
          <w:rPr>
            <w:noProof/>
            <w:webHidden/>
          </w:rPr>
          <w:delText>14</w:delText>
        </w:r>
        <w:r w:rsidR="001444D1">
          <w:rPr>
            <w:noProof/>
            <w:webHidden/>
          </w:rPr>
          <w:fldChar w:fldCharType="end"/>
        </w:r>
        <w:r>
          <w:rPr>
            <w:noProof/>
          </w:rPr>
          <w:fldChar w:fldCharType="end"/>
        </w:r>
      </w:del>
    </w:p>
    <w:p w14:paraId="022DFC5A" w14:textId="77777777" w:rsidR="001444D1" w:rsidRDefault="005951F5">
      <w:pPr>
        <w:pStyle w:val="TOC2"/>
        <w:tabs>
          <w:tab w:val="right" w:leader="dot" w:pos="9771"/>
        </w:tabs>
        <w:rPr>
          <w:del w:id="163" w:author="Author"/>
          <w:rFonts w:asciiTheme="minorHAnsi" w:eastAsiaTheme="minorEastAsia" w:hAnsiTheme="minorHAnsi" w:cstheme="minorBidi"/>
          <w:i w:val="0"/>
          <w:iCs w:val="0"/>
          <w:noProof/>
          <w:sz w:val="22"/>
          <w:szCs w:val="22"/>
          <w:lang w:val="nl-BE" w:eastAsia="ja-JP"/>
        </w:rPr>
      </w:pPr>
      <w:del w:id="164" w:author="Author">
        <w:r>
          <w:fldChar w:fldCharType="begin"/>
        </w:r>
        <w:r>
          <w:delInstrText xml:space="preserve"> HYPERLINK \l "_Toc370160380" </w:delInstrText>
        </w:r>
        <w:r>
          <w:fldChar w:fldCharType="separate"/>
        </w:r>
        <w:r w:rsidR="001444D1" w:rsidRPr="00DB75CE">
          <w:rPr>
            <w:rStyle w:val="Hyperlink"/>
            <w:noProof/>
          </w:rPr>
          <w:delText>4.3 Webservice</w:delText>
        </w:r>
        <w:r w:rsidR="001444D1">
          <w:rPr>
            <w:noProof/>
            <w:webHidden/>
          </w:rPr>
          <w:tab/>
        </w:r>
        <w:r w:rsidR="001444D1">
          <w:rPr>
            <w:noProof/>
            <w:webHidden/>
          </w:rPr>
          <w:fldChar w:fldCharType="begin"/>
        </w:r>
        <w:r w:rsidR="001444D1">
          <w:rPr>
            <w:noProof/>
            <w:webHidden/>
          </w:rPr>
          <w:delInstrText xml:space="preserve"> PAGEREF _Toc370160380 \h </w:delInstrText>
        </w:r>
        <w:r w:rsidR="001444D1">
          <w:rPr>
            <w:noProof/>
            <w:webHidden/>
          </w:rPr>
        </w:r>
        <w:r w:rsidR="001444D1">
          <w:rPr>
            <w:noProof/>
            <w:webHidden/>
          </w:rPr>
          <w:fldChar w:fldCharType="separate"/>
        </w:r>
        <w:r w:rsidR="001444D1">
          <w:rPr>
            <w:noProof/>
            <w:webHidden/>
          </w:rPr>
          <w:delText>15</w:delText>
        </w:r>
        <w:r w:rsidR="001444D1">
          <w:rPr>
            <w:noProof/>
            <w:webHidden/>
          </w:rPr>
          <w:fldChar w:fldCharType="end"/>
        </w:r>
        <w:r>
          <w:rPr>
            <w:noProof/>
          </w:rPr>
          <w:fldChar w:fldCharType="end"/>
        </w:r>
      </w:del>
    </w:p>
    <w:p w14:paraId="3936AC70" w14:textId="77777777" w:rsidR="001444D1" w:rsidRDefault="005951F5">
      <w:pPr>
        <w:pStyle w:val="TOC3"/>
        <w:rPr>
          <w:del w:id="165" w:author="Author"/>
          <w:rFonts w:asciiTheme="minorHAnsi" w:eastAsiaTheme="minorEastAsia" w:hAnsiTheme="minorHAnsi" w:cstheme="minorBidi"/>
          <w:noProof/>
          <w:sz w:val="22"/>
          <w:szCs w:val="22"/>
          <w:lang w:val="nl-BE" w:eastAsia="ja-JP"/>
        </w:rPr>
      </w:pPr>
      <w:del w:id="166" w:author="Author">
        <w:r>
          <w:fldChar w:fldCharType="begin"/>
        </w:r>
        <w:r>
          <w:delInstrText xml:space="preserve"> HYPERLINK \l "_Toc370160381" </w:delInstrText>
        </w:r>
        <w:r>
          <w:fldChar w:fldCharType="separate"/>
        </w:r>
        <w:r w:rsidR="001444D1" w:rsidRPr="00DB75CE">
          <w:rPr>
            <w:rStyle w:val="Hyperlink"/>
            <w:noProof/>
          </w:rPr>
          <w:delText>4.3.1 Authentication &amp; secure message transfer</w:delText>
        </w:r>
        <w:r w:rsidR="001444D1">
          <w:rPr>
            <w:noProof/>
            <w:webHidden/>
          </w:rPr>
          <w:tab/>
        </w:r>
        <w:r w:rsidR="001444D1">
          <w:rPr>
            <w:noProof/>
            <w:webHidden/>
          </w:rPr>
          <w:fldChar w:fldCharType="begin"/>
        </w:r>
        <w:r w:rsidR="001444D1">
          <w:rPr>
            <w:noProof/>
            <w:webHidden/>
          </w:rPr>
          <w:delInstrText xml:space="preserve"> PAGEREF _Toc370160381 \h </w:delInstrText>
        </w:r>
        <w:r w:rsidR="001444D1">
          <w:rPr>
            <w:noProof/>
            <w:webHidden/>
          </w:rPr>
        </w:r>
        <w:r w:rsidR="001444D1">
          <w:rPr>
            <w:noProof/>
            <w:webHidden/>
          </w:rPr>
          <w:fldChar w:fldCharType="separate"/>
        </w:r>
        <w:r w:rsidR="001444D1">
          <w:rPr>
            <w:noProof/>
            <w:webHidden/>
          </w:rPr>
          <w:delText>15</w:delText>
        </w:r>
        <w:r w:rsidR="001444D1">
          <w:rPr>
            <w:noProof/>
            <w:webHidden/>
          </w:rPr>
          <w:fldChar w:fldCharType="end"/>
        </w:r>
        <w:r>
          <w:rPr>
            <w:noProof/>
          </w:rPr>
          <w:fldChar w:fldCharType="end"/>
        </w:r>
      </w:del>
    </w:p>
    <w:p w14:paraId="018210D2" w14:textId="77777777" w:rsidR="001444D1" w:rsidRDefault="005951F5">
      <w:pPr>
        <w:pStyle w:val="TOC3"/>
        <w:rPr>
          <w:del w:id="167" w:author="Author"/>
          <w:rFonts w:asciiTheme="minorHAnsi" w:eastAsiaTheme="minorEastAsia" w:hAnsiTheme="minorHAnsi" w:cstheme="minorBidi"/>
          <w:noProof/>
          <w:sz w:val="22"/>
          <w:szCs w:val="22"/>
          <w:lang w:val="nl-BE" w:eastAsia="ja-JP"/>
        </w:rPr>
      </w:pPr>
      <w:del w:id="168" w:author="Author">
        <w:r>
          <w:fldChar w:fldCharType="begin"/>
        </w:r>
        <w:r>
          <w:delInstrText xml:space="preserve"> HYPERLINK \l "_Toc370160382" </w:delInstrText>
        </w:r>
        <w:r>
          <w:fldChar w:fldCharType="separate"/>
        </w:r>
        <w:r w:rsidR="001444D1" w:rsidRPr="00DB75CE">
          <w:rPr>
            <w:rStyle w:val="Hyperlink"/>
            <w:noProof/>
          </w:rPr>
          <w:delText>4.3.2 Flow</w:delText>
        </w:r>
        <w:r w:rsidR="001444D1">
          <w:rPr>
            <w:noProof/>
            <w:webHidden/>
          </w:rPr>
          <w:tab/>
        </w:r>
        <w:r w:rsidR="001444D1">
          <w:rPr>
            <w:noProof/>
            <w:webHidden/>
          </w:rPr>
          <w:fldChar w:fldCharType="begin"/>
        </w:r>
        <w:r w:rsidR="001444D1">
          <w:rPr>
            <w:noProof/>
            <w:webHidden/>
          </w:rPr>
          <w:delInstrText xml:space="preserve"> PAGEREF _Toc370160382 \h </w:delInstrText>
        </w:r>
        <w:r w:rsidR="001444D1">
          <w:rPr>
            <w:noProof/>
            <w:webHidden/>
          </w:rPr>
        </w:r>
        <w:r w:rsidR="001444D1">
          <w:rPr>
            <w:noProof/>
            <w:webHidden/>
          </w:rPr>
          <w:fldChar w:fldCharType="separate"/>
        </w:r>
        <w:r w:rsidR="001444D1">
          <w:rPr>
            <w:noProof/>
            <w:webHidden/>
          </w:rPr>
          <w:delText>15</w:delText>
        </w:r>
        <w:r w:rsidR="001444D1">
          <w:rPr>
            <w:noProof/>
            <w:webHidden/>
          </w:rPr>
          <w:fldChar w:fldCharType="end"/>
        </w:r>
        <w:r>
          <w:rPr>
            <w:noProof/>
          </w:rPr>
          <w:fldChar w:fldCharType="end"/>
        </w:r>
      </w:del>
    </w:p>
    <w:p w14:paraId="75CC0162" w14:textId="77777777" w:rsidR="001444D1" w:rsidRDefault="005951F5">
      <w:pPr>
        <w:pStyle w:val="TOC3"/>
        <w:rPr>
          <w:del w:id="169" w:author="Author"/>
          <w:rFonts w:asciiTheme="minorHAnsi" w:eastAsiaTheme="minorEastAsia" w:hAnsiTheme="minorHAnsi" w:cstheme="minorBidi"/>
          <w:noProof/>
          <w:sz w:val="22"/>
          <w:szCs w:val="22"/>
          <w:lang w:val="nl-BE" w:eastAsia="ja-JP"/>
        </w:rPr>
      </w:pPr>
      <w:del w:id="170" w:author="Author">
        <w:r>
          <w:fldChar w:fldCharType="begin"/>
        </w:r>
        <w:r>
          <w:delInstrText xml:space="preserve"> HYPERLINK \l "_Toc370160383" </w:delInstrText>
        </w:r>
        <w:r>
          <w:fldChar w:fldCharType="separate"/>
        </w:r>
        <w:r w:rsidR="001444D1" w:rsidRPr="00DB75CE">
          <w:rPr>
            <w:rStyle w:val="Hyperlink"/>
            <w:noProof/>
          </w:rPr>
          <w:delText>4.3.3 Input &amp; Output Message</w:delText>
        </w:r>
        <w:r w:rsidR="001444D1">
          <w:rPr>
            <w:noProof/>
            <w:webHidden/>
          </w:rPr>
          <w:tab/>
        </w:r>
        <w:r w:rsidR="001444D1">
          <w:rPr>
            <w:noProof/>
            <w:webHidden/>
          </w:rPr>
          <w:fldChar w:fldCharType="begin"/>
        </w:r>
        <w:r w:rsidR="001444D1">
          <w:rPr>
            <w:noProof/>
            <w:webHidden/>
          </w:rPr>
          <w:delInstrText xml:space="preserve"> PAGEREF _Toc370160383 \h </w:delInstrText>
        </w:r>
        <w:r w:rsidR="001444D1">
          <w:rPr>
            <w:noProof/>
            <w:webHidden/>
          </w:rPr>
        </w:r>
        <w:r w:rsidR="001444D1">
          <w:rPr>
            <w:noProof/>
            <w:webHidden/>
          </w:rPr>
          <w:fldChar w:fldCharType="separate"/>
        </w:r>
        <w:r w:rsidR="001444D1">
          <w:rPr>
            <w:noProof/>
            <w:webHidden/>
          </w:rPr>
          <w:delText>16</w:delText>
        </w:r>
        <w:r w:rsidR="001444D1">
          <w:rPr>
            <w:noProof/>
            <w:webHidden/>
          </w:rPr>
          <w:fldChar w:fldCharType="end"/>
        </w:r>
        <w:r>
          <w:rPr>
            <w:noProof/>
          </w:rPr>
          <w:fldChar w:fldCharType="end"/>
        </w:r>
      </w:del>
    </w:p>
    <w:p w14:paraId="2E5DF62E" w14:textId="77777777" w:rsidR="001444D1" w:rsidRDefault="005951F5">
      <w:pPr>
        <w:pStyle w:val="TOC3"/>
        <w:rPr>
          <w:del w:id="171" w:author="Author"/>
          <w:rFonts w:asciiTheme="minorHAnsi" w:eastAsiaTheme="minorEastAsia" w:hAnsiTheme="minorHAnsi" w:cstheme="minorBidi"/>
          <w:noProof/>
          <w:sz w:val="22"/>
          <w:szCs w:val="22"/>
          <w:lang w:val="nl-BE" w:eastAsia="ja-JP"/>
        </w:rPr>
      </w:pPr>
      <w:del w:id="172" w:author="Author">
        <w:r>
          <w:fldChar w:fldCharType="begin"/>
        </w:r>
        <w:r>
          <w:delInstrText xml:space="preserve"> HYPERLINK \l "_Toc370160384" </w:delInstrText>
        </w:r>
        <w:r>
          <w:fldChar w:fldCharType="separate"/>
        </w:r>
        <w:r w:rsidR="001444D1" w:rsidRPr="00DB75CE">
          <w:rPr>
            <w:rStyle w:val="Hyperlink"/>
            <w:noProof/>
          </w:rPr>
          <w:delText>4.3.4 Sample input and output message</w:delText>
        </w:r>
        <w:r w:rsidR="001444D1">
          <w:rPr>
            <w:noProof/>
            <w:webHidden/>
          </w:rPr>
          <w:tab/>
        </w:r>
        <w:r w:rsidR="001444D1">
          <w:rPr>
            <w:noProof/>
            <w:webHidden/>
          </w:rPr>
          <w:fldChar w:fldCharType="begin"/>
        </w:r>
        <w:r w:rsidR="001444D1">
          <w:rPr>
            <w:noProof/>
            <w:webHidden/>
          </w:rPr>
          <w:delInstrText xml:space="preserve"> PAGEREF _Toc370160384 \h </w:delInstrText>
        </w:r>
        <w:r w:rsidR="001444D1">
          <w:rPr>
            <w:noProof/>
            <w:webHidden/>
          </w:rPr>
        </w:r>
        <w:r w:rsidR="001444D1">
          <w:rPr>
            <w:noProof/>
            <w:webHidden/>
          </w:rPr>
          <w:fldChar w:fldCharType="separate"/>
        </w:r>
        <w:r w:rsidR="001444D1">
          <w:rPr>
            <w:noProof/>
            <w:webHidden/>
          </w:rPr>
          <w:delText>17</w:delText>
        </w:r>
        <w:r w:rsidR="001444D1">
          <w:rPr>
            <w:noProof/>
            <w:webHidden/>
          </w:rPr>
          <w:fldChar w:fldCharType="end"/>
        </w:r>
        <w:r>
          <w:rPr>
            <w:noProof/>
          </w:rPr>
          <w:fldChar w:fldCharType="end"/>
        </w:r>
      </w:del>
    </w:p>
    <w:p w14:paraId="65B9FF2D" w14:textId="77777777" w:rsidR="001444D1" w:rsidRDefault="005951F5">
      <w:pPr>
        <w:pStyle w:val="TOC3"/>
        <w:rPr>
          <w:del w:id="173" w:author="Author"/>
          <w:rFonts w:asciiTheme="minorHAnsi" w:eastAsiaTheme="minorEastAsia" w:hAnsiTheme="minorHAnsi" w:cstheme="minorBidi"/>
          <w:noProof/>
          <w:sz w:val="22"/>
          <w:szCs w:val="22"/>
          <w:lang w:val="nl-BE" w:eastAsia="ja-JP"/>
        </w:rPr>
      </w:pPr>
      <w:del w:id="174" w:author="Author">
        <w:r>
          <w:fldChar w:fldCharType="begin"/>
        </w:r>
        <w:r>
          <w:delInstrText xml:space="preserve"> HYPERLINK \l "_Toc370160385" </w:delInstrText>
        </w:r>
        <w:r>
          <w:fldChar w:fldCharType="separate"/>
        </w:r>
        <w:r w:rsidR="001444D1" w:rsidRPr="00DB75CE">
          <w:rPr>
            <w:rStyle w:val="Hyperlink"/>
            <w:noProof/>
          </w:rPr>
          <w:delText>4.3.5 WSDL and XSD</w:delText>
        </w:r>
        <w:r w:rsidR="001444D1">
          <w:rPr>
            <w:noProof/>
            <w:webHidden/>
          </w:rPr>
          <w:tab/>
        </w:r>
        <w:r w:rsidR="001444D1">
          <w:rPr>
            <w:noProof/>
            <w:webHidden/>
          </w:rPr>
          <w:fldChar w:fldCharType="begin"/>
        </w:r>
        <w:r w:rsidR="001444D1">
          <w:rPr>
            <w:noProof/>
            <w:webHidden/>
          </w:rPr>
          <w:delInstrText xml:space="preserve"> PAGEREF _Toc370160385 \h </w:delInstrText>
        </w:r>
        <w:r w:rsidR="001444D1">
          <w:rPr>
            <w:noProof/>
            <w:webHidden/>
          </w:rPr>
        </w:r>
        <w:r w:rsidR="001444D1">
          <w:rPr>
            <w:noProof/>
            <w:webHidden/>
          </w:rPr>
          <w:fldChar w:fldCharType="separate"/>
        </w:r>
        <w:r w:rsidR="001444D1">
          <w:rPr>
            <w:noProof/>
            <w:webHidden/>
          </w:rPr>
          <w:delText>18</w:delText>
        </w:r>
        <w:r w:rsidR="001444D1">
          <w:rPr>
            <w:noProof/>
            <w:webHidden/>
          </w:rPr>
          <w:fldChar w:fldCharType="end"/>
        </w:r>
        <w:r>
          <w:rPr>
            <w:noProof/>
          </w:rPr>
          <w:fldChar w:fldCharType="end"/>
        </w:r>
      </w:del>
    </w:p>
    <w:p w14:paraId="2B7F5198" w14:textId="77777777" w:rsidR="001444D1" w:rsidRDefault="005951F5">
      <w:pPr>
        <w:pStyle w:val="TOC3"/>
        <w:rPr>
          <w:del w:id="175" w:author="Author"/>
          <w:rFonts w:asciiTheme="minorHAnsi" w:eastAsiaTheme="minorEastAsia" w:hAnsiTheme="minorHAnsi" w:cstheme="minorBidi"/>
          <w:noProof/>
          <w:sz w:val="22"/>
          <w:szCs w:val="22"/>
          <w:lang w:val="nl-BE" w:eastAsia="ja-JP"/>
        </w:rPr>
      </w:pPr>
      <w:del w:id="176" w:author="Author">
        <w:r>
          <w:fldChar w:fldCharType="begin"/>
        </w:r>
        <w:r>
          <w:delInstrText xml:space="preserve"> HYPERLINK \l "_Toc370160386" </w:delInstrText>
        </w:r>
        <w:r>
          <w:fldChar w:fldCharType="separate"/>
        </w:r>
        <w:r w:rsidR="001444D1" w:rsidRPr="00DB75CE">
          <w:rPr>
            <w:rStyle w:val="Hyperlink"/>
            <w:noProof/>
          </w:rPr>
          <w:delText>4.3.6 Messages</w:delText>
        </w:r>
        <w:r w:rsidR="001444D1">
          <w:rPr>
            <w:noProof/>
            <w:webHidden/>
          </w:rPr>
          <w:tab/>
        </w:r>
        <w:r w:rsidR="001444D1">
          <w:rPr>
            <w:noProof/>
            <w:webHidden/>
          </w:rPr>
          <w:fldChar w:fldCharType="begin"/>
        </w:r>
        <w:r w:rsidR="001444D1">
          <w:rPr>
            <w:noProof/>
            <w:webHidden/>
          </w:rPr>
          <w:delInstrText xml:space="preserve"> PAGEREF _Toc370160386 \h </w:delInstrText>
        </w:r>
        <w:r w:rsidR="001444D1">
          <w:rPr>
            <w:noProof/>
            <w:webHidden/>
          </w:rPr>
        </w:r>
        <w:r w:rsidR="001444D1">
          <w:rPr>
            <w:noProof/>
            <w:webHidden/>
          </w:rPr>
          <w:fldChar w:fldCharType="separate"/>
        </w:r>
        <w:r w:rsidR="001444D1">
          <w:rPr>
            <w:noProof/>
            <w:webHidden/>
          </w:rPr>
          <w:delText>18</w:delText>
        </w:r>
        <w:r w:rsidR="001444D1">
          <w:rPr>
            <w:noProof/>
            <w:webHidden/>
          </w:rPr>
          <w:fldChar w:fldCharType="end"/>
        </w:r>
        <w:r>
          <w:rPr>
            <w:noProof/>
          </w:rPr>
          <w:fldChar w:fldCharType="end"/>
        </w:r>
      </w:del>
    </w:p>
    <w:p w14:paraId="4E69EB71" w14:textId="77777777" w:rsidR="001444D1" w:rsidRDefault="005951F5">
      <w:pPr>
        <w:pStyle w:val="TOC2"/>
        <w:tabs>
          <w:tab w:val="right" w:leader="dot" w:pos="9771"/>
        </w:tabs>
        <w:rPr>
          <w:del w:id="177" w:author="Author"/>
          <w:rFonts w:asciiTheme="minorHAnsi" w:eastAsiaTheme="minorEastAsia" w:hAnsiTheme="minorHAnsi" w:cstheme="minorBidi"/>
          <w:i w:val="0"/>
          <w:iCs w:val="0"/>
          <w:noProof/>
          <w:sz w:val="22"/>
          <w:szCs w:val="22"/>
          <w:lang w:val="nl-BE" w:eastAsia="ja-JP"/>
        </w:rPr>
      </w:pPr>
      <w:del w:id="178" w:author="Author">
        <w:r>
          <w:fldChar w:fldCharType="begin"/>
        </w:r>
        <w:r>
          <w:delInstrText xml:space="preserve"> HYPERLINK \l "_Toc370160387" </w:delInstrText>
        </w:r>
        <w:r>
          <w:fldChar w:fldCharType="separate"/>
        </w:r>
        <w:r w:rsidR="001444D1" w:rsidRPr="00DB75CE">
          <w:rPr>
            <w:rStyle w:val="Hyperlink"/>
            <w:noProof/>
          </w:rPr>
          <w:delText>4.4 SFTP</w:delText>
        </w:r>
        <w:r w:rsidR="001444D1">
          <w:rPr>
            <w:noProof/>
            <w:webHidden/>
          </w:rPr>
          <w:tab/>
        </w:r>
        <w:r w:rsidR="001444D1">
          <w:rPr>
            <w:noProof/>
            <w:webHidden/>
          </w:rPr>
          <w:fldChar w:fldCharType="begin"/>
        </w:r>
        <w:r w:rsidR="001444D1">
          <w:rPr>
            <w:noProof/>
            <w:webHidden/>
          </w:rPr>
          <w:delInstrText xml:space="preserve"> PAGEREF _Toc370160387 \h </w:delInstrText>
        </w:r>
        <w:r w:rsidR="001444D1">
          <w:rPr>
            <w:noProof/>
            <w:webHidden/>
          </w:rPr>
        </w:r>
        <w:r w:rsidR="001444D1">
          <w:rPr>
            <w:noProof/>
            <w:webHidden/>
          </w:rPr>
          <w:fldChar w:fldCharType="separate"/>
        </w:r>
        <w:r w:rsidR="001444D1">
          <w:rPr>
            <w:noProof/>
            <w:webHidden/>
          </w:rPr>
          <w:delText>19</w:delText>
        </w:r>
        <w:r w:rsidR="001444D1">
          <w:rPr>
            <w:noProof/>
            <w:webHidden/>
          </w:rPr>
          <w:fldChar w:fldCharType="end"/>
        </w:r>
        <w:r>
          <w:rPr>
            <w:noProof/>
          </w:rPr>
          <w:fldChar w:fldCharType="end"/>
        </w:r>
      </w:del>
    </w:p>
    <w:p w14:paraId="507A22DE" w14:textId="77777777" w:rsidR="001444D1" w:rsidRDefault="005951F5">
      <w:pPr>
        <w:pStyle w:val="TOC3"/>
        <w:rPr>
          <w:del w:id="179" w:author="Author"/>
          <w:rFonts w:asciiTheme="minorHAnsi" w:eastAsiaTheme="minorEastAsia" w:hAnsiTheme="minorHAnsi" w:cstheme="minorBidi"/>
          <w:noProof/>
          <w:sz w:val="22"/>
          <w:szCs w:val="22"/>
          <w:lang w:val="nl-BE" w:eastAsia="ja-JP"/>
        </w:rPr>
      </w:pPr>
      <w:del w:id="180" w:author="Author">
        <w:r>
          <w:fldChar w:fldCharType="begin"/>
        </w:r>
        <w:r>
          <w:delInstrText xml:space="preserve"> HYPERLINK \l "_Toc370160388" </w:delInstrText>
        </w:r>
        <w:r>
          <w:fldChar w:fldCharType="separate"/>
        </w:r>
        <w:r w:rsidR="001444D1" w:rsidRPr="00DB75CE">
          <w:rPr>
            <w:rStyle w:val="Hyperlink"/>
            <w:noProof/>
          </w:rPr>
          <w:delText>4.4.1 Authentication &amp; secure message transfer</w:delText>
        </w:r>
        <w:r w:rsidR="001444D1">
          <w:rPr>
            <w:noProof/>
            <w:webHidden/>
          </w:rPr>
          <w:tab/>
        </w:r>
        <w:r w:rsidR="001444D1">
          <w:rPr>
            <w:noProof/>
            <w:webHidden/>
          </w:rPr>
          <w:fldChar w:fldCharType="begin"/>
        </w:r>
        <w:r w:rsidR="001444D1">
          <w:rPr>
            <w:noProof/>
            <w:webHidden/>
          </w:rPr>
          <w:delInstrText xml:space="preserve"> PAGEREF _Toc370160388 \h </w:delInstrText>
        </w:r>
        <w:r w:rsidR="001444D1">
          <w:rPr>
            <w:noProof/>
            <w:webHidden/>
          </w:rPr>
        </w:r>
        <w:r w:rsidR="001444D1">
          <w:rPr>
            <w:noProof/>
            <w:webHidden/>
          </w:rPr>
          <w:fldChar w:fldCharType="separate"/>
        </w:r>
        <w:r w:rsidR="001444D1">
          <w:rPr>
            <w:noProof/>
            <w:webHidden/>
          </w:rPr>
          <w:delText>19</w:delText>
        </w:r>
        <w:r w:rsidR="001444D1">
          <w:rPr>
            <w:noProof/>
            <w:webHidden/>
          </w:rPr>
          <w:fldChar w:fldCharType="end"/>
        </w:r>
        <w:r>
          <w:rPr>
            <w:noProof/>
          </w:rPr>
          <w:fldChar w:fldCharType="end"/>
        </w:r>
      </w:del>
    </w:p>
    <w:p w14:paraId="78989029" w14:textId="77777777" w:rsidR="001444D1" w:rsidRDefault="005951F5">
      <w:pPr>
        <w:pStyle w:val="TOC3"/>
        <w:rPr>
          <w:del w:id="181" w:author="Author"/>
          <w:rFonts w:asciiTheme="minorHAnsi" w:eastAsiaTheme="minorEastAsia" w:hAnsiTheme="minorHAnsi" w:cstheme="minorBidi"/>
          <w:noProof/>
          <w:sz w:val="22"/>
          <w:szCs w:val="22"/>
          <w:lang w:val="nl-BE" w:eastAsia="ja-JP"/>
        </w:rPr>
      </w:pPr>
      <w:del w:id="182" w:author="Author">
        <w:r>
          <w:fldChar w:fldCharType="begin"/>
        </w:r>
        <w:r>
          <w:delInstrText xml:space="preserve"> HYPERLINK \l "_Toc370160389" </w:delInstrText>
        </w:r>
        <w:r>
          <w:fldChar w:fldCharType="separate"/>
        </w:r>
        <w:r w:rsidR="001444D1" w:rsidRPr="00DB75CE">
          <w:rPr>
            <w:rStyle w:val="Hyperlink"/>
            <w:noProof/>
          </w:rPr>
          <w:delText>4.4.2 Flow</w:delText>
        </w:r>
        <w:r w:rsidR="001444D1">
          <w:rPr>
            <w:noProof/>
            <w:webHidden/>
          </w:rPr>
          <w:tab/>
        </w:r>
        <w:r w:rsidR="001444D1">
          <w:rPr>
            <w:noProof/>
            <w:webHidden/>
          </w:rPr>
          <w:fldChar w:fldCharType="begin"/>
        </w:r>
        <w:r w:rsidR="001444D1">
          <w:rPr>
            <w:noProof/>
            <w:webHidden/>
          </w:rPr>
          <w:delInstrText xml:space="preserve"> PAGEREF _Toc370160389 \h </w:delInstrText>
        </w:r>
        <w:r w:rsidR="001444D1">
          <w:rPr>
            <w:noProof/>
            <w:webHidden/>
          </w:rPr>
        </w:r>
        <w:r w:rsidR="001444D1">
          <w:rPr>
            <w:noProof/>
            <w:webHidden/>
          </w:rPr>
          <w:fldChar w:fldCharType="separate"/>
        </w:r>
        <w:r w:rsidR="001444D1">
          <w:rPr>
            <w:noProof/>
            <w:webHidden/>
          </w:rPr>
          <w:delText>19</w:delText>
        </w:r>
        <w:r w:rsidR="001444D1">
          <w:rPr>
            <w:noProof/>
            <w:webHidden/>
          </w:rPr>
          <w:fldChar w:fldCharType="end"/>
        </w:r>
        <w:r>
          <w:rPr>
            <w:noProof/>
          </w:rPr>
          <w:fldChar w:fldCharType="end"/>
        </w:r>
      </w:del>
    </w:p>
    <w:p w14:paraId="0FDF7C38" w14:textId="77777777" w:rsidR="001444D1" w:rsidRDefault="005951F5">
      <w:pPr>
        <w:pStyle w:val="TOC3"/>
        <w:rPr>
          <w:del w:id="183" w:author="Author"/>
          <w:rFonts w:asciiTheme="minorHAnsi" w:eastAsiaTheme="minorEastAsia" w:hAnsiTheme="minorHAnsi" w:cstheme="minorBidi"/>
          <w:noProof/>
          <w:sz w:val="22"/>
          <w:szCs w:val="22"/>
          <w:lang w:val="nl-BE" w:eastAsia="ja-JP"/>
        </w:rPr>
      </w:pPr>
      <w:del w:id="184" w:author="Author">
        <w:r>
          <w:fldChar w:fldCharType="begin"/>
        </w:r>
        <w:r>
          <w:delInstrText xml:space="preserve"> HYPERLINK \l "_Toc370160390" </w:delInstrText>
        </w:r>
        <w:r>
          <w:fldChar w:fldCharType="separate"/>
        </w:r>
        <w:r w:rsidR="001444D1" w:rsidRPr="00DB75CE">
          <w:rPr>
            <w:rStyle w:val="Hyperlink"/>
            <w:noProof/>
          </w:rPr>
          <w:delText>4.4.3 Output File</w:delText>
        </w:r>
        <w:r w:rsidR="001444D1">
          <w:rPr>
            <w:noProof/>
            <w:webHidden/>
          </w:rPr>
          <w:tab/>
        </w:r>
        <w:r w:rsidR="001444D1">
          <w:rPr>
            <w:noProof/>
            <w:webHidden/>
          </w:rPr>
          <w:fldChar w:fldCharType="begin"/>
        </w:r>
        <w:r w:rsidR="001444D1">
          <w:rPr>
            <w:noProof/>
            <w:webHidden/>
          </w:rPr>
          <w:delInstrText xml:space="preserve"> PAGEREF _Toc370160390 \h </w:delInstrText>
        </w:r>
        <w:r w:rsidR="001444D1">
          <w:rPr>
            <w:noProof/>
            <w:webHidden/>
          </w:rPr>
        </w:r>
        <w:r w:rsidR="001444D1">
          <w:rPr>
            <w:noProof/>
            <w:webHidden/>
          </w:rPr>
          <w:fldChar w:fldCharType="separate"/>
        </w:r>
        <w:r w:rsidR="001444D1">
          <w:rPr>
            <w:noProof/>
            <w:webHidden/>
          </w:rPr>
          <w:delText>19</w:delText>
        </w:r>
        <w:r w:rsidR="001444D1">
          <w:rPr>
            <w:noProof/>
            <w:webHidden/>
          </w:rPr>
          <w:fldChar w:fldCharType="end"/>
        </w:r>
        <w:r>
          <w:rPr>
            <w:noProof/>
          </w:rPr>
          <w:fldChar w:fldCharType="end"/>
        </w:r>
      </w:del>
    </w:p>
    <w:p w14:paraId="0BAD259F" w14:textId="77777777" w:rsidR="001444D1" w:rsidRDefault="005951F5">
      <w:pPr>
        <w:pStyle w:val="TOC2"/>
        <w:tabs>
          <w:tab w:val="right" w:leader="dot" w:pos="9771"/>
        </w:tabs>
        <w:rPr>
          <w:del w:id="185" w:author="Author"/>
          <w:rFonts w:asciiTheme="minorHAnsi" w:eastAsiaTheme="minorEastAsia" w:hAnsiTheme="minorHAnsi" w:cstheme="minorBidi"/>
          <w:i w:val="0"/>
          <w:iCs w:val="0"/>
          <w:noProof/>
          <w:sz w:val="22"/>
          <w:szCs w:val="22"/>
          <w:lang w:val="nl-BE" w:eastAsia="ja-JP"/>
        </w:rPr>
      </w:pPr>
      <w:del w:id="186" w:author="Author">
        <w:r>
          <w:fldChar w:fldCharType="begin"/>
        </w:r>
        <w:r>
          <w:delInstrText xml:space="preserve"> HYPERLINK \l "_Toc370160391" </w:delInstrText>
        </w:r>
        <w:r>
          <w:fldChar w:fldCharType="separate"/>
        </w:r>
        <w:r w:rsidR="001444D1" w:rsidRPr="00DB75CE">
          <w:rPr>
            <w:rStyle w:val="Hyperlink"/>
            <w:noProof/>
          </w:rPr>
          <w:delText>4.5 Retention period</w:delText>
        </w:r>
        <w:r w:rsidR="001444D1">
          <w:rPr>
            <w:noProof/>
            <w:webHidden/>
          </w:rPr>
          <w:tab/>
        </w:r>
        <w:r w:rsidR="001444D1">
          <w:rPr>
            <w:noProof/>
            <w:webHidden/>
          </w:rPr>
          <w:fldChar w:fldCharType="begin"/>
        </w:r>
        <w:r w:rsidR="001444D1">
          <w:rPr>
            <w:noProof/>
            <w:webHidden/>
          </w:rPr>
          <w:delInstrText xml:space="preserve"> PAGEREF _Toc370160391 \h </w:delInstrText>
        </w:r>
        <w:r w:rsidR="001444D1">
          <w:rPr>
            <w:noProof/>
            <w:webHidden/>
          </w:rPr>
        </w:r>
        <w:r w:rsidR="001444D1">
          <w:rPr>
            <w:noProof/>
            <w:webHidden/>
          </w:rPr>
          <w:fldChar w:fldCharType="separate"/>
        </w:r>
        <w:r w:rsidR="001444D1">
          <w:rPr>
            <w:noProof/>
            <w:webHidden/>
          </w:rPr>
          <w:delText>21</w:delText>
        </w:r>
        <w:r w:rsidR="001444D1">
          <w:rPr>
            <w:noProof/>
            <w:webHidden/>
          </w:rPr>
          <w:fldChar w:fldCharType="end"/>
        </w:r>
        <w:r>
          <w:rPr>
            <w:noProof/>
          </w:rPr>
          <w:fldChar w:fldCharType="end"/>
        </w:r>
      </w:del>
    </w:p>
    <w:p w14:paraId="0C88FDDC" w14:textId="77777777" w:rsidR="001444D1" w:rsidRDefault="005951F5">
      <w:pPr>
        <w:pStyle w:val="TOC1"/>
        <w:tabs>
          <w:tab w:val="right" w:leader="dot" w:pos="9771"/>
        </w:tabs>
        <w:rPr>
          <w:del w:id="187" w:author="Author"/>
          <w:rFonts w:asciiTheme="minorHAnsi" w:eastAsiaTheme="minorEastAsia" w:hAnsiTheme="minorHAnsi" w:cstheme="minorBidi"/>
          <w:b w:val="0"/>
          <w:bCs w:val="0"/>
          <w:noProof/>
          <w:sz w:val="22"/>
          <w:szCs w:val="22"/>
          <w:lang w:val="nl-BE" w:eastAsia="ja-JP"/>
        </w:rPr>
      </w:pPr>
      <w:del w:id="188" w:author="Author">
        <w:r>
          <w:fldChar w:fldCharType="begin"/>
        </w:r>
        <w:r>
          <w:delInstrText xml:space="preserve"> HYPERLINK \l "_Toc370160392" </w:delInstrText>
        </w:r>
        <w:r>
          <w:fldChar w:fldCharType="separate"/>
        </w:r>
        <w:r w:rsidR="001444D1" w:rsidRPr="00DB75CE">
          <w:rPr>
            <w:rStyle w:val="Hyperlink"/>
            <w:noProof/>
          </w:rPr>
          <w:delText>5</w:delText>
        </w:r>
        <w:r w:rsidR="001444D1" w:rsidRPr="00DB75CE">
          <w:rPr>
            <w:rStyle w:val="Hyperlink"/>
            <w:noProof/>
            <w:lang w:val="en-GB"/>
          </w:rPr>
          <w:delText xml:space="preserve"> Connection parameters</w:delText>
        </w:r>
        <w:r w:rsidR="001444D1">
          <w:rPr>
            <w:noProof/>
            <w:webHidden/>
          </w:rPr>
          <w:tab/>
        </w:r>
        <w:r w:rsidR="001444D1">
          <w:rPr>
            <w:noProof/>
            <w:webHidden/>
          </w:rPr>
          <w:fldChar w:fldCharType="begin"/>
        </w:r>
        <w:r w:rsidR="001444D1">
          <w:rPr>
            <w:noProof/>
            <w:webHidden/>
          </w:rPr>
          <w:delInstrText xml:space="preserve"> PAGEREF _Toc370160392 \h </w:delInstrText>
        </w:r>
        <w:r w:rsidR="001444D1">
          <w:rPr>
            <w:noProof/>
            <w:webHidden/>
          </w:rPr>
        </w:r>
        <w:r w:rsidR="001444D1">
          <w:rPr>
            <w:noProof/>
            <w:webHidden/>
          </w:rPr>
          <w:fldChar w:fldCharType="separate"/>
        </w:r>
        <w:r w:rsidR="001444D1">
          <w:rPr>
            <w:noProof/>
            <w:webHidden/>
          </w:rPr>
          <w:delText>22</w:delText>
        </w:r>
        <w:r w:rsidR="001444D1">
          <w:rPr>
            <w:noProof/>
            <w:webHidden/>
          </w:rPr>
          <w:fldChar w:fldCharType="end"/>
        </w:r>
        <w:r>
          <w:rPr>
            <w:noProof/>
          </w:rPr>
          <w:fldChar w:fldCharType="end"/>
        </w:r>
      </w:del>
    </w:p>
    <w:p w14:paraId="7E7FA421" w14:textId="77777777" w:rsidR="001444D1" w:rsidRDefault="005951F5">
      <w:pPr>
        <w:pStyle w:val="TOC2"/>
        <w:tabs>
          <w:tab w:val="right" w:leader="dot" w:pos="9771"/>
        </w:tabs>
        <w:rPr>
          <w:del w:id="189" w:author="Author"/>
          <w:rFonts w:asciiTheme="minorHAnsi" w:eastAsiaTheme="minorEastAsia" w:hAnsiTheme="minorHAnsi" w:cstheme="minorBidi"/>
          <w:i w:val="0"/>
          <w:iCs w:val="0"/>
          <w:noProof/>
          <w:sz w:val="22"/>
          <w:szCs w:val="22"/>
          <w:lang w:val="nl-BE" w:eastAsia="ja-JP"/>
        </w:rPr>
      </w:pPr>
      <w:del w:id="190" w:author="Author">
        <w:r>
          <w:fldChar w:fldCharType="begin"/>
        </w:r>
        <w:r>
          <w:delInstrText xml:space="preserve"> HYPERLINK \l "_Toc370160393" </w:delInstrText>
        </w:r>
        <w:r>
          <w:fldChar w:fldCharType="separate"/>
        </w:r>
        <w:r w:rsidR="001444D1" w:rsidRPr="00DB75CE">
          <w:rPr>
            <w:rStyle w:val="Hyperlink"/>
            <w:noProof/>
          </w:rPr>
          <w:delText>5.1 Webservice</w:delText>
        </w:r>
        <w:r w:rsidR="001444D1">
          <w:rPr>
            <w:noProof/>
            <w:webHidden/>
          </w:rPr>
          <w:tab/>
        </w:r>
        <w:r w:rsidR="001444D1">
          <w:rPr>
            <w:noProof/>
            <w:webHidden/>
          </w:rPr>
          <w:fldChar w:fldCharType="begin"/>
        </w:r>
        <w:r w:rsidR="001444D1">
          <w:rPr>
            <w:noProof/>
            <w:webHidden/>
          </w:rPr>
          <w:delInstrText xml:space="preserve"> PAGEREF _Toc370160393 \h </w:delInstrText>
        </w:r>
        <w:r w:rsidR="001444D1">
          <w:rPr>
            <w:noProof/>
            <w:webHidden/>
          </w:rPr>
        </w:r>
        <w:r w:rsidR="001444D1">
          <w:rPr>
            <w:noProof/>
            <w:webHidden/>
          </w:rPr>
          <w:fldChar w:fldCharType="separate"/>
        </w:r>
        <w:r w:rsidR="001444D1">
          <w:rPr>
            <w:noProof/>
            <w:webHidden/>
          </w:rPr>
          <w:delText>22</w:delText>
        </w:r>
        <w:r w:rsidR="001444D1">
          <w:rPr>
            <w:noProof/>
            <w:webHidden/>
          </w:rPr>
          <w:fldChar w:fldCharType="end"/>
        </w:r>
        <w:r>
          <w:rPr>
            <w:noProof/>
          </w:rPr>
          <w:fldChar w:fldCharType="end"/>
        </w:r>
      </w:del>
    </w:p>
    <w:p w14:paraId="01C88392" w14:textId="77777777" w:rsidR="001444D1" w:rsidRDefault="005951F5">
      <w:pPr>
        <w:pStyle w:val="TOC2"/>
        <w:tabs>
          <w:tab w:val="right" w:leader="dot" w:pos="9771"/>
        </w:tabs>
        <w:rPr>
          <w:del w:id="191" w:author="Author"/>
          <w:rFonts w:asciiTheme="minorHAnsi" w:eastAsiaTheme="minorEastAsia" w:hAnsiTheme="minorHAnsi" w:cstheme="minorBidi"/>
          <w:i w:val="0"/>
          <w:iCs w:val="0"/>
          <w:noProof/>
          <w:sz w:val="22"/>
          <w:szCs w:val="22"/>
          <w:lang w:val="nl-BE" w:eastAsia="ja-JP"/>
        </w:rPr>
      </w:pPr>
      <w:del w:id="192" w:author="Author">
        <w:r>
          <w:fldChar w:fldCharType="begin"/>
        </w:r>
        <w:r>
          <w:delInstrText xml:space="preserve"> HYPERLINK \l "_Toc370160394" </w:delInstrText>
        </w:r>
        <w:r>
          <w:fldChar w:fldCharType="separate"/>
        </w:r>
        <w:r w:rsidR="001444D1" w:rsidRPr="00DB75CE">
          <w:rPr>
            <w:rStyle w:val="Hyperlink"/>
            <w:noProof/>
          </w:rPr>
          <w:delText>5.2 SFTP</w:delText>
        </w:r>
        <w:r w:rsidR="001444D1">
          <w:rPr>
            <w:noProof/>
            <w:webHidden/>
          </w:rPr>
          <w:tab/>
        </w:r>
        <w:r w:rsidR="001444D1">
          <w:rPr>
            <w:noProof/>
            <w:webHidden/>
          </w:rPr>
          <w:fldChar w:fldCharType="begin"/>
        </w:r>
        <w:r w:rsidR="001444D1">
          <w:rPr>
            <w:noProof/>
            <w:webHidden/>
          </w:rPr>
          <w:delInstrText xml:space="preserve"> PAGEREF _Toc370160394 \h </w:delInstrText>
        </w:r>
        <w:r w:rsidR="001444D1">
          <w:rPr>
            <w:noProof/>
            <w:webHidden/>
          </w:rPr>
        </w:r>
        <w:r w:rsidR="001444D1">
          <w:rPr>
            <w:noProof/>
            <w:webHidden/>
          </w:rPr>
          <w:fldChar w:fldCharType="separate"/>
        </w:r>
        <w:r w:rsidR="001444D1">
          <w:rPr>
            <w:noProof/>
            <w:webHidden/>
          </w:rPr>
          <w:delText>22</w:delText>
        </w:r>
        <w:r w:rsidR="001444D1">
          <w:rPr>
            <w:noProof/>
            <w:webHidden/>
          </w:rPr>
          <w:fldChar w:fldCharType="end"/>
        </w:r>
        <w:r>
          <w:rPr>
            <w:noProof/>
          </w:rPr>
          <w:fldChar w:fldCharType="end"/>
        </w:r>
      </w:del>
    </w:p>
    <w:p w14:paraId="046C3C01" w14:textId="77777777" w:rsidR="001444D1" w:rsidRDefault="005951F5">
      <w:pPr>
        <w:pStyle w:val="TOC1"/>
        <w:tabs>
          <w:tab w:val="right" w:leader="dot" w:pos="9771"/>
        </w:tabs>
        <w:rPr>
          <w:del w:id="193" w:author="Author"/>
          <w:rFonts w:asciiTheme="minorHAnsi" w:eastAsiaTheme="minorEastAsia" w:hAnsiTheme="minorHAnsi" w:cstheme="minorBidi"/>
          <w:b w:val="0"/>
          <w:bCs w:val="0"/>
          <w:noProof/>
          <w:sz w:val="22"/>
          <w:szCs w:val="22"/>
          <w:lang w:val="nl-BE" w:eastAsia="ja-JP"/>
        </w:rPr>
      </w:pPr>
      <w:del w:id="194" w:author="Author">
        <w:r>
          <w:fldChar w:fldCharType="begin"/>
        </w:r>
        <w:r>
          <w:delInstrText xml:space="preserve"> HYPERLINK \l "_Toc370160395" </w:delInstrText>
        </w:r>
        <w:r>
          <w:fldChar w:fldCharType="separate"/>
        </w:r>
        <w:r w:rsidR="001444D1" w:rsidRPr="00DB75CE">
          <w:rPr>
            <w:rStyle w:val="Hyperlink"/>
            <w:noProof/>
          </w:rPr>
          <w:delText>6</w:delText>
        </w:r>
        <w:r w:rsidR="001444D1" w:rsidRPr="00DB75CE">
          <w:rPr>
            <w:rStyle w:val="Hyperlink"/>
            <w:noProof/>
            <w:lang w:val="en-GB"/>
          </w:rPr>
          <w:delText xml:space="preserve"> Appendix</w:delText>
        </w:r>
        <w:r w:rsidR="001444D1">
          <w:rPr>
            <w:noProof/>
            <w:webHidden/>
          </w:rPr>
          <w:tab/>
        </w:r>
        <w:r w:rsidR="001444D1">
          <w:rPr>
            <w:noProof/>
            <w:webHidden/>
          </w:rPr>
          <w:fldChar w:fldCharType="begin"/>
        </w:r>
        <w:r w:rsidR="001444D1">
          <w:rPr>
            <w:noProof/>
            <w:webHidden/>
          </w:rPr>
          <w:delInstrText xml:space="preserve"> PAGEREF _Toc370160395 \h </w:delInstrText>
        </w:r>
        <w:r w:rsidR="001444D1">
          <w:rPr>
            <w:noProof/>
            <w:webHidden/>
          </w:rPr>
        </w:r>
        <w:r w:rsidR="001444D1">
          <w:rPr>
            <w:noProof/>
            <w:webHidden/>
          </w:rPr>
          <w:fldChar w:fldCharType="separate"/>
        </w:r>
        <w:r w:rsidR="001444D1">
          <w:rPr>
            <w:noProof/>
            <w:webHidden/>
          </w:rPr>
          <w:delText>23</w:delText>
        </w:r>
        <w:r w:rsidR="001444D1">
          <w:rPr>
            <w:noProof/>
            <w:webHidden/>
          </w:rPr>
          <w:fldChar w:fldCharType="end"/>
        </w:r>
        <w:r>
          <w:rPr>
            <w:noProof/>
          </w:rPr>
          <w:fldChar w:fldCharType="end"/>
        </w:r>
      </w:del>
    </w:p>
    <w:p w14:paraId="47469C2D" w14:textId="77777777" w:rsidR="001444D1" w:rsidRDefault="005951F5">
      <w:pPr>
        <w:pStyle w:val="TOC2"/>
        <w:tabs>
          <w:tab w:val="right" w:leader="dot" w:pos="9771"/>
        </w:tabs>
        <w:rPr>
          <w:del w:id="195" w:author="Author"/>
          <w:rFonts w:asciiTheme="minorHAnsi" w:eastAsiaTheme="minorEastAsia" w:hAnsiTheme="minorHAnsi" w:cstheme="minorBidi"/>
          <w:i w:val="0"/>
          <w:iCs w:val="0"/>
          <w:noProof/>
          <w:sz w:val="22"/>
          <w:szCs w:val="22"/>
          <w:lang w:val="nl-BE" w:eastAsia="ja-JP"/>
        </w:rPr>
      </w:pPr>
      <w:del w:id="196" w:author="Author">
        <w:r>
          <w:fldChar w:fldCharType="begin"/>
        </w:r>
        <w:r>
          <w:delInstrText xml:space="preserve"> HYPERLINK \l "_Toc370160396" </w:delInstrText>
        </w:r>
        <w:r>
          <w:fldChar w:fldCharType="separate"/>
        </w:r>
        <w:r w:rsidR="001444D1" w:rsidRPr="00DB75CE">
          <w:rPr>
            <w:rStyle w:val="Hyperlink"/>
            <w:noProof/>
          </w:rPr>
          <w:delText>6.1 Single Message</w:delText>
        </w:r>
        <w:r w:rsidR="001444D1">
          <w:rPr>
            <w:noProof/>
            <w:webHidden/>
          </w:rPr>
          <w:tab/>
        </w:r>
        <w:r w:rsidR="001444D1">
          <w:rPr>
            <w:noProof/>
            <w:webHidden/>
          </w:rPr>
          <w:fldChar w:fldCharType="begin"/>
        </w:r>
        <w:r w:rsidR="001444D1">
          <w:rPr>
            <w:noProof/>
            <w:webHidden/>
          </w:rPr>
          <w:delInstrText xml:space="preserve"> PAGEREF _Toc370160396 \h </w:delInstrText>
        </w:r>
        <w:r w:rsidR="001444D1">
          <w:rPr>
            <w:noProof/>
            <w:webHidden/>
          </w:rPr>
        </w:r>
        <w:r w:rsidR="001444D1">
          <w:rPr>
            <w:noProof/>
            <w:webHidden/>
          </w:rPr>
          <w:fldChar w:fldCharType="separate"/>
        </w:r>
        <w:r w:rsidR="001444D1">
          <w:rPr>
            <w:noProof/>
            <w:webHidden/>
          </w:rPr>
          <w:delText>23</w:delText>
        </w:r>
        <w:r w:rsidR="001444D1">
          <w:rPr>
            <w:noProof/>
            <w:webHidden/>
          </w:rPr>
          <w:fldChar w:fldCharType="end"/>
        </w:r>
        <w:r>
          <w:rPr>
            <w:noProof/>
          </w:rPr>
          <w:fldChar w:fldCharType="end"/>
        </w:r>
      </w:del>
    </w:p>
    <w:p w14:paraId="7AE24273" w14:textId="77777777" w:rsidR="001444D1" w:rsidRDefault="005951F5">
      <w:pPr>
        <w:pStyle w:val="TOC2"/>
        <w:tabs>
          <w:tab w:val="right" w:leader="dot" w:pos="9771"/>
        </w:tabs>
        <w:rPr>
          <w:del w:id="197" w:author="Author"/>
          <w:rFonts w:asciiTheme="minorHAnsi" w:eastAsiaTheme="minorEastAsia" w:hAnsiTheme="minorHAnsi" w:cstheme="minorBidi"/>
          <w:i w:val="0"/>
          <w:iCs w:val="0"/>
          <w:noProof/>
          <w:sz w:val="22"/>
          <w:szCs w:val="22"/>
          <w:lang w:val="nl-BE" w:eastAsia="ja-JP"/>
        </w:rPr>
      </w:pPr>
      <w:del w:id="198" w:author="Author">
        <w:r>
          <w:fldChar w:fldCharType="begin"/>
        </w:r>
        <w:r>
          <w:delInstrText xml:space="preserve"> HYPERLINK \l "_Toc370160397" </w:delInstrText>
        </w:r>
        <w:r>
          <w:fldChar w:fldCharType="separate"/>
        </w:r>
        <w:r w:rsidR="001444D1" w:rsidRPr="00DB75CE">
          <w:rPr>
            <w:rStyle w:val="Hyperlink"/>
            <w:noProof/>
          </w:rPr>
          <w:delText>6.2 BVAC Field Definition</w:delText>
        </w:r>
        <w:r w:rsidR="001444D1">
          <w:rPr>
            <w:noProof/>
            <w:webHidden/>
          </w:rPr>
          <w:tab/>
        </w:r>
        <w:r w:rsidR="001444D1">
          <w:rPr>
            <w:noProof/>
            <w:webHidden/>
          </w:rPr>
          <w:fldChar w:fldCharType="begin"/>
        </w:r>
        <w:r w:rsidR="001444D1">
          <w:rPr>
            <w:noProof/>
            <w:webHidden/>
          </w:rPr>
          <w:delInstrText xml:space="preserve"> PAGEREF _Toc370160397 \h </w:delInstrText>
        </w:r>
        <w:r w:rsidR="001444D1">
          <w:rPr>
            <w:noProof/>
            <w:webHidden/>
          </w:rPr>
        </w:r>
        <w:r w:rsidR="001444D1">
          <w:rPr>
            <w:noProof/>
            <w:webHidden/>
          </w:rPr>
          <w:fldChar w:fldCharType="separate"/>
        </w:r>
        <w:r w:rsidR="001444D1">
          <w:rPr>
            <w:noProof/>
            <w:webHidden/>
          </w:rPr>
          <w:delText>23</w:delText>
        </w:r>
        <w:r w:rsidR="001444D1">
          <w:rPr>
            <w:noProof/>
            <w:webHidden/>
          </w:rPr>
          <w:fldChar w:fldCharType="end"/>
        </w:r>
        <w:r>
          <w:rPr>
            <w:noProof/>
          </w:rPr>
          <w:fldChar w:fldCharType="end"/>
        </w:r>
      </w:del>
    </w:p>
    <w:p w14:paraId="4DBCB871" w14:textId="551C3E12" w:rsidR="00AF17A9" w:rsidRDefault="001C1B40">
      <w:pPr>
        <w:pStyle w:val="TOC1"/>
        <w:tabs>
          <w:tab w:val="right" w:leader="dot" w:pos="9771"/>
        </w:tabs>
        <w:rPr>
          <w:ins w:id="199" w:author="Author"/>
          <w:rFonts w:asciiTheme="minorHAnsi" w:eastAsiaTheme="minorEastAsia" w:hAnsiTheme="minorHAnsi" w:cstheme="minorBidi"/>
          <w:b w:val="0"/>
          <w:bCs w:val="0"/>
          <w:noProof/>
          <w:sz w:val="22"/>
          <w:szCs w:val="22"/>
          <w:lang w:val="nl-BE" w:eastAsia="nl-BE"/>
        </w:rPr>
      </w:pPr>
      <w:del w:id="200" w:author="Author">
        <w:r>
          <w:fldChar w:fldCharType="end"/>
        </w:r>
      </w:del>
      <w:ins w:id="201" w:author="Author">
        <w:r w:rsidR="00AF17A9">
          <w:fldChar w:fldCharType="begin"/>
        </w:r>
        <w:r w:rsidR="00AF17A9">
          <w:instrText xml:space="preserve"> TOC \o "1-2" \h \z \u </w:instrText>
        </w:r>
        <w:r w:rsidR="00AF17A9">
          <w:fldChar w:fldCharType="separate"/>
        </w:r>
        <w:r w:rsidR="005951F5">
          <w:fldChar w:fldCharType="begin"/>
        </w:r>
        <w:r w:rsidR="005951F5">
          <w:instrText xml:space="preserve"> HYPERLINK \l "_Toc372113876" </w:instrText>
        </w:r>
        <w:r w:rsidR="005951F5">
          <w:fldChar w:fldCharType="separate"/>
        </w:r>
        <w:r w:rsidR="00AF17A9" w:rsidRPr="00A10B7F">
          <w:rPr>
            <w:rStyle w:val="Hyperlink"/>
            <w:noProof/>
          </w:rPr>
          <w:t>List of Figures</w:t>
        </w:r>
        <w:r w:rsidR="00AF17A9">
          <w:rPr>
            <w:noProof/>
            <w:webHidden/>
          </w:rPr>
          <w:tab/>
        </w:r>
        <w:r w:rsidR="00AF17A9">
          <w:rPr>
            <w:noProof/>
            <w:webHidden/>
          </w:rPr>
          <w:fldChar w:fldCharType="begin"/>
        </w:r>
        <w:r w:rsidR="00AF17A9">
          <w:rPr>
            <w:noProof/>
            <w:webHidden/>
          </w:rPr>
          <w:instrText xml:space="preserve"> PAGEREF _Toc372113876 \h </w:instrText>
        </w:r>
        <w:r w:rsidR="00AF17A9">
          <w:rPr>
            <w:noProof/>
            <w:webHidden/>
          </w:rPr>
        </w:r>
        <w:r w:rsidR="00AF17A9">
          <w:rPr>
            <w:noProof/>
            <w:webHidden/>
          </w:rPr>
          <w:fldChar w:fldCharType="separate"/>
        </w:r>
        <w:r w:rsidR="00AF17A9">
          <w:rPr>
            <w:noProof/>
            <w:webHidden/>
          </w:rPr>
          <w:t>2</w:t>
        </w:r>
        <w:r w:rsidR="00AF17A9">
          <w:rPr>
            <w:noProof/>
            <w:webHidden/>
          </w:rPr>
          <w:fldChar w:fldCharType="end"/>
        </w:r>
        <w:r w:rsidR="005951F5">
          <w:rPr>
            <w:noProof/>
          </w:rPr>
          <w:fldChar w:fldCharType="end"/>
        </w:r>
      </w:ins>
    </w:p>
    <w:p w14:paraId="5BFCAD2D" w14:textId="77777777" w:rsidR="00AF17A9" w:rsidRDefault="005951F5">
      <w:pPr>
        <w:pStyle w:val="TOC1"/>
        <w:tabs>
          <w:tab w:val="right" w:leader="dot" w:pos="9771"/>
        </w:tabs>
        <w:rPr>
          <w:ins w:id="202" w:author="Author"/>
          <w:rFonts w:asciiTheme="minorHAnsi" w:eastAsiaTheme="minorEastAsia" w:hAnsiTheme="minorHAnsi" w:cstheme="minorBidi"/>
          <w:b w:val="0"/>
          <w:bCs w:val="0"/>
          <w:noProof/>
          <w:sz w:val="22"/>
          <w:szCs w:val="22"/>
          <w:lang w:val="nl-BE" w:eastAsia="nl-BE"/>
        </w:rPr>
      </w:pPr>
      <w:ins w:id="203" w:author="Author">
        <w:r>
          <w:fldChar w:fldCharType="begin"/>
        </w:r>
        <w:r>
          <w:instrText xml:space="preserve"> HYPERLINK \l "_Toc372113877" </w:instrText>
        </w:r>
        <w:r>
          <w:fldChar w:fldCharType="separate"/>
        </w:r>
        <w:r w:rsidR="00AF17A9" w:rsidRPr="00A10B7F">
          <w:rPr>
            <w:rStyle w:val="Hyperlink"/>
            <w:noProof/>
          </w:rPr>
          <w:t>List of Tables</w:t>
        </w:r>
        <w:r w:rsidR="00AF17A9">
          <w:rPr>
            <w:noProof/>
            <w:webHidden/>
          </w:rPr>
          <w:tab/>
        </w:r>
        <w:r w:rsidR="00AF17A9">
          <w:rPr>
            <w:noProof/>
            <w:webHidden/>
          </w:rPr>
          <w:fldChar w:fldCharType="begin"/>
        </w:r>
        <w:r w:rsidR="00AF17A9">
          <w:rPr>
            <w:noProof/>
            <w:webHidden/>
          </w:rPr>
          <w:instrText xml:space="preserve"> PAGEREF _Toc372113877 \h </w:instrText>
        </w:r>
        <w:r w:rsidR="00AF17A9">
          <w:rPr>
            <w:noProof/>
            <w:webHidden/>
          </w:rPr>
        </w:r>
        <w:r w:rsidR="00AF17A9">
          <w:rPr>
            <w:noProof/>
            <w:webHidden/>
          </w:rPr>
          <w:fldChar w:fldCharType="separate"/>
        </w:r>
        <w:r w:rsidR="00AF17A9">
          <w:rPr>
            <w:noProof/>
            <w:webHidden/>
          </w:rPr>
          <w:t>3</w:t>
        </w:r>
        <w:r w:rsidR="00AF17A9">
          <w:rPr>
            <w:noProof/>
            <w:webHidden/>
          </w:rPr>
          <w:fldChar w:fldCharType="end"/>
        </w:r>
        <w:r>
          <w:rPr>
            <w:noProof/>
          </w:rPr>
          <w:fldChar w:fldCharType="end"/>
        </w:r>
      </w:ins>
    </w:p>
    <w:p w14:paraId="078C874B" w14:textId="77777777" w:rsidR="00AF17A9" w:rsidRDefault="005951F5">
      <w:pPr>
        <w:pStyle w:val="TOC1"/>
        <w:tabs>
          <w:tab w:val="right" w:leader="dot" w:pos="9771"/>
        </w:tabs>
        <w:rPr>
          <w:ins w:id="204" w:author="Author"/>
          <w:rFonts w:asciiTheme="minorHAnsi" w:eastAsiaTheme="minorEastAsia" w:hAnsiTheme="minorHAnsi" w:cstheme="minorBidi"/>
          <w:b w:val="0"/>
          <w:bCs w:val="0"/>
          <w:noProof/>
          <w:sz w:val="22"/>
          <w:szCs w:val="22"/>
          <w:lang w:val="nl-BE" w:eastAsia="nl-BE"/>
        </w:rPr>
      </w:pPr>
      <w:ins w:id="205" w:author="Author">
        <w:r>
          <w:fldChar w:fldCharType="begin"/>
        </w:r>
        <w:r>
          <w:instrText xml:space="preserve"> HYPERLINK \l "_Toc372113878" </w:instrText>
        </w:r>
        <w:r>
          <w:fldChar w:fldCharType="separate"/>
        </w:r>
        <w:r w:rsidR="00AF17A9" w:rsidRPr="00A10B7F">
          <w:rPr>
            <w:rStyle w:val="Hyperlink"/>
            <w:noProof/>
          </w:rPr>
          <w:t>1 Introduction</w:t>
        </w:r>
        <w:r w:rsidR="00AF17A9">
          <w:rPr>
            <w:noProof/>
            <w:webHidden/>
          </w:rPr>
          <w:tab/>
        </w:r>
        <w:r w:rsidR="00AF17A9">
          <w:rPr>
            <w:noProof/>
            <w:webHidden/>
          </w:rPr>
          <w:fldChar w:fldCharType="begin"/>
        </w:r>
        <w:r w:rsidR="00AF17A9">
          <w:rPr>
            <w:noProof/>
            <w:webHidden/>
          </w:rPr>
          <w:instrText xml:space="preserve"> PAGEREF _Toc372113878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352F09F6" w14:textId="77777777" w:rsidR="00AF17A9" w:rsidRDefault="005951F5">
      <w:pPr>
        <w:pStyle w:val="TOC2"/>
        <w:tabs>
          <w:tab w:val="right" w:leader="dot" w:pos="9771"/>
        </w:tabs>
        <w:rPr>
          <w:ins w:id="206" w:author="Author"/>
          <w:rFonts w:asciiTheme="minorHAnsi" w:eastAsiaTheme="minorEastAsia" w:hAnsiTheme="minorHAnsi" w:cstheme="minorBidi"/>
          <w:i w:val="0"/>
          <w:iCs w:val="0"/>
          <w:noProof/>
          <w:sz w:val="22"/>
          <w:szCs w:val="22"/>
          <w:lang w:val="nl-BE" w:eastAsia="nl-BE"/>
        </w:rPr>
      </w:pPr>
      <w:ins w:id="207" w:author="Author">
        <w:r>
          <w:fldChar w:fldCharType="begin"/>
        </w:r>
        <w:r>
          <w:instrText xml:space="preserve"> HYPERLINK \l "_Toc372113879" </w:instrText>
        </w:r>
        <w:r>
          <w:fldChar w:fldCharType="separate"/>
        </w:r>
        <w:r w:rsidR="00AF17A9" w:rsidRPr="00A10B7F">
          <w:rPr>
            <w:rStyle w:val="Hyperlink"/>
            <w:noProof/>
          </w:rPr>
          <w:t>1.1 Objectives</w:t>
        </w:r>
        <w:r w:rsidR="00AF17A9">
          <w:rPr>
            <w:noProof/>
            <w:webHidden/>
          </w:rPr>
          <w:tab/>
        </w:r>
        <w:r w:rsidR="00AF17A9">
          <w:rPr>
            <w:noProof/>
            <w:webHidden/>
          </w:rPr>
          <w:fldChar w:fldCharType="begin"/>
        </w:r>
        <w:r w:rsidR="00AF17A9">
          <w:rPr>
            <w:noProof/>
            <w:webHidden/>
          </w:rPr>
          <w:instrText xml:space="preserve"> PAGEREF _Toc372113879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689DE14E" w14:textId="77777777" w:rsidR="00AF17A9" w:rsidRDefault="005951F5">
      <w:pPr>
        <w:pStyle w:val="TOC2"/>
        <w:tabs>
          <w:tab w:val="right" w:leader="dot" w:pos="9771"/>
        </w:tabs>
        <w:rPr>
          <w:ins w:id="208" w:author="Author"/>
          <w:rFonts w:asciiTheme="minorHAnsi" w:eastAsiaTheme="minorEastAsia" w:hAnsiTheme="minorHAnsi" w:cstheme="minorBidi"/>
          <w:i w:val="0"/>
          <w:iCs w:val="0"/>
          <w:noProof/>
          <w:sz w:val="22"/>
          <w:szCs w:val="22"/>
          <w:lang w:val="nl-BE" w:eastAsia="nl-BE"/>
        </w:rPr>
      </w:pPr>
      <w:ins w:id="209" w:author="Author">
        <w:r>
          <w:fldChar w:fldCharType="begin"/>
        </w:r>
        <w:r>
          <w:instrText xml:space="preserve"> HYPERLINK \l</w:instrText>
        </w:r>
        <w:r>
          <w:instrText xml:space="preserve"> "_Toc372113880" </w:instrText>
        </w:r>
        <w:r>
          <w:fldChar w:fldCharType="separate"/>
        </w:r>
        <w:r w:rsidR="00AF17A9" w:rsidRPr="00A10B7F">
          <w:rPr>
            <w:rStyle w:val="Hyperlink"/>
            <w:noProof/>
          </w:rPr>
          <w:t>1.2 Intended Audience</w:t>
        </w:r>
        <w:r w:rsidR="00AF17A9">
          <w:rPr>
            <w:noProof/>
            <w:webHidden/>
          </w:rPr>
          <w:tab/>
        </w:r>
        <w:r w:rsidR="00AF17A9">
          <w:rPr>
            <w:noProof/>
            <w:webHidden/>
          </w:rPr>
          <w:fldChar w:fldCharType="begin"/>
        </w:r>
        <w:r w:rsidR="00AF17A9">
          <w:rPr>
            <w:noProof/>
            <w:webHidden/>
          </w:rPr>
          <w:instrText xml:space="preserve"> PAGEREF _Toc372113880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0BD95D5B" w14:textId="77777777" w:rsidR="00AF17A9" w:rsidRDefault="005951F5">
      <w:pPr>
        <w:pStyle w:val="TOC2"/>
        <w:tabs>
          <w:tab w:val="right" w:leader="dot" w:pos="9771"/>
        </w:tabs>
        <w:rPr>
          <w:ins w:id="210" w:author="Author"/>
          <w:rFonts w:asciiTheme="minorHAnsi" w:eastAsiaTheme="minorEastAsia" w:hAnsiTheme="minorHAnsi" w:cstheme="minorBidi"/>
          <w:i w:val="0"/>
          <w:iCs w:val="0"/>
          <w:noProof/>
          <w:sz w:val="22"/>
          <w:szCs w:val="22"/>
          <w:lang w:val="nl-BE" w:eastAsia="nl-BE"/>
        </w:rPr>
      </w:pPr>
      <w:ins w:id="211" w:author="Author">
        <w:r>
          <w:fldChar w:fldCharType="begin"/>
        </w:r>
        <w:r>
          <w:instrText xml:space="preserve"> HYPERLINK \l "_Toc372113881" </w:instrText>
        </w:r>
        <w:r>
          <w:fldChar w:fldCharType="separate"/>
        </w:r>
        <w:r w:rsidR="00AF17A9" w:rsidRPr="00A10B7F">
          <w:rPr>
            <w:rStyle w:val="Hyperlink"/>
            <w:noProof/>
          </w:rPr>
          <w:t>1.3 Scope</w:t>
        </w:r>
        <w:r w:rsidR="00AF17A9">
          <w:rPr>
            <w:noProof/>
            <w:webHidden/>
          </w:rPr>
          <w:tab/>
        </w:r>
        <w:r w:rsidR="00AF17A9">
          <w:rPr>
            <w:noProof/>
            <w:webHidden/>
          </w:rPr>
          <w:fldChar w:fldCharType="begin"/>
        </w:r>
        <w:r w:rsidR="00AF17A9">
          <w:rPr>
            <w:noProof/>
            <w:webHidden/>
          </w:rPr>
          <w:instrText xml:space="preserve"> PAGEREF _Toc372113881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2CDF34BE" w14:textId="77777777" w:rsidR="00AF17A9" w:rsidRDefault="005951F5">
      <w:pPr>
        <w:pStyle w:val="TOC2"/>
        <w:tabs>
          <w:tab w:val="right" w:leader="dot" w:pos="9771"/>
        </w:tabs>
        <w:rPr>
          <w:ins w:id="212" w:author="Author"/>
          <w:rFonts w:asciiTheme="minorHAnsi" w:eastAsiaTheme="minorEastAsia" w:hAnsiTheme="minorHAnsi" w:cstheme="minorBidi"/>
          <w:i w:val="0"/>
          <w:iCs w:val="0"/>
          <w:noProof/>
          <w:sz w:val="22"/>
          <w:szCs w:val="22"/>
          <w:lang w:val="nl-BE" w:eastAsia="nl-BE"/>
        </w:rPr>
      </w:pPr>
      <w:ins w:id="213" w:author="Author">
        <w:r>
          <w:fldChar w:fldCharType="begin"/>
        </w:r>
        <w:r>
          <w:instrText xml:space="preserve"> HYPERLINK \l "_Toc372113882" </w:instrText>
        </w:r>
        <w:r>
          <w:fldChar w:fldCharType="separate"/>
        </w:r>
        <w:r w:rsidR="00AF17A9" w:rsidRPr="00A10B7F">
          <w:rPr>
            <w:rStyle w:val="Hyperlink"/>
            <w:noProof/>
          </w:rPr>
          <w:t>1.4 References</w:t>
        </w:r>
        <w:r w:rsidR="00AF17A9">
          <w:rPr>
            <w:noProof/>
            <w:webHidden/>
          </w:rPr>
          <w:tab/>
        </w:r>
        <w:r w:rsidR="00AF17A9">
          <w:rPr>
            <w:noProof/>
            <w:webHidden/>
          </w:rPr>
          <w:fldChar w:fldCharType="begin"/>
        </w:r>
        <w:r w:rsidR="00AF17A9">
          <w:rPr>
            <w:noProof/>
            <w:webHidden/>
          </w:rPr>
          <w:instrText xml:space="preserve"> PAGEREF _Toc372113882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09F717D9" w14:textId="77777777" w:rsidR="00AF17A9" w:rsidRDefault="005951F5">
      <w:pPr>
        <w:pStyle w:val="TOC2"/>
        <w:tabs>
          <w:tab w:val="right" w:leader="dot" w:pos="9771"/>
        </w:tabs>
        <w:rPr>
          <w:ins w:id="214" w:author="Author"/>
          <w:rFonts w:asciiTheme="minorHAnsi" w:eastAsiaTheme="minorEastAsia" w:hAnsiTheme="minorHAnsi" w:cstheme="minorBidi"/>
          <w:i w:val="0"/>
          <w:iCs w:val="0"/>
          <w:noProof/>
          <w:sz w:val="22"/>
          <w:szCs w:val="22"/>
          <w:lang w:val="nl-BE" w:eastAsia="nl-BE"/>
        </w:rPr>
      </w:pPr>
      <w:ins w:id="215" w:author="Author">
        <w:r>
          <w:fldChar w:fldCharType="begin"/>
        </w:r>
        <w:r>
          <w:instrText xml:space="preserve"> HYPERLINK \l "_Toc372113883" </w:instrText>
        </w:r>
        <w:r>
          <w:fldChar w:fldCharType="separate"/>
        </w:r>
        <w:r w:rsidR="00AF17A9" w:rsidRPr="00A10B7F">
          <w:rPr>
            <w:rStyle w:val="Hyperlink"/>
            <w:noProof/>
          </w:rPr>
          <w:t>1.5 Assumptions</w:t>
        </w:r>
        <w:r w:rsidR="00AF17A9">
          <w:rPr>
            <w:noProof/>
            <w:webHidden/>
          </w:rPr>
          <w:tab/>
        </w:r>
        <w:r w:rsidR="00AF17A9">
          <w:rPr>
            <w:noProof/>
            <w:webHidden/>
          </w:rPr>
          <w:fldChar w:fldCharType="begin"/>
        </w:r>
        <w:r w:rsidR="00AF17A9">
          <w:rPr>
            <w:noProof/>
            <w:webHidden/>
          </w:rPr>
          <w:instrText xml:space="preserve"> PAGEREF _Toc372113883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675A837F" w14:textId="77777777" w:rsidR="00AF17A9" w:rsidRDefault="005951F5">
      <w:pPr>
        <w:pStyle w:val="TOC2"/>
        <w:tabs>
          <w:tab w:val="right" w:leader="dot" w:pos="9771"/>
        </w:tabs>
        <w:rPr>
          <w:ins w:id="216" w:author="Author"/>
          <w:rFonts w:asciiTheme="minorHAnsi" w:eastAsiaTheme="minorEastAsia" w:hAnsiTheme="minorHAnsi" w:cstheme="minorBidi"/>
          <w:i w:val="0"/>
          <w:iCs w:val="0"/>
          <w:noProof/>
          <w:sz w:val="22"/>
          <w:szCs w:val="22"/>
          <w:lang w:val="nl-BE" w:eastAsia="nl-BE"/>
        </w:rPr>
      </w:pPr>
      <w:ins w:id="217" w:author="Author">
        <w:r>
          <w:fldChar w:fldCharType="begin"/>
        </w:r>
        <w:r>
          <w:instrText xml:space="preserve"> HYPERLINK \l "_Toc372113884" </w:instrText>
        </w:r>
        <w:r>
          <w:fldChar w:fldCharType="separate"/>
        </w:r>
        <w:r w:rsidR="00AF17A9" w:rsidRPr="00A10B7F">
          <w:rPr>
            <w:rStyle w:val="Hyperlink"/>
            <w:noProof/>
          </w:rPr>
          <w:t>1.6 Definitions</w:t>
        </w:r>
        <w:r w:rsidR="00AF17A9">
          <w:rPr>
            <w:noProof/>
            <w:webHidden/>
          </w:rPr>
          <w:tab/>
        </w:r>
        <w:r w:rsidR="00AF17A9">
          <w:rPr>
            <w:noProof/>
            <w:webHidden/>
          </w:rPr>
          <w:fldChar w:fldCharType="begin"/>
        </w:r>
        <w:r w:rsidR="00AF17A9">
          <w:rPr>
            <w:noProof/>
            <w:webHidden/>
          </w:rPr>
          <w:instrText xml:space="preserve"> PAGEREF _Toc372113884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16738AA9" w14:textId="77777777" w:rsidR="00AF17A9" w:rsidRDefault="005951F5">
      <w:pPr>
        <w:pStyle w:val="TOC1"/>
        <w:tabs>
          <w:tab w:val="right" w:leader="dot" w:pos="9771"/>
        </w:tabs>
        <w:rPr>
          <w:ins w:id="218" w:author="Author"/>
          <w:rFonts w:asciiTheme="minorHAnsi" w:eastAsiaTheme="minorEastAsia" w:hAnsiTheme="minorHAnsi" w:cstheme="minorBidi"/>
          <w:b w:val="0"/>
          <w:bCs w:val="0"/>
          <w:noProof/>
          <w:sz w:val="22"/>
          <w:szCs w:val="22"/>
          <w:lang w:val="nl-BE" w:eastAsia="nl-BE"/>
        </w:rPr>
      </w:pPr>
      <w:ins w:id="219" w:author="Author">
        <w:r>
          <w:fldChar w:fldCharType="begin"/>
        </w:r>
        <w:r>
          <w:instrText xml:space="preserve"> HYPERLINK \l "_Toc372113885" </w:instrText>
        </w:r>
        <w:r>
          <w:fldChar w:fldCharType="separate"/>
        </w:r>
        <w:r w:rsidR="00AF17A9" w:rsidRPr="00A10B7F">
          <w:rPr>
            <w:rStyle w:val="Hyperlink"/>
            <w:noProof/>
          </w:rPr>
          <w:t>2 Panoramix project – Assuralia BVAC messages</w:t>
        </w:r>
        <w:r w:rsidR="00AF17A9">
          <w:rPr>
            <w:noProof/>
            <w:webHidden/>
          </w:rPr>
          <w:tab/>
        </w:r>
        <w:r w:rsidR="00AF17A9">
          <w:rPr>
            <w:noProof/>
            <w:webHidden/>
          </w:rPr>
          <w:fldChar w:fldCharType="begin"/>
        </w:r>
        <w:r w:rsidR="00AF17A9">
          <w:rPr>
            <w:noProof/>
            <w:webHidden/>
          </w:rPr>
          <w:instrText xml:space="preserve"> PAGEREF _Toc372113885 \h </w:instrText>
        </w:r>
        <w:r w:rsidR="00AF17A9">
          <w:rPr>
            <w:noProof/>
            <w:webHidden/>
          </w:rPr>
        </w:r>
        <w:r w:rsidR="00AF17A9">
          <w:rPr>
            <w:noProof/>
            <w:webHidden/>
          </w:rPr>
          <w:fldChar w:fldCharType="separate"/>
        </w:r>
        <w:r w:rsidR="00AF17A9">
          <w:rPr>
            <w:noProof/>
            <w:webHidden/>
          </w:rPr>
          <w:t>5</w:t>
        </w:r>
        <w:r w:rsidR="00AF17A9">
          <w:rPr>
            <w:noProof/>
            <w:webHidden/>
          </w:rPr>
          <w:fldChar w:fldCharType="end"/>
        </w:r>
        <w:r>
          <w:rPr>
            <w:noProof/>
          </w:rPr>
          <w:fldChar w:fldCharType="end"/>
        </w:r>
      </w:ins>
    </w:p>
    <w:p w14:paraId="699B41F8" w14:textId="77777777" w:rsidR="00AF17A9" w:rsidRDefault="005951F5">
      <w:pPr>
        <w:pStyle w:val="TOC1"/>
        <w:tabs>
          <w:tab w:val="right" w:leader="dot" w:pos="9771"/>
        </w:tabs>
        <w:rPr>
          <w:ins w:id="220" w:author="Author"/>
          <w:rFonts w:asciiTheme="minorHAnsi" w:eastAsiaTheme="minorEastAsia" w:hAnsiTheme="minorHAnsi" w:cstheme="minorBidi"/>
          <w:b w:val="0"/>
          <w:bCs w:val="0"/>
          <w:noProof/>
          <w:sz w:val="22"/>
          <w:szCs w:val="22"/>
          <w:lang w:val="nl-BE" w:eastAsia="nl-BE"/>
        </w:rPr>
      </w:pPr>
      <w:ins w:id="221" w:author="Author">
        <w:r>
          <w:fldChar w:fldCharType="begin"/>
        </w:r>
        <w:r>
          <w:instrText xml:space="preserve"> HYPERLINK \l "_Toc372113886" </w:instrText>
        </w:r>
        <w:r>
          <w:fldChar w:fldCharType="separate"/>
        </w:r>
        <w:r w:rsidR="00AF17A9" w:rsidRPr="00A10B7F">
          <w:rPr>
            <w:rStyle w:val="Hyperlink"/>
            <w:noProof/>
          </w:rPr>
          <w:t>3 Message Structure</w:t>
        </w:r>
        <w:r w:rsidR="00AF17A9">
          <w:rPr>
            <w:noProof/>
            <w:webHidden/>
          </w:rPr>
          <w:tab/>
        </w:r>
        <w:r w:rsidR="00AF17A9">
          <w:rPr>
            <w:noProof/>
            <w:webHidden/>
          </w:rPr>
          <w:fldChar w:fldCharType="begin"/>
        </w:r>
        <w:r w:rsidR="00AF17A9">
          <w:rPr>
            <w:noProof/>
            <w:webHidden/>
          </w:rPr>
          <w:instrText xml:space="preserve"> PAGEREF _Toc372113886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r>
          <w:rPr>
            <w:noProof/>
          </w:rPr>
          <w:fldChar w:fldCharType="end"/>
        </w:r>
      </w:ins>
    </w:p>
    <w:p w14:paraId="043EB95D" w14:textId="77777777" w:rsidR="00AF17A9" w:rsidRDefault="005951F5">
      <w:pPr>
        <w:pStyle w:val="TOC2"/>
        <w:tabs>
          <w:tab w:val="right" w:leader="dot" w:pos="9771"/>
        </w:tabs>
        <w:rPr>
          <w:ins w:id="222" w:author="Author"/>
          <w:rFonts w:asciiTheme="minorHAnsi" w:eastAsiaTheme="minorEastAsia" w:hAnsiTheme="minorHAnsi" w:cstheme="minorBidi"/>
          <w:i w:val="0"/>
          <w:iCs w:val="0"/>
          <w:noProof/>
          <w:sz w:val="22"/>
          <w:szCs w:val="22"/>
          <w:lang w:val="nl-BE" w:eastAsia="nl-BE"/>
        </w:rPr>
      </w:pPr>
      <w:ins w:id="223" w:author="Author">
        <w:r>
          <w:fldChar w:fldCharType="begin"/>
        </w:r>
        <w:r>
          <w:instrText xml:space="preserve"> HYPERLINK \l "_Toc372113887" </w:instrText>
        </w:r>
        <w:r>
          <w:fldChar w:fldCharType="separate"/>
        </w:r>
        <w:r w:rsidR="00AF17A9" w:rsidRPr="00A10B7F">
          <w:rPr>
            <w:rStyle w:val="Hyperlink"/>
            <w:noProof/>
          </w:rPr>
          <w:t>3.1 Single Message</w:t>
        </w:r>
        <w:r w:rsidR="00AF17A9">
          <w:rPr>
            <w:noProof/>
            <w:webHidden/>
          </w:rPr>
          <w:tab/>
        </w:r>
        <w:r w:rsidR="00AF17A9">
          <w:rPr>
            <w:noProof/>
            <w:webHidden/>
          </w:rPr>
          <w:fldChar w:fldCharType="begin"/>
        </w:r>
        <w:r w:rsidR="00AF17A9">
          <w:rPr>
            <w:noProof/>
            <w:webHidden/>
          </w:rPr>
          <w:instrText xml:space="preserve"> PAGEREF _Toc372113887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r>
          <w:rPr>
            <w:noProof/>
          </w:rPr>
          <w:fldChar w:fldCharType="end"/>
        </w:r>
      </w:ins>
    </w:p>
    <w:p w14:paraId="7559D855" w14:textId="77777777" w:rsidR="00AF17A9" w:rsidRDefault="005951F5">
      <w:pPr>
        <w:pStyle w:val="TOC2"/>
        <w:tabs>
          <w:tab w:val="right" w:leader="dot" w:pos="9771"/>
        </w:tabs>
        <w:rPr>
          <w:ins w:id="224" w:author="Author"/>
          <w:rFonts w:asciiTheme="minorHAnsi" w:eastAsiaTheme="minorEastAsia" w:hAnsiTheme="minorHAnsi" w:cstheme="minorBidi"/>
          <w:i w:val="0"/>
          <w:iCs w:val="0"/>
          <w:noProof/>
          <w:sz w:val="22"/>
          <w:szCs w:val="22"/>
          <w:lang w:val="nl-BE" w:eastAsia="nl-BE"/>
        </w:rPr>
      </w:pPr>
      <w:ins w:id="225" w:author="Author">
        <w:r>
          <w:fldChar w:fldCharType="begin"/>
        </w:r>
        <w:r>
          <w:instrText xml:space="preserve"> HYPERLINK \l "_Toc372113888" </w:instrText>
        </w:r>
        <w:r>
          <w:fldChar w:fldCharType="separate"/>
        </w:r>
        <w:r w:rsidR="00AF17A9" w:rsidRPr="00A10B7F">
          <w:rPr>
            <w:rStyle w:val="Hyperlink"/>
            <w:noProof/>
          </w:rPr>
          <w:t>3.2 BVAC Event</w:t>
        </w:r>
        <w:r w:rsidR="00AF17A9">
          <w:rPr>
            <w:noProof/>
            <w:webHidden/>
          </w:rPr>
          <w:tab/>
        </w:r>
        <w:r w:rsidR="00AF17A9">
          <w:rPr>
            <w:noProof/>
            <w:webHidden/>
          </w:rPr>
          <w:fldChar w:fldCharType="begin"/>
        </w:r>
        <w:r w:rsidR="00AF17A9">
          <w:rPr>
            <w:noProof/>
            <w:webHidden/>
          </w:rPr>
          <w:instrText xml:space="preserve"> PAGEREF _Toc372113888 \h </w:instrText>
        </w:r>
        <w:r w:rsidR="00AF17A9">
          <w:rPr>
            <w:noProof/>
            <w:webHidden/>
          </w:rPr>
        </w:r>
        <w:r w:rsidR="00AF17A9">
          <w:rPr>
            <w:noProof/>
            <w:webHidden/>
          </w:rPr>
          <w:fldChar w:fldCharType="separate"/>
        </w:r>
        <w:r w:rsidR="00AF17A9">
          <w:rPr>
            <w:noProof/>
            <w:webHidden/>
          </w:rPr>
          <w:t>7</w:t>
        </w:r>
        <w:r w:rsidR="00AF17A9">
          <w:rPr>
            <w:noProof/>
            <w:webHidden/>
          </w:rPr>
          <w:fldChar w:fldCharType="end"/>
        </w:r>
        <w:r>
          <w:rPr>
            <w:noProof/>
          </w:rPr>
          <w:fldChar w:fldCharType="end"/>
        </w:r>
      </w:ins>
    </w:p>
    <w:p w14:paraId="12CD33E3" w14:textId="77777777" w:rsidR="00AF17A9" w:rsidRDefault="005951F5">
      <w:pPr>
        <w:pStyle w:val="TOC2"/>
        <w:tabs>
          <w:tab w:val="right" w:leader="dot" w:pos="9771"/>
        </w:tabs>
        <w:rPr>
          <w:ins w:id="226" w:author="Author"/>
          <w:rFonts w:asciiTheme="minorHAnsi" w:eastAsiaTheme="minorEastAsia" w:hAnsiTheme="minorHAnsi" w:cstheme="minorBidi"/>
          <w:i w:val="0"/>
          <w:iCs w:val="0"/>
          <w:noProof/>
          <w:sz w:val="22"/>
          <w:szCs w:val="22"/>
          <w:lang w:val="nl-BE" w:eastAsia="nl-BE"/>
        </w:rPr>
      </w:pPr>
      <w:ins w:id="227" w:author="Author">
        <w:r>
          <w:fldChar w:fldCharType="begin"/>
        </w:r>
        <w:r>
          <w:instrText xml:space="preserve"> HYPERLINK \l "_Toc372113889" </w:instrText>
        </w:r>
        <w:r>
          <w:fldChar w:fldCharType="separate"/>
        </w:r>
        <w:r w:rsidR="00AF17A9" w:rsidRPr="00A10B7F">
          <w:rPr>
            <w:rStyle w:val="Hyperlink"/>
            <w:noProof/>
          </w:rPr>
          <w:t>3.3 Example Single message containing a BVAC event</w:t>
        </w:r>
        <w:r w:rsidR="00AF17A9">
          <w:rPr>
            <w:noProof/>
            <w:webHidden/>
          </w:rPr>
          <w:tab/>
        </w:r>
        <w:r w:rsidR="00AF17A9">
          <w:rPr>
            <w:noProof/>
            <w:webHidden/>
          </w:rPr>
          <w:fldChar w:fldCharType="begin"/>
        </w:r>
        <w:r w:rsidR="00AF17A9">
          <w:rPr>
            <w:noProof/>
            <w:webHidden/>
          </w:rPr>
          <w:instrText xml:space="preserve"> PAGEREF _Toc372113889 \h </w:instrText>
        </w:r>
        <w:r w:rsidR="00AF17A9">
          <w:rPr>
            <w:noProof/>
            <w:webHidden/>
          </w:rPr>
        </w:r>
        <w:r w:rsidR="00AF17A9">
          <w:rPr>
            <w:noProof/>
            <w:webHidden/>
          </w:rPr>
          <w:fldChar w:fldCharType="separate"/>
        </w:r>
        <w:r w:rsidR="00AF17A9">
          <w:rPr>
            <w:noProof/>
            <w:webHidden/>
          </w:rPr>
          <w:t>10</w:t>
        </w:r>
        <w:r w:rsidR="00AF17A9">
          <w:rPr>
            <w:noProof/>
            <w:webHidden/>
          </w:rPr>
          <w:fldChar w:fldCharType="end"/>
        </w:r>
        <w:r>
          <w:rPr>
            <w:noProof/>
          </w:rPr>
          <w:fldChar w:fldCharType="end"/>
        </w:r>
      </w:ins>
    </w:p>
    <w:p w14:paraId="654C3A71" w14:textId="77777777" w:rsidR="00AF17A9" w:rsidRDefault="005951F5">
      <w:pPr>
        <w:pStyle w:val="TOC1"/>
        <w:tabs>
          <w:tab w:val="right" w:leader="dot" w:pos="9771"/>
        </w:tabs>
        <w:rPr>
          <w:ins w:id="228" w:author="Author"/>
          <w:rFonts w:asciiTheme="minorHAnsi" w:eastAsiaTheme="minorEastAsia" w:hAnsiTheme="minorHAnsi" w:cstheme="minorBidi"/>
          <w:b w:val="0"/>
          <w:bCs w:val="0"/>
          <w:noProof/>
          <w:sz w:val="22"/>
          <w:szCs w:val="22"/>
          <w:lang w:val="nl-BE" w:eastAsia="nl-BE"/>
        </w:rPr>
      </w:pPr>
      <w:ins w:id="229" w:author="Author">
        <w:r>
          <w:fldChar w:fldCharType="begin"/>
        </w:r>
        <w:r>
          <w:instrText xml:space="preserve"> HYPERLINK \l "_Toc372113890" </w:instrText>
        </w:r>
        <w:r>
          <w:fldChar w:fldCharType="separate"/>
        </w:r>
        <w:r w:rsidR="00AF17A9" w:rsidRPr="00A10B7F">
          <w:rPr>
            <w:rStyle w:val="Hyperlink"/>
            <w:noProof/>
          </w:rPr>
          <w:t>4 Integration</w:t>
        </w:r>
        <w:r w:rsidR="00AF17A9">
          <w:rPr>
            <w:noProof/>
            <w:webHidden/>
          </w:rPr>
          <w:tab/>
        </w:r>
        <w:r w:rsidR="00AF17A9">
          <w:rPr>
            <w:noProof/>
            <w:webHidden/>
          </w:rPr>
          <w:fldChar w:fldCharType="begin"/>
        </w:r>
        <w:r w:rsidR="00AF17A9">
          <w:rPr>
            <w:noProof/>
            <w:webHidden/>
          </w:rPr>
          <w:instrText xml:space="preserve"> PAGEREF _Toc372113890 \h </w:instrText>
        </w:r>
        <w:r w:rsidR="00AF17A9">
          <w:rPr>
            <w:noProof/>
            <w:webHidden/>
          </w:rPr>
        </w:r>
        <w:r w:rsidR="00AF17A9">
          <w:rPr>
            <w:noProof/>
            <w:webHidden/>
          </w:rPr>
          <w:fldChar w:fldCharType="separate"/>
        </w:r>
        <w:r w:rsidR="00AF17A9">
          <w:rPr>
            <w:noProof/>
            <w:webHidden/>
          </w:rPr>
          <w:t>11</w:t>
        </w:r>
        <w:r w:rsidR="00AF17A9">
          <w:rPr>
            <w:noProof/>
            <w:webHidden/>
          </w:rPr>
          <w:fldChar w:fldCharType="end"/>
        </w:r>
        <w:r>
          <w:rPr>
            <w:noProof/>
          </w:rPr>
          <w:fldChar w:fldCharType="end"/>
        </w:r>
      </w:ins>
    </w:p>
    <w:p w14:paraId="386AFCFC" w14:textId="77777777" w:rsidR="00AF17A9" w:rsidRDefault="005951F5">
      <w:pPr>
        <w:pStyle w:val="TOC2"/>
        <w:tabs>
          <w:tab w:val="right" w:leader="dot" w:pos="9771"/>
        </w:tabs>
        <w:rPr>
          <w:ins w:id="230" w:author="Author"/>
          <w:rFonts w:asciiTheme="minorHAnsi" w:eastAsiaTheme="minorEastAsia" w:hAnsiTheme="minorHAnsi" w:cstheme="minorBidi"/>
          <w:i w:val="0"/>
          <w:iCs w:val="0"/>
          <w:noProof/>
          <w:sz w:val="22"/>
          <w:szCs w:val="22"/>
          <w:lang w:val="nl-BE" w:eastAsia="nl-BE"/>
        </w:rPr>
      </w:pPr>
      <w:ins w:id="231" w:author="Author">
        <w:r>
          <w:fldChar w:fldCharType="begin"/>
        </w:r>
        <w:r>
          <w:instrText xml:space="preserve"> HYPERLINK \l "_Toc372113891" </w:instrText>
        </w:r>
        <w:r>
          <w:fldChar w:fldCharType="separate"/>
        </w:r>
        <w:r w:rsidR="00AF17A9" w:rsidRPr="00A10B7F">
          <w:rPr>
            <w:rStyle w:val="Hyperlink"/>
            <w:noProof/>
          </w:rPr>
          <w:t>4.1 Authentication &amp; encryption</w:t>
        </w:r>
        <w:r w:rsidR="00AF17A9">
          <w:rPr>
            <w:noProof/>
            <w:webHidden/>
          </w:rPr>
          <w:tab/>
        </w:r>
        <w:r w:rsidR="00AF17A9">
          <w:rPr>
            <w:noProof/>
            <w:webHidden/>
          </w:rPr>
          <w:fldChar w:fldCharType="begin"/>
        </w:r>
        <w:r w:rsidR="00AF17A9">
          <w:rPr>
            <w:noProof/>
            <w:webHidden/>
          </w:rPr>
          <w:instrText xml:space="preserve"> PAGEREF _Toc372113891 \h </w:instrText>
        </w:r>
        <w:r w:rsidR="00AF17A9">
          <w:rPr>
            <w:noProof/>
            <w:webHidden/>
          </w:rPr>
        </w:r>
        <w:r w:rsidR="00AF17A9">
          <w:rPr>
            <w:noProof/>
            <w:webHidden/>
          </w:rPr>
          <w:fldChar w:fldCharType="separate"/>
        </w:r>
        <w:r w:rsidR="00AF17A9">
          <w:rPr>
            <w:noProof/>
            <w:webHidden/>
          </w:rPr>
          <w:t>11</w:t>
        </w:r>
        <w:r w:rsidR="00AF17A9">
          <w:rPr>
            <w:noProof/>
            <w:webHidden/>
          </w:rPr>
          <w:fldChar w:fldCharType="end"/>
        </w:r>
        <w:r>
          <w:rPr>
            <w:noProof/>
          </w:rPr>
          <w:fldChar w:fldCharType="end"/>
        </w:r>
      </w:ins>
    </w:p>
    <w:p w14:paraId="7B7813A7" w14:textId="77777777" w:rsidR="00AF17A9" w:rsidRDefault="005951F5">
      <w:pPr>
        <w:pStyle w:val="TOC2"/>
        <w:tabs>
          <w:tab w:val="right" w:leader="dot" w:pos="9771"/>
        </w:tabs>
        <w:rPr>
          <w:ins w:id="232" w:author="Author"/>
          <w:rFonts w:asciiTheme="minorHAnsi" w:eastAsiaTheme="minorEastAsia" w:hAnsiTheme="minorHAnsi" w:cstheme="minorBidi"/>
          <w:i w:val="0"/>
          <w:iCs w:val="0"/>
          <w:noProof/>
          <w:sz w:val="22"/>
          <w:szCs w:val="22"/>
          <w:lang w:val="nl-BE" w:eastAsia="nl-BE"/>
        </w:rPr>
      </w:pPr>
      <w:ins w:id="233" w:author="Author">
        <w:r>
          <w:fldChar w:fldCharType="begin"/>
        </w:r>
        <w:r>
          <w:instrText xml:space="preserve"> HYPERLINK \l "_Toc372113892" </w:instrText>
        </w:r>
        <w:r>
          <w:fldChar w:fldCharType="separate"/>
        </w:r>
        <w:r w:rsidR="00AF17A9" w:rsidRPr="00A10B7F">
          <w:rPr>
            <w:rStyle w:val="Hyperlink"/>
            <w:noProof/>
          </w:rPr>
          <w:t>4.2 Technical Registration</w:t>
        </w:r>
        <w:r w:rsidR="00AF17A9">
          <w:rPr>
            <w:noProof/>
            <w:webHidden/>
          </w:rPr>
          <w:tab/>
        </w:r>
        <w:r w:rsidR="00AF17A9">
          <w:rPr>
            <w:noProof/>
            <w:webHidden/>
          </w:rPr>
          <w:fldChar w:fldCharType="begin"/>
        </w:r>
        <w:r w:rsidR="00AF17A9">
          <w:rPr>
            <w:noProof/>
            <w:webHidden/>
          </w:rPr>
          <w:instrText xml:space="preserve"> PAGEREF _Toc372113892 \h </w:instrText>
        </w:r>
        <w:r w:rsidR="00AF17A9">
          <w:rPr>
            <w:noProof/>
            <w:webHidden/>
          </w:rPr>
        </w:r>
        <w:r w:rsidR="00AF17A9">
          <w:rPr>
            <w:noProof/>
            <w:webHidden/>
          </w:rPr>
          <w:fldChar w:fldCharType="separate"/>
        </w:r>
        <w:r w:rsidR="00AF17A9">
          <w:rPr>
            <w:noProof/>
            <w:webHidden/>
          </w:rPr>
          <w:t>12</w:t>
        </w:r>
        <w:r w:rsidR="00AF17A9">
          <w:rPr>
            <w:noProof/>
            <w:webHidden/>
          </w:rPr>
          <w:fldChar w:fldCharType="end"/>
        </w:r>
        <w:r>
          <w:rPr>
            <w:noProof/>
          </w:rPr>
          <w:fldChar w:fldCharType="end"/>
        </w:r>
      </w:ins>
    </w:p>
    <w:p w14:paraId="4896F224" w14:textId="77777777" w:rsidR="00AF17A9" w:rsidRDefault="005951F5">
      <w:pPr>
        <w:pStyle w:val="TOC2"/>
        <w:tabs>
          <w:tab w:val="right" w:leader="dot" w:pos="9771"/>
        </w:tabs>
        <w:rPr>
          <w:ins w:id="234" w:author="Author"/>
          <w:rFonts w:asciiTheme="minorHAnsi" w:eastAsiaTheme="minorEastAsia" w:hAnsiTheme="minorHAnsi" w:cstheme="minorBidi"/>
          <w:i w:val="0"/>
          <w:iCs w:val="0"/>
          <w:noProof/>
          <w:sz w:val="22"/>
          <w:szCs w:val="22"/>
          <w:lang w:val="nl-BE" w:eastAsia="nl-BE"/>
        </w:rPr>
      </w:pPr>
      <w:ins w:id="235" w:author="Author">
        <w:r>
          <w:fldChar w:fldCharType="begin"/>
        </w:r>
        <w:r>
          <w:instrText xml:space="preserve"> HYPERLINK \l "_Toc372113893" </w:instrText>
        </w:r>
        <w:r>
          <w:fldChar w:fldCharType="separate"/>
        </w:r>
        <w:r w:rsidR="00AF17A9" w:rsidRPr="00A10B7F">
          <w:rPr>
            <w:rStyle w:val="Hyperlink"/>
            <w:noProof/>
          </w:rPr>
          <w:t>4.3 Webservice</w:t>
        </w:r>
        <w:r w:rsidR="00AF17A9">
          <w:rPr>
            <w:noProof/>
            <w:webHidden/>
          </w:rPr>
          <w:tab/>
        </w:r>
        <w:r w:rsidR="00AF17A9">
          <w:rPr>
            <w:noProof/>
            <w:webHidden/>
          </w:rPr>
          <w:fldChar w:fldCharType="begin"/>
        </w:r>
        <w:r w:rsidR="00AF17A9">
          <w:rPr>
            <w:noProof/>
            <w:webHidden/>
          </w:rPr>
          <w:instrText xml:space="preserve"> PAGEREF _Toc372113893 \h </w:instrText>
        </w:r>
        <w:r w:rsidR="00AF17A9">
          <w:rPr>
            <w:noProof/>
            <w:webHidden/>
          </w:rPr>
        </w:r>
        <w:r w:rsidR="00AF17A9">
          <w:rPr>
            <w:noProof/>
            <w:webHidden/>
          </w:rPr>
          <w:fldChar w:fldCharType="separate"/>
        </w:r>
        <w:r w:rsidR="00AF17A9">
          <w:rPr>
            <w:noProof/>
            <w:webHidden/>
          </w:rPr>
          <w:t>14</w:t>
        </w:r>
        <w:r w:rsidR="00AF17A9">
          <w:rPr>
            <w:noProof/>
            <w:webHidden/>
          </w:rPr>
          <w:fldChar w:fldCharType="end"/>
        </w:r>
        <w:r>
          <w:rPr>
            <w:noProof/>
          </w:rPr>
          <w:fldChar w:fldCharType="end"/>
        </w:r>
      </w:ins>
    </w:p>
    <w:p w14:paraId="61D42E4F" w14:textId="77777777" w:rsidR="00AF17A9" w:rsidRDefault="005951F5">
      <w:pPr>
        <w:pStyle w:val="TOC2"/>
        <w:tabs>
          <w:tab w:val="right" w:leader="dot" w:pos="9771"/>
        </w:tabs>
        <w:rPr>
          <w:ins w:id="236" w:author="Author"/>
          <w:rFonts w:asciiTheme="minorHAnsi" w:eastAsiaTheme="minorEastAsia" w:hAnsiTheme="minorHAnsi" w:cstheme="minorBidi"/>
          <w:i w:val="0"/>
          <w:iCs w:val="0"/>
          <w:noProof/>
          <w:sz w:val="22"/>
          <w:szCs w:val="22"/>
          <w:lang w:val="nl-BE" w:eastAsia="nl-BE"/>
        </w:rPr>
      </w:pPr>
      <w:ins w:id="237" w:author="Author">
        <w:r>
          <w:fldChar w:fldCharType="begin"/>
        </w:r>
        <w:r>
          <w:instrText xml:space="preserve"> HYPERLINK \l "_Toc372113894" </w:instrText>
        </w:r>
        <w:r>
          <w:fldChar w:fldCharType="separate"/>
        </w:r>
        <w:r w:rsidR="00AF17A9" w:rsidRPr="00A10B7F">
          <w:rPr>
            <w:rStyle w:val="Hyperlink"/>
            <w:noProof/>
          </w:rPr>
          <w:t>4.4 SFTP</w:t>
        </w:r>
        <w:r w:rsidR="00AF17A9">
          <w:rPr>
            <w:noProof/>
            <w:webHidden/>
          </w:rPr>
          <w:tab/>
        </w:r>
        <w:r w:rsidR="00AF17A9">
          <w:rPr>
            <w:noProof/>
            <w:webHidden/>
          </w:rPr>
          <w:fldChar w:fldCharType="begin"/>
        </w:r>
        <w:r w:rsidR="00AF17A9">
          <w:rPr>
            <w:noProof/>
            <w:webHidden/>
          </w:rPr>
          <w:instrText xml:space="preserve"> PAGEREF _Toc372113894 \h </w:instrText>
        </w:r>
        <w:r w:rsidR="00AF17A9">
          <w:rPr>
            <w:noProof/>
            <w:webHidden/>
          </w:rPr>
        </w:r>
        <w:r w:rsidR="00AF17A9">
          <w:rPr>
            <w:noProof/>
            <w:webHidden/>
          </w:rPr>
          <w:fldChar w:fldCharType="separate"/>
        </w:r>
        <w:r w:rsidR="00AF17A9">
          <w:rPr>
            <w:noProof/>
            <w:webHidden/>
          </w:rPr>
          <w:t>18</w:t>
        </w:r>
        <w:r w:rsidR="00AF17A9">
          <w:rPr>
            <w:noProof/>
            <w:webHidden/>
          </w:rPr>
          <w:fldChar w:fldCharType="end"/>
        </w:r>
        <w:r>
          <w:rPr>
            <w:noProof/>
          </w:rPr>
          <w:fldChar w:fldCharType="end"/>
        </w:r>
      </w:ins>
    </w:p>
    <w:p w14:paraId="240187BC" w14:textId="77777777" w:rsidR="00AF17A9" w:rsidRDefault="005951F5">
      <w:pPr>
        <w:pStyle w:val="TOC2"/>
        <w:tabs>
          <w:tab w:val="right" w:leader="dot" w:pos="9771"/>
        </w:tabs>
        <w:rPr>
          <w:ins w:id="238" w:author="Author"/>
          <w:rFonts w:asciiTheme="minorHAnsi" w:eastAsiaTheme="minorEastAsia" w:hAnsiTheme="minorHAnsi" w:cstheme="minorBidi"/>
          <w:i w:val="0"/>
          <w:iCs w:val="0"/>
          <w:noProof/>
          <w:sz w:val="22"/>
          <w:szCs w:val="22"/>
          <w:lang w:val="nl-BE" w:eastAsia="nl-BE"/>
        </w:rPr>
      </w:pPr>
      <w:ins w:id="239" w:author="Author">
        <w:r>
          <w:fldChar w:fldCharType="begin"/>
        </w:r>
        <w:r>
          <w:instrText xml:space="preserve"> HYPERLINK \l "_Toc372113895" </w:instrText>
        </w:r>
        <w:r>
          <w:fldChar w:fldCharType="separate"/>
        </w:r>
        <w:r w:rsidR="00AF17A9" w:rsidRPr="00A10B7F">
          <w:rPr>
            <w:rStyle w:val="Hyperlink"/>
            <w:noProof/>
          </w:rPr>
          <w:t>4.5 Retention period</w:t>
        </w:r>
        <w:r w:rsidR="00AF17A9">
          <w:rPr>
            <w:noProof/>
            <w:webHidden/>
          </w:rPr>
          <w:tab/>
        </w:r>
        <w:r w:rsidR="00AF17A9">
          <w:rPr>
            <w:noProof/>
            <w:webHidden/>
          </w:rPr>
          <w:fldChar w:fldCharType="begin"/>
        </w:r>
        <w:r w:rsidR="00AF17A9">
          <w:rPr>
            <w:noProof/>
            <w:webHidden/>
          </w:rPr>
          <w:instrText xml:space="preserve"> PAGEREF _Toc372113895 \h </w:instrText>
        </w:r>
        <w:r w:rsidR="00AF17A9">
          <w:rPr>
            <w:noProof/>
            <w:webHidden/>
          </w:rPr>
        </w:r>
        <w:r w:rsidR="00AF17A9">
          <w:rPr>
            <w:noProof/>
            <w:webHidden/>
          </w:rPr>
          <w:fldChar w:fldCharType="separate"/>
        </w:r>
        <w:r w:rsidR="00AF17A9">
          <w:rPr>
            <w:noProof/>
            <w:webHidden/>
          </w:rPr>
          <w:t>21</w:t>
        </w:r>
        <w:r w:rsidR="00AF17A9">
          <w:rPr>
            <w:noProof/>
            <w:webHidden/>
          </w:rPr>
          <w:fldChar w:fldCharType="end"/>
        </w:r>
        <w:r>
          <w:rPr>
            <w:noProof/>
          </w:rPr>
          <w:fldChar w:fldCharType="end"/>
        </w:r>
      </w:ins>
    </w:p>
    <w:p w14:paraId="69C0F483" w14:textId="77777777" w:rsidR="00AF17A9" w:rsidRDefault="005951F5">
      <w:pPr>
        <w:pStyle w:val="TOC2"/>
        <w:tabs>
          <w:tab w:val="right" w:leader="dot" w:pos="9771"/>
        </w:tabs>
        <w:rPr>
          <w:ins w:id="240" w:author="Author"/>
          <w:rFonts w:asciiTheme="minorHAnsi" w:eastAsiaTheme="minorEastAsia" w:hAnsiTheme="minorHAnsi" w:cstheme="minorBidi"/>
          <w:i w:val="0"/>
          <w:iCs w:val="0"/>
          <w:noProof/>
          <w:sz w:val="22"/>
          <w:szCs w:val="22"/>
          <w:lang w:val="nl-BE" w:eastAsia="nl-BE"/>
        </w:rPr>
      </w:pPr>
      <w:ins w:id="241" w:author="Author">
        <w:r>
          <w:fldChar w:fldCharType="begin"/>
        </w:r>
        <w:r>
          <w:instrText xml:space="preserve"> HYPERLINK \l "_Toc372113896" </w:instrText>
        </w:r>
        <w:r>
          <w:fldChar w:fldCharType="separate"/>
        </w:r>
        <w:r w:rsidR="00AF17A9" w:rsidRPr="00A10B7F">
          <w:rPr>
            <w:rStyle w:val="Hyperlink"/>
            <w:noProof/>
          </w:rPr>
          <w:t>4.6 FAQ &amp; Code snippets</w:t>
        </w:r>
        <w:r w:rsidR="00AF17A9">
          <w:rPr>
            <w:noProof/>
            <w:webHidden/>
          </w:rPr>
          <w:tab/>
        </w:r>
        <w:r w:rsidR="00AF17A9">
          <w:rPr>
            <w:noProof/>
            <w:webHidden/>
          </w:rPr>
          <w:fldChar w:fldCharType="begin"/>
        </w:r>
        <w:r w:rsidR="00AF17A9">
          <w:rPr>
            <w:noProof/>
            <w:webHidden/>
          </w:rPr>
          <w:instrText xml:space="preserve"> PAGEREF _Toc372113896 \h </w:instrText>
        </w:r>
        <w:r w:rsidR="00AF17A9">
          <w:rPr>
            <w:noProof/>
            <w:webHidden/>
          </w:rPr>
        </w:r>
        <w:r w:rsidR="00AF17A9">
          <w:rPr>
            <w:noProof/>
            <w:webHidden/>
          </w:rPr>
          <w:fldChar w:fldCharType="separate"/>
        </w:r>
        <w:r w:rsidR="00AF17A9">
          <w:rPr>
            <w:noProof/>
            <w:webHidden/>
          </w:rPr>
          <w:t>22</w:t>
        </w:r>
        <w:r w:rsidR="00AF17A9">
          <w:rPr>
            <w:noProof/>
            <w:webHidden/>
          </w:rPr>
          <w:fldChar w:fldCharType="end"/>
        </w:r>
        <w:r>
          <w:rPr>
            <w:noProof/>
          </w:rPr>
          <w:fldChar w:fldCharType="end"/>
        </w:r>
      </w:ins>
    </w:p>
    <w:p w14:paraId="2A712ECA" w14:textId="77777777" w:rsidR="00AF17A9" w:rsidRDefault="005951F5">
      <w:pPr>
        <w:pStyle w:val="TOC1"/>
        <w:tabs>
          <w:tab w:val="right" w:leader="dot" w:pos="9771"/>
        </w:tabs>
        <w:rPr>
          <w:ins w:id="242" w:author="Author"/>
          <w:rFonts w:asciiTheme="minorHAnsi" w:eastAsiaTheme="minorEastAsia" w:hAnsiTheme="minorHAnsi" w:cstheme="minorBidi"/>
          <w:b w:val="0"/>
          <w:bCs w:val="0"/>
          <w:noProof/>
          <w:sz w:val="22"/>
          <w:szCs w:val="22"/>
          <w:lang w:val="nl-BE" w:eastAsia="nl-BE"/>
        </w:rPr>
      </w:pPr>
      <w:ins w:id="243" w:author="Author">
        <w:r>
          <w:fldChar w:fldCharType="begin"/>
        </w:r>
        <w:r>
          <w:instrText xml:space="preserve"> HYPERLINK \l "_Toc372113897" </w:instrText>
        </w:r>
        <w:r>
          <w:fldChar w:fldCharType="separate"/>
        </w:r>
        <w:r w:rsidR="00AF17A9" w:rsidRPr="00A10B7F">
          <w:rPr>
            <w:rStyle w:val="Hyperlink"/>
            <w:noProof/>
          </w:rPr>
          <w:t>5</w:t>
        </w:r>
        <w:r w:rsidR="00AF17A9" w:rsidRPr="00A10B7F">
          <w:rPr>
            <w:rStyle w:val="Hyperlink"/>
            <w:noProof/>
            <w:lang w:val="en-GB"/>
          </w:rPr>
          <w:t xml:space="preserve"> Connection parameters</w:t>
        </w:r>
        <w:r w:rsidR="00AF17A9">
          <w:rPr>
            <w:noProof/>
            <w:webHidden/>
          </w:rPr>
          <w:tab/>
        </w:r>
        <w:r w:rsidR="00AF17A9">
          <w:rPr>
            <w:noProof/>
            <w:webHidden/>
          </w:rPr>
          <w:fldChar w:fldCharType="begin"/>
        </w:r>
        <w:r w:rsidR="00AF17A9">
          <w:rPr>
            <w:noProof/>
            <w:webHidden/>
          </w:rPr>
          <w:instrText xml:space="preserve"> PAGEREF _Toc372113897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r>
          <w:rPr>
            <w:noProof/>
          </w:rPr>
          <w:fldChar w:fldCharType="end"/>
        </w:r>
      </w:ins>
    </w:p>
    <w:p w14:paraId="531CD61F" w14:textId="77777777" w:rsidR="00AF17A9" w:rsidRDefault="005951F5">
      <w:pPr>
        <w:pStyle w:val="TOC2"/>
        <w:tabs>
          <w:tab w:val="right" w:leader="dot" w:pos="9771"/>
        </w:tabs>
        <w:rPr>
          <w:ins w:id="244" w:author="Author"/>
          <w:rFonts w:asciiTheme="minorHAnsi" w:eastAsiaTheme="minorEastAsia" w:hAnsiTheme="minorHAnsi" w:cstheme="minorBidi"/>
          <w:i w:val="0"/>
          <w:iCs w:val="0"/>
          <w:noProof/>
          <w:sz w:val="22"/>
          <w:szCs w:val="22"/>
          <w:lang w:val="nl-BE" w:eastAsia="nl-BE"/>
        </w:rPr>
      </w:pPr>
      <w:ins w:id="245" w:author="Author">
        <w:r>
          <w:fldChar w:fldCharType="begin"/>
        </w:r>
        <w:r>
          <w:instrText xml:space="preserve"> HYPERLINK \l "_Toc372113898" </w:instrText>
        </w:r>
        <w:r>
          <w:fldChar w:fldCharType="separate"/>
        </w:r>
        <w:r w:rsidR="00AF17A9" w:rsidRPr="00A10B7F">
          <w:rPr>
            <w:rStyle w:val="Hyperlink"/>
            <w:noProof/>
          </w:rPr>
          <w:t>5.1 Webservice</w:t>
        </w:r>
        <w:r w:rsidR="00AF17A9">
          <w:rPr>
            <w:noProof/>
            <w:webHidden/>
          </w:rPr>
          <w:tab/>
        </w:r>
        <w:r w:rsidR="00AF17A9">
          <w:rPr>
            <w:noProof/>
            <w:webHidden/>
          </w:rPr>
          <w:fldChar w:fldCharType="begin"/>
        </w:r>
        <w:r w:rsidR="00AF17A9">
          <w:rPr>
            <w:noProof/>
            <w:webHidden/>
          </w:rPr>
          <w:instrText xml:space="preserve"> PAGEREF _Toc372113898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r>
          <w:rPr>
            <w:noProof/>
          </w:rPr>
          <w:fldChar w:fldCharType="end"/>
        </w:r>
      </w:ins>
    </w:p>
    <w:p w14:paraId="144F3BD4" w14:textId="77777777" w:rsidR="00AF17A9" w:rsidRDefault="005951F5">
      <w:pPr>
        <w:pStyle w:val="TOC2"/>
        <w:tabs>
          <w:tab w:val="right" w:leader="dot" w:pos="9771"/>
        </w:tabs>
        <w:rPr>
          <w:ins w:id="246" w:author="Author"/>
          <w:rFonts w:asciiTheme="minorHAnsi" w:eastAsiaTheme="minorEastAsia" w:hAnsiTheme="minorHAnsi" w:cstheme="minorBidi"/>
          <w:i w:val="0"/>
          <w:iCs w:val="0"/>
          <w:noProof/>
          <w:sz w:val="22"/>
          <w:szCs w:val="22"/>
          <w:lang w:val="nl-BE" w:eastAsia="nl-BE"/>
        </w:rPr>
      </w:pPr>
      <w:ins w:id="247" w:author="Author">
        <w:r>
          <w:fldChar w:fldCharType="begin"/>
        </w:r>
        <w:r>
          <w:instrText xml:space="preserve"> HYPERLINK \l "_Toc372113899" </w:instrText>
        </w:r>
        <w:r>
          <w:fldChar w:fldCharType="separate"/>
        </w:r>
        <w:r w:rsidR="00AF17A9" w:rsidRPr="00A10B7F">
          <w:rPr>
            <w:rStyle w:val="Hyperlink"/>
            <w:noProof/>
          </w:rPr>
          <w:t>5.2 SFTP</w:t>
        </w:r>
        <w:r w:rsidR="00AF17A9">
          <w:rPr>
            <w:noProof/>
            <w:webHidden/>
          </w:rPr>
          <w:tab/>
        </w:r>
        <w:r w:rsidR="00AF17A9">
          <w:rPr>
            <w:noProof/>
            <w:webHidden/>
          </w:rPr>
          <w:fldChar w:fldCharType="begin"/>
        </w:r>
        <w:r w:rsidR="00AF17A9">
          <w:rPr>
            <w:noProof/>
            <w:webHidden/>
          </w:rPr>
          <w:instrText xml:space="preserve"> PAGEREF _Toc372113899 \h </w:instrText>
        </w:r>
        <w:r w:rsidR="00AF17A9">
          <w:rPr>
            <w:noProof/>
            <w:webHidden/>
          </w:rPr>
        </w:r>
        <w:r w:rsidR="00AF17A9">
          <w:rPr>
            <w:noProof/>
            <w:webHidden/>
          </w:rPr>
          <w:fldChar w:fldCharType="separate"/>
        </w:r>
        <w:r w:rsidR="00AF17A9">
          <w:rPr>
            <w:noProof/>
            <w:webHidden/>
          </w:rPr>
          <w:t>24</w:t>
        </w:r>
        <w:r w:rsidR="00AF17A9">
          <w:rPr>
            <w:noProof/>
            <w:webHidden/>
          </w:rPr>
          <w:fldChar w:fldCharType="end"/>
        </w:r>
        <w:r>
          <w:rPr>
            <w:noProof/>
          </w:rPr>
          <w:fldChar w:fldCharType="end"/>
        </w:r>
      </w:ins>
    </w:p>
    <w:p w14:paraId="3EB70251" w14:textId="77777777" w:rsidR="00AF17A9" w:rsidRDefault="005951F5">
      <w:pPr>
        <w:pStyle w:val="TOC1"/>
        <w:tabs>
          <w:tab w:val="right" w:leader="dot" w:pos="9771"/>
        </w:tabs>
        <w:rPr>
          <w:ins w:id="248" w:author="Author"/>
          <w:rFonts w:asciiTheme="minorHAnsi" w:eastAsiaTheme="minorEastAsia" w:hAnsiTheme="minorHAnsi" w:cstheme="minorBidi"/>
          <w:b w:val="0"/>
          <w:bCs w:val="0"/>
          <w:noProof/>
          <w:sz w:val="22"/>
          <w:szCs w:val="22"/>
          <w:lang w:val="nl-BE" w:eastAsia="nl-BE"/>
        </w:rPr>
      </w:pPr>
      <w:ins w:id="249" w:author="Author">
        <w:r>
          <w:fldChar w:fldCharType="begin"/>
        </w:r>
        <w:r>
          <w:instrText xml:space="preserve"> HYPERLINK \l "_Toc372113900" </w:instrText>
        </w:r>
        <w:r>
          <w:fldChar w:fldCharType="separate"/>
        </w:r>
        <w:r w:rsidR="00AF17A9" w:rsidRPr="00A10B7F">
          <w:rPr>
            <w:rStyle w:val="Hyperlink"/>
            <w:noProof/>
          </w:rPr>
          <w:t>6</w:t>
        </w:r>
        <w:r w:rsidR="00AF17A9" w:rsidRPr="00A10B7F">
          <w:rPr>
            <w:rStyle w:val="Hyperlink"/>
            <w:noProof/>
            <w:lang w:val="en-GB"/>
          </w:rPr>
          <w:t xml:space="preserve"> Appendix</w:t>
        </w:r>
        <w:r w:rsidR="00AF17A9">
          <w:rPr>
            <w:noProof/>
            <w:webHidden/>
          </w:rPr>
          <w:tab/>
        </w:r>
        <w:r w:rsidR="00AF17A9">
          <w:rPr>
            <w:noProof/>
            <w:webHidden/>
          </w:rPr>
          <w:fldChar w:fldCharType="begin"/>
        </w:r>
        <w:r w:rsidR="00AF17A9">
          <w:rPr>
            <w:noProof/>
            <w:webHidden/>
          </w:rPr>
          <w:instrText xml:space="preserve"> PAGEREF _Toc372113900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r>
          <w:rPr>
            <w:noProof/>
          </w:rPr>
          <w:fldChar w:fldCharType="end"/>
        </w:r>
      </w:ins>
    </w:p>
    <w:p w14:paraId="0DE0B026" w14:textId="77777777" w:rsidR="00AF17A9" w:rsidRDefault="005951F5">
      <w:pPr>
        <w:pStyle w:val="TOC2"/>
        <w:tabs>
          <w:tab w:val="right" w:leader="dot" w:pos="9771"/>
        </w:tabs>
        <w:rPr>
          <w:ins w:id="250" w:author="Author"/>
          <w:rFonts w:asciiTheme="minorHAnsi" w:eastAsiaTheme="minorEastAsia" w:hAnsiTheme="minorHAnsi" w:cstheme="minorBidi"/>
          <w:i w:val="0"/>
          <w:iCs w:val="0"/>
          <w:noProof/>
          <w:sz w:val="22"/>
          <w:szCs w:val="22"/>
          <w:lang w:val="nl-BE" w:eastAsia="nl-BE"/>
        </w:rPr>
      </w:pPr>
      <w:ins w:id="251" w:author="Author">
        <w:r>
          <w:fldChar w:fldCharType="begin"/>
        </w:r>
        <w:r>
          <w:instrText xml:space="preserve"> HYPERLINK \l "_Toc372113901" </w:instrText>
        </w:r>
        <w:r>
          <w:fldChar w:fldCharType="separate"/>
        </w:r>
        <w:r w:rsidR="00AF17A9" w:rsidRPr="00A10B7F">
          <w:rPr>
            <w:rStyle w:val="Hyperlink"/>
            <w:noProof/>
          </w:rPr>
          <w:t>6.1 Single Message</w:t>
        </w:r>
        <w:r w:rsidR="00AF17A9">
          <w:rPr>
            <w:noProof/>
            <w:webHidden/>
          </w:rPr>
          <w:tab/>
        </w:r>
        <w:r w:rsidR="00AF17A9">
          <w:rPr>
            <w:noProof/>
            <w:webHidden/>
          </w:rPr>
          <w:fldChar w:fldCharType="begin"/>
        </w:r>
        <w:r w:rsidR="00AF17A9">
          <w:rPr>
            <w:noProof/>
            <w:webHidden/>
          </w:rPr>
          <w:instrText xml:space="preserve"> PAGEREF _Toc372113901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r>
          <w:rPr>
            <w:noProof/>
          </w:rPr>
          <w:fldChar w:fldCharType="end"/>
        </w:r>
      </w:ins>
    </w:p>
    <w:p w14:paraId="7FD269A8" w14:textId="77777777" w:rsidR="00AF17A9" w:rsidRDefault="005951F5">
      <w:pPr>
        <w:pStyle w:val="TOC2"/>
        <w:tabs>
          <w:tab w:val="right" w:leader="dot" w:pos="9771"/>
        </w:tabs>
        <w:rPr>
          <w:ins w:id="252" w:author="Author"/>
          <w:rFonts w:asciiTheme="minorHAnsi" w:eastAsiaTheme="minorEastAsia" w:hAnsiTheme="minorHAnsi" w:cstheme="minorBidi"/>
          <w:i w:val="0"/>
          <w:iCs w:val="0"/>
          <w:noProof/>
          <w:sz w:val="22"/>
          <w:szCs w:val="22"/>
          <w:lang w:val="nl-BE" w:eastAsia="nl-BE"/>
        </w:rPr>
      </w:pPr>
      <w:ins w:id="253" w:author="Author">
        <w:r>
          <w:fldChar w:fldCharType="begin"/>
        </w:r>
        <w:r>
          <w:instrText xml:space="preserve"> HYPERLINK \l "_Toc372113902" </w:instrText>
        </w:r>
        <w:r>
          <w:fldChar w:fldCharType="separate"/>
        </w:r>
        <w:r w:rsidR="00AF17A9" w:rsidRPr="00A10B7F">
          <w:rPr>
            <w:rStyle w:val="Hyperlink"/>
            <w:noProof/>
          </w:rPr>
          <w:t>6.2 BVAC Field Definition</w:t>
        </w:r>
        <w:r w:rsidR="00AF17A9">
          <w:rPr>
            <w:noProof/>
            <w:webHidden/>
          </w:rPr>
          <w:tab/>
        </w:r>
        <w:r w:rsidR="00AF17A9">
          <w:rPr>
            <w:noProof/>
            <w:webHidden/>
          </w:rPr>
          <w:fldChar w:fldCharType="begin"/>
        </w:r>
        <w:r w:rsidR="00AF17A9">
          <w:rPr>
            <w:noProof/>
            <w:webHidden/>
          </w:rPr>
          <w:instrText xml:space="preserve"> PAGEREF _Toc372113902 \h </w:instrText>
        </w:r>
        <w:r w:rsidR="00AF17A9">
          <w:rPr>
            <w:noProof/>
            <w:webHidden/>
          </w:rPr>
        </w:r>
        <w:r w:rsidR="00AF17A9">
          <w:rPr>
            <w:noProof/>
            <w:webHidden/>
          </w:rPr>
          <w:fldChar w:fldCharType="separate"/>
        </w:r>
        <w:r w:rsidR="00AF17A9">
          <w:rPr>
            <w:noProof/>
            <w:webHidden/>
          </w:rPr>
          <w:t>25</w:t>
        </w:r>
        <w:r w:rsidR="00AF17A9">
          <w:rPr>
            <w:noProof/>
            <w:webHidden/>
          </w:rPr>
          <w:fldChar w:fldCharType="end"/>
        </w:r>
        <w:r>
          <w:rPr>
            <w:noProof/>
          </w:rPr>
          <w:fldChar w:fldCharType="end"/>
        </w:r>
      </w:ins>
    </w:p>
    <w:p w14:paraId="55FE1E1D" w14:textId="6488B5DD" w:rsidR="000F677D" w:rsidRDefault="00AF17A9" w:rsidP="00051ABA">
      <w:pPr>
        <w:pStyle w:val="TOCHeading"/>
        <w:outlineLvl w:val="0"/>
      </w:pPr>
      <w:ins w:id="254" w:author="Author">
        <w:r>
          <w:fldChar w:fldCharType="end"/>
        </w:r>
      </w:ins>
      <w:bookmarkStart w:id="255" w:name="_Toc370160353"/>
      <w:bookmarkStart w:id="256" w:name="_Toc372113876"/>
      <w:r w:rsidR="00994D33" w:rsidRPr="00272FED">
        <w:t xml:space="preserve">List </w:t>
      </w:r>
      <w:r w:rsidR="00140874" w:rsidRPr="00272FED">
        <w:t>of Figures</w:t>
      </w:r>
      <w:bookmarkEnd w:id="107"/>
      <w:bookmarkEnd w:id="108"/>
      <w:bookmarkEnd w:id="255"/>
      <w:bookmarkEnd w:id="256"/>
    </w:p>
    <w:p w14:paraId="378621F7" w14:textId="77777777" w:rsidR="001444D1" w:rsidRDefault="003E53D0">
      <w:pPr>
        <w:pStyle w:val="TableofFigures"/>
        <w:tabs>
          <w:tab w:val="right" w:leader="dot" w:pos="9771"/>
        </w:tabs>
        <w:rPr>
          <w:del w:id="257" w:author="Author"/>
          <w:rFonts w:asciiTheme="minorHAnsi" w:eastAsiaTheme="minorEastAsia" w:hAnsiTheme="minorHAnsi" w:cstheme="minorBidi"/>
          <w:noProof/>
          <w:sz w:val="22"/>
          <w:szCs w:val="22"/>
          <w:lang w:val="nl-BE" w:eastAsia="ja-JP"/>
        </w:rPr>
      </w:pPr>
      <w:r>
        <w:fldChar w:fldCharType="begin"/>
      </w:r>
      <w:r>
        <w:instrText xml:space="preserve"> TOC \h \z \c "Figure" </w:instrText>
      </w:r>
      <w:r>
        <w:fldChar w:fldCharType="separate"/>
      </w:r>
      <w:del w:id="258" w:author="Author">
        <w:r w:rsidR="005951F5">
          <w:fldChar w:fldCharType="begin"/>
        </w:r>
        <w:r w:rsidR="005951F5">
          <w:delInstrText xml:space="preserve"> HYPERLINK \l "_Toc370160344" </w:delInstrText>
        </w:r>
        <w:r w:rsidR="005951F5">
          <w:fldChar w:fldCharType="separate"/>
        </w:r>
        <w:r w:rsidR="001444D1" w:rsidRPr="00AE34DD">
          <w:rPr>
            <w:rStyle w:val="Hyperlink"/>
            <w:noProof/>
          </w:rPr>
          <w:delText>Figure 1 - Single Message hierarchy overview</w:delText>
        </w:r>
        <w:r w:rsidR="001444D1">
          <w:rPr>
            <w:noProof/>
            <w:webHidden/>
          </w:rPr>
          <w:tab/>
        </w:r>
        <w:r w:rsidR="001444D1">
          <w:rPr>
            <w:noProof/>
            <w:webHidden/>
          </w:rPr>
          <w:fldChar w:fldCharType="begin"/>
        </w:r>
        <w:r w:rsidR="001444D1">
          <w:rPr>
            <w:noProof/>
            <w:webHidden/>
          </w:rPr>
          <w:delInstrText xml:space="preserve"> PAGEREF _Toc370160344 \h </w:delInstrText>
        </w:r>
        <w:r w:rsidR="001444D1">
          <w:rPr>
            <w:noProof/>
            <w:webHidden/>
          </w:rPr>
        </w:r>
        <w:r w:rsidR="001444D1">
          <w:rPr>
            <w:noProof/>
            <w:webHidden/>
          </w:rPr>
          <w:fldChar w:fldCharType="separate"/>
        </w:r>
        <w:r w:rsidR="001444D1">
          <w:rPr>
            <w:noProof/>
            <w:webHidden/>
          </w:rPr>
          <w:delText>7</w:delText>
        </w:r>
        <w:r w:rsidR="001444D1">
          <w:rPr>
            <w:noProof/>
            <w:webHidden/>
          </w:rPr>
          <w:fldChar w:fldCharType="end"/>
        </w:r>
        <w:r w:rsidR="005951F5">
          <w:rPr>
            <w:noProof/>
          </w:rPr>
          <w:fldChar w:fldCharType="end"/>
        </w:r>
      </w:del>
    </w:p>
    <w:p w14:paraId="2FD1CA03" w14:textId="77777777" w:rsidR="001444D1" w:rsidRDefault="005951F5">
      <w:pPr>
        <w:pStyle w:val="TableofFigures"/>
        <w:tabs>
          <w:tab w:val="right" w:leader="dot" w:pos="9771"/>
        </w:tabs>
        <w:rPr>
          <w:del w:id="259" w:author="Author"/>
          <w:rFonts w:asciiTheme="minorHAnsi" w:eastAsiaTheme="minorEastAsia" w:hAnsiTheme="minorHAnsi" w:cstheme="minorBidi"/>
          <w:noProof/>
          <w:sz w:val="22"/>
          <w:szCs w:val="22"/>
          <w:lang w:val="nl-BE" w:eastAsia="ja-JP"/>
        </w:rPr>
      </w:pPr>
      <w:del w:id="260" w:author="Author">
        <w:r>
          <w:fldChar w:fldCharType="begin"/>
        </w:r>
        <w:r>
          <w:delInstrText xml:space="preserve"> HYPERLINK \l "_Toc370160345" </w:delInstrText>
        </w:r>
        <w:r>
          <w:fldChar w:fldCharType="separate"/>
        </w:r>
        <w:r w:rsidR="001444D1" w:rsidRPr="00AE34DD">
          <w:rPr>
            <w:rStyle w:val="Hyperlink"/>
            <w:noProof/>
          </w:rPr>
          <w:delText>Figure 2 - Single Message Specification</w:delText>
        </w:r>
        <w:r w:rsidR="001444D1">
          <w:rPr>
            <w:noProof/>
            <w:webHidden/>
          </w:rPr>
          <w:tab/>
        </w:r>
        <w:r w:rsidR="001444D1">
          <w:rPr>
            <w:noProof/>
            <w:webHidden/>
          </w:rPr>
          <w:fldChar w:fldCharType="begin"/>
        </w:r>
        <w:r w:rsidR="001444D1">
          <w:rPr>
            <w:noProof/>
            <w:webHidden/>
          </w:rPr>
          <w:delInstrText xml:space="preserve"> PAGEREF _Toc370160345 \h </w:delInstrText>
        </w:r>
        <w:r w:rsidR="001444D1">
          <w:rPr>
            <w:noProof/>
            <w:webHidden/>
          </w:rPr>
        </w:r>
        <w:r w:rsidR="001444D1">
          <w:rPr>
            <w:noProof/>
            <w:webHidden/>
          </w:rPr>
          <w:fldChar w:fldCharType="separate"/>
        </w:r>
        <w:r w:rsidR="001444D1">
          <w:rPr>
            <w:noProof/>
            <w:webHidden/>
          </w:rPr>
          <w:delText>8</w:delText>
        </w:r>
        <w:r w:rsidR="001444D1">
          <w:rPr>
            <w:noProof/>
            <w:webHidden/>
          </w:rPr>
          <w:fldChar w:fldCharType="end"/>
        </w:r>
        <w:r>
          <w:rPr>
            <w:noProof/>
          </w:rPr>
          <w:fldChar w:fldCharType="end"/>
        </w:r>
      </w:del>
    </w:p>
    <w:p w14:paraId="1E3FA14B" w14:textId="77777777" w:rsidR="001444D1" w:rsidRDefault="005951F5">
      <w:pPr>
        <w:pStyle w:val="TableofFigures"/>
        <w:tabs>
          <w:tab w:val="right" w:leader="dot" w:pos="9771"/>
        </w:tabs>
        <w:rPr>
          <w:del w:id="261" w:author="Author"/>
          <w:rFonts w:asciiTheme="minorHAnsi" w:eastAsiaTheme="minorEastAsia" w:hAnsiTheme="minorHAnsi" w:cstheme="minorBidi"/>
          <w:noProof/>
          <w:sz w:val="22"/>
          <w:szCs w:val="22"/>
          <w:lang w:val="nl-BE" w:eastAsia="ja-JP"/>
        </w:rPr>
      </w:pPr>
      <w:del w:id="262" w:author="Author">
        <w:r>
          <w:fldChar w:fldCharType="begin"/>
        </w:r>
        <w:r>
          <w:delInstrText xml:space="preserve"> HYPERLINK \l "_Toc370160346" </w:delInstrText>
        </w:r>
        <w:r>
          <w:fldChar w:fldCharType="separate"/>
        </w:r>
        <w:r w:rsidR="001444D1" w:rsidRPr="00AE34DD">
          <w:rPr>
            <w:rStyle w:val="Hyperlink"/>
            <w:noProof/>
          </w:rPr>
          <w:delText>Figure 3 - BVAC Event definition</w:delText>
        </w:r>
        <w:r w:rsidR="001444D1">
          <w:rPr>
            <w:noProof/>
            <w:webHidden/>
          </w:rPr>
          <w:tab/>
        </w:r>
        <w:r w:rsidR="001444D1">
          <w:rPr>
            <w:noProof/>
            <w:webHidden/>
          </w:rPr>
          <w:fldChar w:fldCharType="begin"/>
        </w:r>
        <w:r w:rsidR="001444D1">
          <w:rPr>
            <w:noProof/>
            <w:webHidden/>
          </w:rPr>
          <w:delInstrText xml:space="preserve"> PAGEREF _Toc370160346 \h </w:delInstrText>
        </w:r>
        <w:r w:rsidR="001444D1">
          <w:rPr>
            <w:noProof/>
            <w:webHidden/>
          </w:rPr>
        </w:r>
        <w:r w:rsidR="001444D1">
          <w:rPr>
            <w:noProof/>
            <w:webHidden/>
          </w:rPr>
          <w:fldChar w:fldCharType="separate"/>
        </w:r>
        <w:r w:rsidR="001444D1">
          <w:rPr>
            <w:noProof/>
            <w:webHidden/>
          </w:rPr>
          <w:delText>9</w:delText>
        </w:r>
        <w:r w:rsidR="001444D1">
          <w:rPr>
            <w:noProof/>
            <w:webHidden/>
          </w:rPr>
          <w:fldChar w:fldCharType="end"/>
        </w:r>
        <w:r>
          <w:rPr>
            <w:noProof/>
          </w:rPr>
          <w:fldChar w:fldCharType="end"/>
        </w:r>
      </w:del>
    </w:p>
    <w:p w14:paraId="0A1B89AC" w14:textId="77777777" w:rsidR="001444D1" w:rsidRDefault="005951F5">
      <w:pPr>
        <w:pStyle w:val="TableofFigures"/>
        <w:tabs>
          <w:tab w:val="right" w:leader="dot" w:pos="9771"/>
        </w:tabs>
        <w:rPr>
          <w:del w:id="263" w:author="Author"/>
          <w:rFonts w:asciiTheme="minorHAnsi" w:eastAsiaTheme="minorEastAsia" w:hAnsiTheme="minorHAnsi" w:cstheme="minorBidi"/>
          <w:noProof/>
          <w:sz w:val="22"/>
          <w:szCs w:val="22"/>
          <w:lang w:val="nl-BE" w:eastAsia="ja-JP"/>
        </w:rPr>
      </w:pPr>
      <w:del w:id="264" w:author="Author">
        <w:r>
          <w:fldChar w:fldCharType="begin"/>
        </w:r>
        <w:r>
          <w:delInstrText xml:space="preserve"> HYPERLINK \l "_Toc370160347" </w:delInstrText>
        </w:r>
        <w:r>
          <w:fldChar w:fldCharType="separate"/>
        </w:r>
        <w:r w:rsidR="001444D1" w:rsidRPr="00AE34DD">
          <w:rPr>
            <w:rStyle w:val="Hyperlink"/>
            <w:noProof/>
          </w:rPr>
          <w:delText>Figure 4 - BVAC Event structure</w:delText>
        </w:r>
        <w:r w:rsidR="001444D1">
          <w:rPr>
            <w:noProof/>
            <w:webHidden/>
          </w:rPr>
          <w:tab/>
        </w:r>
        <w:r w:rsidR="001444D1">
          <w:rPr>
            <w:noProof/>
            <w:webHidden/>
          </w:rPr>
          <w:fldChar w:fldCharType="begin"/>
        </w:r>
        <w:r w:rsidR="001444D1">
          <w:rPr>
            <w:noProof/>
            <w:webHidden/>
          </w:rPr>
          <w:delInstrText xml:space="preserve"> PAGEREF _Toc370160347 \h </w:delInstrText>
        </w:r>
        <w:r w:rsidR="001444D1">
          <w:rPr>
            <w:noProof/>
            <w:webHidden/>
          </w:rPr>
        </w:r>
        <w:r w:rsidR="001444D1">
          <w:rPr>
            <w:noProof/>
            <w:webHidden/>
          </w:rPr>
          <w:fldChar w:fldCharType="separate"/>
        </w:r>
        <w:r w:rsidR="001444D1">
          <w:rPr>
            <w:noProof/>
            <w:webHidden/>
          </w:rPr>
          <w:delText>10</w:delText>
        </w:r>
        <w:r w:rsidR="001444D1">
          <w:rPr>
            <w:noProof/>
            <w:webHidden/>
          </w:rPr>
          <w:fldChar w:fldCharType="end"/>
        </w:r>
        <w:r>
          <w:rPr>
            <w:noProof/>
          </w:rPr>
          <w:fldChar w:fldCharType="end"/>
        </w:r>
      </w:del>
    </w:p>
    <w:p w14:paraId="5D7D53A4" w14:textId="77777777" w:rsidR="001444D1" w:rsidRDefault="005951F5">
      <w:pPr>
        <w:pStyle w:val="TableofFigures"/>
        <w:tabs>
          <w:tab w:val="right" w:leader="dot" w:pos="9771"/>
        </w:tabs>
        <w:rPr>
          <w:del w:id="265" w:author="Author"/>
          <w:rFonts w:asciiTheme="minorHAnsi" w:eastAsiaTheme="minorEastAsia" w:hAnsiTheme="minorHAnsi" w:cstheme="minorBidi"/>
          <w:noProof/>
          <w:sz w:val="22"/>
          <w:szCs w:val="22"/>
          <w:lang w:val="nl-BE" w:eastAsia="ja-JP"/>
        </w:rPr>
      </w:pPr>
      <w:del w:id="266" w:author="Author">
        <w:r>
          <w:fldChar w:fldCharType="begin"/>
        </w:r>
        <w:r>
          <w:delInstrText xml:space="preserve"> HYPERLINK \l "_Toc370160348" </w:delInstrText>
        </w:r>
        <w:r>
          <w:fldChar w:fldCharType="separate"/>
        </w:r>
        <w:r w:rsidR="001444D1" w:rsidRPr="00AE34DD">
          <w:rPr>
            <w:rStyle w:val="Hyperlink"/>
            <w:noProof/>
          </w:rPr>
          <w:delText>Figure 5 - Example encryption in context of delegation</w:delText>
        </w:r>
        <w:r w:rsidR="001444D1">
          <w:rPr>
            <w:noProof/>
            <w:webHidden/>
          </w:rPr>
          <w:tab/>
        </w:r>
        <w:r w:rsidR="001444D1">
          <w:rPr>
            <w:noProof/>
            <w:webHidden/>
          </w:rPr>
          <w:fldChar w:fldCharType="begin"/>
        </w:r>
        <w:r w:rsidR="001444D1">
          <w:rPr>
            <w:noProof/>
            <w:webHidden/>
          </w:rPr>
          <w:delInstrText xml:space="preserve"> PAGEREF _Toc370160348 \h </w:delInstrText>
        </w:r>
        <w:r w:rsidR="001444D1">
          <w:rPr>
            <w:noProof/>
            <w:webHidden/>
          </w:rPr>
        </w:r>
        <w:r w:rsidR="001444D1">
          <w:rPr>
            <w:noProof/>
            <w:webHidden/>
          </w:rPr>
          <w:fldChar w:fldCharType="separate"/>
        </w:r>
        <w:r w:rsidR="001444D1">
          <w:rPr>
            <w:noProof/>
            <w:webHidden/>
          </w:rPr>
          <w:delText>15</w:delText>
        </w:r>
        <w:r w:rsidR="001444D1">
          <w:rPr>
            <w:noProof/>
            <w:webHidden/>
          </w:rPr>
          <w:fldChar w:fldCharType="end"/>
        </w:r>
        <w:r>
          <w:rPr>
            <w:noProof/>
          </w:rPr>
          <w:fldChar w:fldCharType="end"/>
        </w:r>
      </w:del>
    </w:p>
    <w:p w14:paraId="2BFE9159" w14:textId="77777777" w:rsidR="001444D1" w:rsidRDefault="005951F5">
      <w:pPr>
        <w:pStyle w:val="TableofFigures"/>
        <w:tabs>
          <w:tab w:val="right" w:leader="dot" w:pos="9771"/>
        </w:tabs>
        <w:rPr>
          <w:del w:id="267" w:author="Author"/>
          <w:rFonts w:asciiTheme="minorHAnsi" w:eastAsiaTheme="minorEastAsia" w:hAnsiTheme="minorHAnsi" w:cstheme="minorBidi"/>
          <w:noProof/>
          <w:sz w:val="22"/>
          <w:szCs w:val="22"/>
          <w:lang w:val="nl-BE" w:eastAsia="ja-JP"/>
        </w:rPr>
      </w:pPr>
      <w:del w:id="268" w:author="Author">
        <w:r>
          <w:fldChar w:fldCharType="begin"/>
        </w:r>
        <w:r>
          <w:delInstrText xml:space="preserve"> HYPERLINK \l "_Toc370160349" </w:delInstrText>
        </w:r>
        <w:r>
          <w:fldChar w:fldCharType="separate"/>
        </w:r>
        <w:r w:rsidR="001444D1" w:rsidRPr="00AE34DD">
          <w:rPr>
            <w:rStyle w:val="Hyperlink"/>
            <w:noProof/>
          </w:rPr>
          <w:delText>Figure 6 - Get BVAC messages</w:delText>
        </w:r>
        <w:r w:rsidR="001444D1">
          <w:rPr>
            <w:noProof/>
            <w:webHidden/>
          </w:rPr>
          <w:tab/>
        </w:r>
        <w:r w:rsidR="001444D1">
          <w:rPr>
            <w:noProof/>
            <w:webHidden/>
          </w:rPr>
          <w:fldChar w:fldCharType="begin"/>
        </w:r>
        <w:r w:rsidR="001444D1">
          <w:rPr>
            <w:noProof/>
            <w:webHidden/>
          </w:rPr>
          <w:delInstrText xml:space="preserve"> PAGEREF _Toc370160349 \h </w:delInstrText>
        </w:r>
        <w:r w:rsidR="001444D1">
          <w:rPr>
            <w:noProof/>
            <w:webHidden/>
          </w:rPr>
        </w:r>
        <w:r w:rsidR="001444D1">
          <w:rPr>
            <w:noProof/>
            <w:webHidden/>
          </w:rPr>
          <w:fldChar w:fldCharType="separate"/>
        </w:r>
        <w:r w:rsidR="001444D1">
          <w:rPr>
            <w:noProof/>
            <w:webHidden/>
          </w:rPr>
          <w:delText>16</w:delText>
        </w:r>
        <w:r w:rsidR="001444D1">
          <w:rPr>
            <w:noProof/>
            <w:webHidden/>
          </w:rPr>
          <w:fldChar w:fldCharType="end"/>
        </w:r>
        <w:r>
          <w:rPr>
            <w:noProof/>
          </w:rPr>
          <w:fldChar w:fldCharType="end"/>
        </w:r>
      </w:del>
    </w:p>
    <w:p w14:paraId="601AC3D8" w14:textId="77777777" w:rsidR="001444D1" w:rsidRDefault="005951F5">
      <w:pPr>
        <w:pStyle w:val="TableofFigures"/>
        <w:tabs>
          <w:tab w:val="right" w:leader="dot" w:pos="9771"/>
        </w:tabs>
        <w:rPr>
          <w:del w:id="269" w:author="Author"/>
          <w:rFonts w:asciiTheme="minorHAnsi" w:eastAsiaTheme="minorEastAsia" w:hAnsiTheme="minorHAnsi" w:cstheme="minorBidi"/>
          <w:noProof/>
          <w:sz w:val="22"/>
          <w:szCs w:val="22"/>
          <w:lang w:val="nl-BE" w:eastAsia="ja-JP"/>
        </w:rPr>
      </w:pPr>
      <w:del w:id="270" w:author="Author">
        <w:r>
          <w:fldChar w:fldCharType="begin"/>
        </w:r>
        <w:r>
          <w:delInstrText xml:space="preserve"> HYPERLINK \l "_Toc370160350" </w:delInstrText>
        </w:r>
        <w:r>
          <w:fldChar w:fldCharType="separate"/>
        </w:r>
        <w:r w:rsidR="001444D1" w:rsidRPr="00AE34DD">
          <w:rPr>
            <w:rStyle w:val="Hyperlink"/>
            <w:noProof/>
          </w:rPr>
          <w:delText>Figure 7 - Error response structure</w:delText>
        </w:r>
        <w:r w:rsidR="001444D1">
          <w:rPr>
            <w:noProof/>
            <w:webHidden/>
          </w:rPr>
          <w:tab/>
        </w:r>
        <w:r w:rsidR="001444D1">
          <w:rPr>
            <w:noProof/>
            <w:webHidden/>
          </w:rPr>
          <w:fldChar w:fldCharType="begin"/>
        </w:r>
        <w:r w:rsidR="001444D1">
          <w:rPr>
            <w:noProof/>
            <w:webHidden/>
          </w:rPr>
          <w:delInstrText xml:space="preserve"> PAGEREF _Toc370160350 \h </w:delInstrText>
        </w:r>
        <w:r w:rsidR="001444D1">
          <w:rPr>
            <w:noProof/>
            <w:webHidden/>
          </w:rPr>
        </w:r>
        <w:r w:rsidR="001444D1">
          <w:rPr>
            <w:noProof/>
            <w:webHidden/>
          </w:rPr>
          <w:fldChar w:fldCharType="separate"/>
        </w:r>
        <w:r w:rsidR="001444D1">
          <w:rPr>
            <w:noProof/>
            <w:webHidden/>
          </w:rPr>
          <w:delText>17</w:delText>
        </w:r>
        <w:r w:rsidR="001444D1">
          <w:rPr>
            <w:noProof/>
            <w:webHidden/>
          </w:rPr>
          <w:fldChar w:fldCharType="end"/>
        </w:r>
        <w:r>
          <w:rPr>
            <w:noProof/>
          </w:rPr>
          <w:fldChar w:fldCharType="end"/>
        </w:r>
      </w:del>
    </w:p>
    <w:p w14:paraId="7DD81E5D" w14:textId="77777777" w:rsidR="001444D1" w:rsidRDefault="005951F5">
      <w:pPr>
        <w:pStyle w:val="TableofFigures"/>
        <w:tabs>
          <w:tab w:val="right" w:leader="dot" w:pos="9771"/>
        </w:tabs>
        <w:rPr>
          <w:del w:id="271" w:author="Author"/>
          <w:rFonts w:asciiTheme="minorHAnsi" w:eastAsiaTheme="minorEastAsia" w:hAnsiTheme="minorHAnsi" w:cstheme="minorBidi"/>
          <w:noProof/>
          <w:sz w:val="22"/>
          <w:szCs w:val="22"/>
          <w:lang w:val="nl-BE" w:eastAsia="ja-JP"/>
        </w:rPr>
      </w:pPr>
      <w:del w:id="272" w:author="Author">
        <w:r>
          <w:fldChar w:fldCharType="begin"/>
        </w:r>
        <w:r>
          <w:delInstrText xml:space="preserve"> HYPERLINK \l "_Toc370160351" </w:delInstrText>
        </w:r>
        <w:r>
          <w:fldChar w:fldCharType="separate"/>
        </w:r>
        <w:r w:rsidR="001444D1" w:rsidRPr="00AE34DD">
          <w:rPr>
            <w:rStyle w:val="Hyperlink"/>
            <w:noProof/>
          </w:rPr>
          <w:delText>Figure 8 – SFTP XML file structure</w:delText>
        </w:r>
        <w:r w:rsidR="001444D1">
          <w:rPr>
            <w:noProof/>
            <w:webHidden/>
          </w:rPr>
          <w:tab/>
        </w:r>
        <w:r w:rsidR="001444D1">
          <w:rPr>
            <w:noProof/>
            <w:webHidden/>
          </w:rPr>
          <w:fldChar w:fldCharType="begin"/>
        </w:r>
        <w:r w:rsidR="001444D1">
          <w:rPr>
            <w:noProof/>
            <w:webHidden/>
          </w:rPr>
          <w:delInstrText xml:space="preserve"> PAGEREF _Toc370160351 \h </w:delInstrText>
        </w:r>
        <w:r w:rsidR="001444D1">
          <w:rPr>
            <w:noProof/>
            <w:webHidden/>
          </w:rPr>
        </w:r>
        <w:r w:rsidR="001444D1">
          <w:rPr>
            <w:noProof/>
            <w:webHidden/>
          </w:rPr>
          <w:fldChar w:fldCharType="separate"/>
        </w:r>
        <w:r w:rsidR="001444D1">
          <w:rPr>
            <w:noProof/>
            <w:webHidden/>
          </w:rPr>
          <w:delText>20</w:delText>
        </w:r>
        <w:r w:rsidR="001444D1">
          <w:rPr>
            <w:noProof/>
            <w:webHidden/>
          </w:rPr>
          <w:fldChar w:fldCharType="end"/>
        </w:r>
        <w:r>
          <w:rPr>
            <w:noProof/>
          </w:rPr>
          <w:fldChar w:fldCharType="end"/>
        </w:r>
      </w:del>
    </w:p>
    <w:p w14:paraId="025271CB" w14:textId="77777777" w:rsidR="00AF17A9" w:rsidRDefault="005951F5">
      <w:pPr>
        <w:pStyle w:val="TableofFigures"/>
        <w:tabs>
          <w:tab w:val="right" w:leader="dot" w:pos="9771"/>
        </w:tabs>
        <w:rPr>
          <w:ins w:id="273" w:author="Author"/>
          <w:rFonts w:asciiTheme="minorHAnsi" w:eastAsiaTheme="minorEastAsia" w:hAnsiTheme="minorHAnsi" w:cstheme="minorBidi"/>
          <w:noProof/>
          <w:sz w:val="22"/>
          <w:szCs w:val="22"/>
          <w:lang w:val="nl-BE" w:eastAsia="nl-BE"/>
        </w:rPr>
      </w:pPr>
      <w:ins w:id="274" w:author="Author">
        <w:r>
          <w:fldChar w:fldCharType="begin"/>
        </w:r>
        <w:r>
          <w:instrText xml:space="preserve"> HYPERLINK \l "_Toc372113903" </w:instrText>
        </w:r>
        <w:r>
          <w:fldChar w:fldCharType="separate"/>
        </w:r>
        <w:r w:rsidR="00AF17A9" w:rsidRPr="00553340">
          <w:rPr>
            <w:rStyle w:val="Hyperlink"/>
            <w:noProof/>
          </w:rPr>
          <w:t>Figure 1 - Single Message hierarchy overview</w:t>
        </w:r>
        <w:r w:rsidR="00AF17A9">
          <w:rPr>
            <w:noProof/>
            <w:webHidden/>
          </w:rPr>
          <w:tab/>
        </w:r>
        <w:r w:rsidR="00AF17A9">
          <w:rPr>
            <w:noProof/>
            <w:webHidden/>
          </w:rPr>
          <w:fldChar w:fldCharType="begin"/>
        </w:r>
        <w:r w:rsidR="00AF17A9">
          <w:rPr>
            <w:noProof/>
            <w:webHidden/>
          </w:rPr>
          <w:instrText xml:space="preserve"> PAGEREF _Toc372113903 \h </w:instrText>
        </w:r>
        <w:r w:rsidR="00AF17A9">
          <w:rPr>
            <w:noProof/>
            <w:webHidden/>
          </w:rPr>
        </w:r>
        <w:r w:rsidR="00AF17A9">
          <w:rPr>
            <w:noProof/>
            <w:webHidden/>
          </w:rPr>
          <w:fldChar w:fldCharType="separate"/>
        </w:r>
        <w:r w:rsidR="00AF17A9">
          <w:rPr>
            <w:noProof/>
            <w:webHidden/>
          </w:rPr>
          <w:t>6</w:t>
        </w:r>
        <w:r w:rsidR="00AF17A9">
          <w:rPr>
            <w:noProof/>
            <w:webHidden/>
          </w:rPr>
          <w:fldChar w:fldCharType="end"/>
        </w:r>
        <w:r>
          <w:rPr>
            <w:noProof/>
          </w:rPr>
          <w:fldChar w:fldCharType="end"/>
        </w:r>
      </w:ins>
    </w:p>
    <w:p w14:paraId="2FE42422" w14:textId="77777777" w:rsidR="00AF17A9" w:rsidRDefault="005951F5">
      <w:pPr>
        <w:pStyle w:val="TableofFigures"/>
        <w:tabs>
          <w:tab w:val="right" w:leader="dot" w:pos="9771"/>
        </w:tabs>
        <w:rPr>
          <w:ins w:id="275" w:author="Author"/>
          <w:rFonts w:asciiTheme="minorHAnsi" w:eastAsiaTheme="minorEastAsia" w:hAnsiTheme="minorHAnsi" w:cstheme="minorBidi"/>
          <w:noProof/>
          <w:sz w:val="22"/>
          <w:szCs w:val="22"/>
          <w:lang w:val="nl-BE" w:eastAsia="nl-BE"/>
        </w:rPr>
      </w:pPr>
      <w:ins w:id="276" w:author="Author">
        <w:r>
          <w:fldChar w:fldCharType="begin"/>
        </w:r>
        <w:r>
          <w:instrText xml:space="preserve"> HYPERLINK \l "_Toc372113904" </w:instrText>
        </w:r>
        <w:r>
          <w:fldChar w:fldCharType="separate"/>
        </w:r>
        <w:r w:rsidR="00AF17A9" w:rsidRPr="00553340">
          <w:rPr>
            <w:rStyle w:val="Hyperlink"/>
            <w:noProof/>
          </w:rPr>
          <w:t>Figure 2 - Single Message Specification</w:t>
        </w:r>
        <w:r w:rsidR="00AF17A9">
          <w:rPr>
            <w:noProof/>
            <w:webHidden/>
          </w:rPr>
          <w:tab/>
        </w:r>
        <w:r w:rsidR="00AF17A9">
          <w:rPr>
            <w:noProof/>
            <w:webHidden/>
          </w:rPr>
          <w:fldChar w:fldCharType="begin"/>
        </w:r>
        <w:r w:rsidR="00AF17A9">
          <w:rPr>
            <w:noProof/>
            <w:webHidden/>
          </w:rPr>
          <w:instrText xml:space="preserve"> PAGEREF _Toc372113904 \h </w:instrText>
        </w:r>
        <w:r w:rsidR="00AF17A9">
          <w:rPr>
            <w:noProof/>
            <w:webHidden/>
          </w:rPr>
        </w:r>
        <w:r w:rsidR="00AF17A9">
          <w:rPr>
            <w:noProof/>
            <w:webHidden/>
          </w:rPr>
          <w:fldChar w:fldCharType="separate"/>
        </w:r>
        <w:r w:rsidR="00AF17A9">
          <w:rPr>
            <w:noProof/>
            <w:webHidden/>
          </w:rPr>
          <w:t>7</w:t>
        </w:r>
        <w:r w:rsidR="00AF17A9">
          <w:rPr>
            <w:noProof/>
            <w:webHidden/>
          </w:rPr>
          <w:fldChar w:fldCharType="end"/>
        </w:r>
        <w:r>
          <w:rPr>
            <w:noProof/>
          </w:rPr>
          <w:fldChar w:fldCharType="end"/>
        </w:r>
      </w:ins>
    </w:p>
    <w:p w14:paraId="5E4AE659" w14:textId="77777777" w:rsidR="00AF17A9" w:rsidRDefault="005951F5">
      <w:pPr>
        <w:pStyle w:val="TableofFigures"/>
        <w:tabs>
          <w:tab w:val="right" w:leader="dot" w:pos="9771"/>
        </w:tabs>
        <w:rPr>
          <w:ins w:id="277" w:author="Author"/>
          <w:rFonts w:asciiTheme="minorHAnsi" w:eastAsiaTheme="minorEastAsia" w:hAnsiTheme="minorHAnsi" w:cstheme="minorBidi"/>
          <w:noProof/>
          <w:sz w:val="22"/>
          <w:szCs w:val="22"/>
          <w:lang w:val="nl-BE" w:eastAsia="nl-BE"/>
        </w:rPr>
      </w:pPr>
      <w:ins w:id="278" w:author="Author">
        <w:r>
          <w:fldChar w:fldCharType="begin"/>
        </w:r>
        <w:r>
          <w:instrText xml:space="preserve"> HYPERLINK \l "_Toc37</w:instrText>
        </w:r>
        <w:r>
          <w:instrText xml:space="preserve">2113905" </w:instrText>
        </w:r>
        <w:r>
          <w:fldChar w:fldCharType="separate"/>
        </w:r>
        <w:r w:rsidR="00AF17A9" w:rsidRPr="00553340">
          <w:rPr>
            <w:rStyle w:val="Hyperlink"/>
            <w:noProof/>
          </w:rPr>
          <w:t>Figure 3 - BVAC Event definition</w:t>
        </w:r>
        <w:r w:rsidR="00AF17A9">
          <w:rPr>
            <w:noProof/>
            <w:webHidden/>
          </w:rPr>
          <w:tab/>
        </w:r>
        <w:r w:rsidR="00AF17A9">
          <w:rPr>
            <w:noProof/>
            <w:webHidden/>
          </w:rPr>
          <w:fldChar w:fldCharType="begin"/>
        </w:r>
        <w:r w:rsidR="00AF17A9">
          <w:rPr>
            <w:noProof/>
            <w:webHidden/>
          </w:rPr>
          <w:instrText xml:space="preserve"> PAGEREF _Toc372113905 \h </w:instrText>
        </w:r>
        <w:r w:rsidR="00AF17A9">
          <w:rPr>
            <w:noProof/>
            <w:webHidden/>
          </w:rPr>
        </w:r>
        <w:r w:rsidR="00AF17A9">
          <w:rPr>
            <w:noProof/>
            <w:webHidden/>
          </w:rPr>
          <w:fldChar w:fldCharType="separate"/>
        </w:r>
        <w:r w:rsidR="00AF17A9">
          <w:rPr>
            <w:noProof/>
            <w:webHidden/>
          </w:rPr>
          <w:t>8</w:t>
        </w:r>
        <w:r w:rsidR="00AF17A9">
          <w:rPr>
            <w:noProof/>
            <w:webHidden/>
          </w:rPr>
          <w:fldChar w:fldCharType="end"/>
        </w:r>
        <w:r>
          <w:rPr>
            <w:noProof/>
          </w:rPr>
          <w:fldChar w:fldCharType="end"/>
        </w:r>
      </w:ins>
    </w:p>
    <w:p w14:paraId="7A73C570" w14:textId="77777777" w:rsidR="00AF17A9" w:rsidRDefault="005951F5">
      <w:pPr>
        <w:pStyle w:val="TableofFigures"/>
        <w:tabs>
          <w:tab w:val="right" w:leader="dot" w:pos="9771"/>
        </w:tabs>
        <w:rPr>
          <w:ins w:id="279" w:author="Author"/>
          <w:rFonts w:asciiTheme="minorHAnsi" w:eastAsiaTheme="minorEastAsia" w:hAnsiTheme="minorHAnsi" w:cstheme="minorBidi"/>
          <w:noProof/>
          <w:sz w:val="22"/>
          <w:szCs w:val="22"/>
          <w:lang w:val="nl-BE" w:eastAsia="nl-BE"/>
        </w:rPr>
      </w:pPr>
      <w:ins w:id="280" w:author="Author">
        <w:r>
          <w:fldChar w:fldCharType="begin"/>
        </w:r>
        <w:r>
          <w:instrText xml:space="preserve"> HYPERLINK \l "_Toc372113906" </w:instrText>
        </w:r>
        <w:r>
          <w:fldChar w:fldCharType="separate"/>
        </w:r>
        <w:r w:rsidR="00AF17A9" w:rsidRPr="00553340">
          <w:rPr>
            <w:rStyle w:val="Hyperlink"/>
            <w:noProof/>
          </w:rPr>
          <w:t>Figure 4 - BVAC Event structure</w:t>
        </w:r>
        <w:r w:rsidR="00AF17A9">
          <w:rPr>
            <w:noProof/>
            <w:webHidden/>
          </w:rPr>
          <w:tab/>
        </w:r>
        <w:r w:rsidR="00AF17A9">
          <w:rPr>
            <w:noProof/>
            <w:webHidden/>
          </w:rPr>
          <w:fldChar w:fldCharType="begin"/>
        </w:r>
        <w:r w:rsidR="00AF17A9">
          <w:rPr>
            <w:noProof/>
            <w:webHidden/>
          </w:rPr>
          <w:instrText xml:space="preserve"> PAGEREF _Toc372113906 \h </w:instrText>
        </w:r>
        <w:r w:rsidR="00AF17A9">
          <w:rPr>
            <w:noProof/>
            <w:webHidden/>
          </w:rPr>
        </w:r>
        <w:r w:rsidR="00AF17A9">
          <w:rPr>
            <w:noProof/>
            <w:webHidden/>
          </w:rPr>
          <w:fldChar w:fldCharType="separate"/>
        </w:r>
        <w:r w:rsidR="00AF17A9">
          <w:rPr>
            <w:noProof/>
            <w:webHidden/>
          </w:rPr>
          <w:t>9</w:t>
        </w:r>
        <w:r w:rsidR="00AF17A9">
          <w:rPr>
            <w:noProof/>
            <w:webHidden/>
          </w:rPr>
          <w:fldChar w:fldCharType="end"/>
        </w:r>
        <w:r>
          <w:rPr>
            <w:noProof/>
          </w:rPr>
          <w:fldChar w:fldCharType="end"/>
        </w:r>
      </w:ins>
    </w:p>
    <w:p w14:paraId="466A431D" w14:textId="77777777" w:rsidR="00AF17A9" w:rsidRDefault="005951F5">
      <w:pPr>
        <w:pStyle w:val="TableofFigures"/>
        <w:tabs>
          <w:tab w:val="right" w:leader="dot" w:pos="9771"/>
        </w:tabs>
        <w:rPr>
          <w:ins w:id="281" w:author="Author"/>
          <w:rFonts w:asciiTheme="minorHAnsi" w:eastAsiaTheme="minorEastAsia" w:hAnsiTheme="minorHAnsi" w:cstheme="minorBidi"/>
          <w:noProof/>
          <w:sz w:val="22"/>
          <w:szCs w:val="22"/>
          <w:lang w:val="nl-BE" w:eastAsia="nl-BE"/>
        </w:rPr>
      </w:pPr>
      <w:ins w:id="282" w:author="Author">
        <w:r>
          <w:fldChar w:fldCharType="begin"/>
        </w:r>
        <w:r>
          <w:instrText xml:space="preserve"> HYPERLINK \l "_Toc372113907" </w:instrText>
        </w:r>
        <w:r>
          <w:fldChar w:fldCharType="separate"/>
        </w:r>
        <w:r w:rsidR="00AF17A9" w:rsidRPr="00553340">
          <w:rPr>
            <w:rStyle w:val="Hyperlink"/>
            <w:noProof/>
          </w:rPr>
          <w:t>Figure 5 - Example encryption in context of delegation</w:t>
        </w:r>
        <w:r w:rsidR="00AF17A9">
          <w:rPr>
            <w:noProof/>
            <w:webHidden/>
          </w:rPr>
          <w:tab/>
        </w:r>
        <w:r w:rsidR="00AF17A9">
          <w:rPr>
            <w:noProof/>
            <w:webHidden/>
          </w:rPr>
          <w:fldChar w:fldCharType="begin"/>
        </w:r>
        <w:r w:rsidR="00AF17A9">
          <w:rPr>
            <w:noProof/>
            <w:webHidden/>
          </w:rPr>
          <w:instrText xml:space="preserve"> PAGEREF _Toc372113907 \h </w:instrText>
        </w:r>
        <w:r w:rsidR="00AF17A9">
          <w:rPr>
            <w:noProof/>
            <w:webHidden/>
          </w:rPr>
        </w:r>
        <w:r w:rsidR="00AF17A9">
          <w:rPr>
            <w:noProof/>
            <w:webHidden/>
          </w:rPr>
          <w:fldChar w:fldCharType="separate"/>
        </w:r>
        <w:r w:rsidR="00AF17A9">
          <w:rPr>
            <w:noProof/>
            <w:webHidden/>
          </w:rPr>
          <w:t>14</w:t>
        </w:r>
        <w:r w:rsidR="00AF17A9">
          <w:rPr>
            <w:noProof/>
            <w:webHidden/>
          </w:rPr>
          <w:fldChar w:fldCharType="end"/>
        </w:r>
        <w:r>
          <w:rPr>
            <w:noProof/>
          </w:rPr>
          <w:fldChar w:fldCharType="end"/>
        </w:r>
      </w:ins>
    </w:p>
    <w:p w14:paraId="759D78E3" w14:textId="77777777" w:rsidR="00AF17A9" w:rsidRDefault="005951F5">
      <w:pPr>
        <w:pStyle w:val="TableofFigures"/>
        <w:tabs>
          <w:tab w:val="right" w:leader="dot" w:pos="9771"/>
        </w:tabs>
        <w:rPr>
          <w:ins w:id="283" w:author="Author"/>
          <w:rFonts w:asciiTheme="minorHAnsi" w:eastAsiaTheme="minorEastAsia" w:hAnsiTheme="minorHAnsi" w:cstheme="minorBidi"/>
          <w:noProof/>
          <w:sz w:val="22"/>
          <w:szCs w:val="22"/>
          <w:lang w:val="nl-BE" w:eastAsia="nl-BE"/>
        </w:rPr>
      </w:pPr>
      <w:ins w:id="284" w:author="Author">
        <w:r>
          <w:fldChar w:fldCharType="begin"/>
        </w:r>
        <w:r>
          <w:instrText xml:space="preserve"> HYPE</w:instrText>
        </w:r>
        <w:r>
          <w:instrText xml:space="preserve">RLINK \l "_Toc372113908" </w:instrText>
        </w:r>
        <w:r>
          <w:fldChar w:fldCharType="separate"/>
        </w:r>
        <w:r w:rsidR="00AF17A9" w:rsidRPr="00553340">
          <w:rPr>
            <w:rStyle w:val="Hyperlink"/>
            <w:noProof/>
          </w:rPr>
          <w:t>Figure 6 - Get BVAC messages</w:t>
        </w:r>
        <w:r w:rsidR="00AF17A9">
          <w:rPr>
            <w:noProof/>
            <w:webHidden/>
          </w:rPr>
          <w:tab/>
        </w:r>
        <w:r w:rsidR="00AF17A9">
          <w:rPr>
            <w:noProof/>
            <w:webHidden/>
          </w:rPr>
          <w:fldChar w:fldCharType="begin"/>
        </w:r>
        <w:r w:rsidR="00AF17A9">
          <w:rPr>
            <w:noProof/>
            <w:webHidden/>
          </w:rPr>
          <w:instrText xml:space="preserve"> PAGEREF _Toc372113908 \h </w:instrText>
        </w:r>
        <w:r w:rsidR="00AF17A9">
          <w:rPr>
            <w:noProof/>
            <w:webHidden/>
          </w:rPr>
        </w:r>
        <w:r w:rsidR="00AF17A9">
          <w:rPr>
            <w:noProof/>
            <w:webHidden/>
          </w:rPr>
          <w:fldChar w:fldCharType="separate"/>
        </w:r>
        <w:r w:rsidR="00AF17A9">
          <w:rPr>
            <w:noProof/>
            <w:webHidden/>
          </w:rPr>
          <w:t>16</w:t>
        </w:r>
        <w:r w:rsidR="00AF17A9">
          <w:rPr>
            <w:noProof/>
            <w:webHidden/>
          </w:rPr>
          <w:fldChar w:fldCharType="end"/>
        </w:r>
        <w:r>
          <w:rPr>
            <w:noProof/>
          </w:rPr>
          <w:fldChar w:fldCharType="end"/>
        </w:r>
      </w:ins>
    </w:p>
    <w:p w14:paraId="35339600" w14:textId="77777777" w:rsidR="00AF17A9" w:rsidRDefault="005951F5">
      <w:pPr>
        <w:pStyle w:val="TableofFigures"/>
        <w:tabs>
          <w:tab w:val="right" w:leader="dot" w:pos="9771"/>
        </w:tabs>
        <w:rPr>
          <w:ins w:id="285" w:author="Author"/>
          <w:rFonts w:asciiTheme="minorHAnsi" w:eastAsiaTheme="minorEastAsia" w:hAnsiTheme="minorHAnsi" w:cstheme="minorBidi"/>
          <w:noProof/>
          <w:sz w:val="22"/>
          <w:szCs w:val="22"/>
          <w:lang w:val="nl-BE" w:eastAsia="nl-BE"/>
        </w:rPr>
      </w:pPr>
      <w:ins w:id="286" w:author="Author">
        <w:r>
          <w:fldChar w:fldCharType="begin"/>
        </w:r>
        <w:r>
          <w:instrText xml:space="preserve"> HYPERLINK \l "_Toc372113909" </w:instrText>
        </w:r>
        <w:r>
          <w:fldChar w:fldCharType="separate"/>
        </w:r>
        <w:r w:rsidR="00AF17A9" w:rsidRPr="00553340">
          <w:rPr>
            <w:rStyle w:val="Hyperlink"/>
            <w:noProof/>
          </w:rPr>
          <w:t>Figure 7 - Error response structure</w:t>
        </w:r>
        <w:r w:rsidR="00AF17A9">
          <w:rPr>
            <w:noProof/>
            <w:webHidden/>
          </w:rPr>
          <w:tab/>
        </w:r>
        <w:r w:rsidR="00AF17A9">
          <w:rPr>
            <w:noProof/>
            <w:webHidden/>
          </w:rPr>
          <w:fldChar w:fldCharType="begin"/>
        </w:r>
        <w:r w:rsidR="00AF17A9">
          <w:rPr>
            <w:noProof/>
            <w:webHidden/>
          </w:rPr>
          <w:instrText xml:space="preserve"> PAGEREF _Toc372113909 \h </w:instrText>
        </w:r>
        <w:r w:rsidR="00AF17A9">
          <w:rPr>
            <w:noProof/>
            <w:webHidden/>
          </w:rPr>
        </w:r>
        <w:r w:rsidR="00AF17A9">
          <w:rPr>
            <w:noProof/>
            <w:webHidden/>
          </w:rPr>
          <w:fldChar w:fldCharType="separate"/>
        </w:r>
        <w:r w:rsidR="00AF17A9">
          <w:rPr>
            <w:noProof/>
            <w:webHidden/>
          </w:rPr>
          <w:t>17</w:t>
        </w:r>
        <w:r w:rsidR="00AF17A9">
          <w:rPr>
            <w:noProof/>
            <w:webHidden/>
          </w:rPr>
          <w:fldChar w:fldCharType="end"/>
        </w:r>
        <w:r>
          <w:rPr>
            <w:noProof/>
          </w:rPr>
          <w:fldChar w:fldCharType="end"/>
        </w:r>
      </w:ins>
    </w:p>
    <w:p w14:paraId="170E494E" w14:textId="77777777" w:rsidR="00AF17A9" w:rsidRDefault="005951F5">
      <w:pPr>
        <w:pStyle w:val="TableofFigures"/>
        <w:tabs>
          <w:tab w:val="right" w:leader="dot" w:pos="9771"/>
        </w:tabs>
        <w:rPr>
          <w:ins w:id="287" w:author="Author"/>
          <w:rFonts w:asciiTheme="minorHAnsi" w:eastAsiaTheme="minorEastAsia" w:hAnsiTheme="minorHAnsi" w:cstheme="minorBidi"/>
          <w:noProof/>
          <w:sz w:val="22"/>
          <w:szCs w:val="22"/>
          <w:lang w:val="nl-BE" w:eastAsia="nl-BE"/>
        </w:rPr>
      </w:pPr>
      <w:ins w:id="288" w:author="Author">
        <w:r>
          <w:fldChar w:fldCharType="begin"/>
        </w:r>
        <w:r>
          <w:instrText xml:space="preserve"> HYPERLINK \l "_Toc3721</w:instrText>
        </w:r>
        <w:r>
          <w:instrText xml:space="preserve">13910" </w:instrText>
        </w:r>
        <w:r>
          <w:fldChar w:fldCharType="separate"/>
        </w:r>
        <w:r w:rsidR="00AF17A9" w:rsidRPr="00553340">
          <w:rPr>
            <w:rStyle w:val="Hyperlink"/>
            <w:noProof/>
          </w:rPr>
          <w:t>Figure 8 – SFTP XML file structure</w:t>
        </w:r>
        <w:r w:rsidR="00AF17A9">
          <w:rPr>
            <w:noProof/>
            <w:webHidden/>
          </w:rPr>
          <w:tab/>
        </w:r>
        <w:r w:rsidR="00AF17A9">
          <w:rPr>
            <w:noProof/>
            <w:webHidden/>
          </w:rPr>
          <w:fldChar w:fldCharType="begin"/>
        </w:r>
        <w:r w:rsidR="00AF17A9">
          <w:rPr>
            <w:noProof/>
            <w:webHidden/>
          </w:rPr>
          <w:instrText xml:space="preserve"> PAGEREF _Toc372113910 \h </w:instrText>
        </w:r>
        <w:r w:rsidR="00AF17A9">
          <w:rPr>
            <w:noProof/>
            <w:webHidden/>
          </w:rPr>
        </w:r>
        <w:r w:rsidR="00AF17A9">
          <w:rPr>
            <w:noProof/>
            <w:webHidden/>
          </w:rPr>
          <w:fldChar w:fldCharType="separate"/>
        </w:r>
        <w:r w:rsidR="00AF17A9">
          <w:rPr>
            <w:noProof/>
            <w:webHidden/>
          </w:rPr>
          <w:t>20</w:t>
        </w:r>
        <w:r w:rsidR="00AF17A9">
          <w:rPr>
            <w:noProof/>
            <w:webHidden/>
          </w:rPr>
          <w:fldChar w:fldCharType="end"/>
        </w:r>
        <w:r>
          <w:rPr>
            <w:noProof/>
          </w:rPr>
          <w:fldChar w:fldCharType="end"/>
        </w:r>
      </w:ins>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289" w:name="_Toc370160354"/>
      <w:bookmarkStart w:id="290" w:name="_Toc372113877"/>
      <w:r w:rsidRPr="00272FED">
        <w:t xml:space="preserve">List of </w:t>
      </w:r>
      <w:r>
        <w:t>Tables</w:t>
      </w:r>
      <w:bookmarkEnd w:id="289"/>
      <w:bookmarkEnd w:id="290"/>
    </w:p>
    <w:p w14:paraId="6711E160" w14:textId="77777777" w:rsidR="00832A3B" w:rsidRDefault="003A566D">
      <w:pPr>
        <w:pStyle w:val="TableofFigures"/>
        <w:tabs>
          <w:tab w:val="right" w:leader="dot" w:pos="9771"/>
        </w:tabs>
        <w:rPr>
          <w:del w:id="291" w:author="Author"/>
          <w:rFonts w:asciiTheme="minorHAnsi" w:eastAsiaTheme="minorEastAsia" w:hAnsiTheme="minorHAnsi" w:cstheme="minorBidi"/>
          <w:noProof/>
          <w:sz w:val="22"/>
          <w:szCs w:val="22"/>
          <w:lang w:val="nl-BE" w:eastAsia="ja-JP"/>
        </w:rPr>
      </w:pPr>
      <w:r>
        <w:fldChar w:fldCharType="begin"/>
      </w:r>
      <w:r>
        <w:instrText xml:space="preserve"> TOC \h \z \c "Table" </w:instrText>
      </w:r>
      <w:r>
        <w:fldChar w:fldCharType="separate"/>
      </w:r>
      <w:del w:id="292" w:author="Author">
        <w:r w:rsidR="005951F5">
          <w:fldChar w:fldCharType="begin"/>
        </w:r>
        <w:r w:rsidR="005951F5">
          <w:delInstrText xml:space="preserve"> HYPERLINK \l "_Toc365648632" </w:delInstrText>
        </w:r>
        <w:r w:rsidR="005951F5">
          <w:fldChar w:fldCharType="separate"/>
        </w:r>
        <w:r w:rsidR="00832A3B" w:rsidRPr="00196B87">
          <w:rPr>
            <w:rStyle w:val="Hyperlink"/>
            <w:noProof/>
          </w:rPr>
          <w:delText>Table 1 - References</w:delText>
        </w:r>
        <w:r w:rsidR="00832A3B">
          <w:rPr>
            <w:noProof/>
            <w:webHidden/>
          </w:rPr>
          <w:tab/>
        </w:r>
        <w:r w:rsidR="00832A3B">
          <w:rPr>
            <w:noProof/>
            <w:webHidden/>
          </w:rPr>
          <w:fldChar w:fldCharType="begin"/>
        </w:r>
        <w:r w:rsidR="00832A3B">
          <w:rPr>
            <w:noProof/>
            <w:webHidden/>
          </w:rPr>
          <w:delInstrText xml:space="preserve"> PAGEREF _Toc365648632 \h </w:delInstrText>
        </w:r>
        <w:r w:rsidR="00832A3B">
          <w:rPr>
            <w:noProof/>
            <w:webHidden/>
          </w:rPr>
        </w:r>
        <w:r w:rsidR="00832A3B">
          <w:rPr>
            <w:noProof/>
            <w:webHidden/>
          </w:rPr>
          <w:fldChar w:fldCharType="separate"/>
        </w:r>
        <w:r w:rsidR="00832A3B">
          <w:rPr>
            <w:noProof/>
            <w:webHidden/>
          </w:rPr>
          <w:delText>5</w:delText>
        </w:r>
        <w:r w:rsidR="00832A3B">
          <w:rPr>
            <w:noProof/>
            <w:webHidden/>
          </w:rPr>
          <w:fldChar w:fldCharType="end"/>
        </w:r>
        <w:r w:rsidR="005951F5">
          <w:rPr>
            <w:noProof/>
          </w:rPr>
          <w:fldChar w:fldCharType="end"/>
        </w:r>
      </w:del>
    </w:p>
    <w:p w14:paraId="34000900" w14:textId="77777777" w:rsidR="00832A3B" w:rsidRDefault="005951F5">
      <w:pPr>
        <w:pStyle w:val="TableofFigures"/>
        <w:tabs>
          <w:tab w:val="right" w:leader="dot" w:pos="9771"/>
        </w:tabs>
        <w:rPr>
          <w:del w:id="293" w:author="Author"/>
          <w:rFonts w:asciiTheme="minorHAnsi" w:eastAsiaTheme="minorEastAsia" w:hAnsiTheme="minorHAnsi" w:cstheme="minorBidi"/>
          <w:noProof/>
          <w:sz w:val="22"/>
          <w:szCs w:val="22"/>
          <w:lang w:val="nl-BE" w:eastAsia="ja-JP"/>
        </w:rPr>
      </w:pPr>
      <w:del w:id="294" w:author="Author">
        <w:r>
          <w:fldChar w:fldCharType="begin"/>
        </w:r>
        <w:r>
          <w:delInstrText xml:space="preserve"> HYPERLINK \l "_Toc365648633" </w:delInstrText>
        </w:r>
        <w:r>
          <w:fldChar w:fldCharType="separate"/>
        </w:r>
        <w:r w:rsidR="00832A3B" w:rsidRPr="00196B87">
          <w:rPr>
            <w:rStyle w:val="Hyperlink"/>
            <w:noProof/>
          </w:rPr>
          <w:delText>Table 2 - Example technical registration parameters</w:delText>
        </w:r>
        <w:r w:rsidR="00832A3B">
          <w:rPr>
            <w:noProof/>
            <w:webHidden/>
          </w:rPr>
          <w:tab/>
        </w:r>
        <w:r w:rsidR="00832A3B">
          <w:rPr>
            <w:noProof/>
            <w:webHidden/>
          </w:rPr>
          <w:fldChar w:fldCharType="begin"/>
        </w:r>
        <w:r w:rsidR="00832A3B">
          <w:rPr>
            <w:noProof/>
            <w:webHidden/>
          </w:rPr>
          <w:delInstrText xml:space="preserve"> PAGEREF _Toc365648633 \h </w:delInstrText>
        </w:r>
        <w:r w:rsidR="00832A3B">
          <w:rPr>
            <w:noProof/>
            <w:webHidden/>
          </w:rPr>
        </w:r>
        <w:r w:rsidR="00832A3B">
          <w:rPr>
            <w:noProof/>
            <w:webHidden/>
          </w:rPr>
          <w:fldChar w:fldCharType="separate"/>
        </w:r>
        <w:r w:rsidR="00832A3B">
          <w:rPr>
            <w:noProof/>
            <w:webHidden/>
          </w:rPr>
          <w:delText>14</w:delText>
        </w:r>
        <w:r w:rsidR="00832A3B">
          <w:rPr>
            <w:noProof/>
            <w:webHidden/>
          </w:rPr>
          <w:fldChar w:fldCharType="end"/>
        </w:r>
        <w:r>
          <w:rPr>
            <w:noProof/>
          </w:rPr>
          <w:fldChar w:fldCharType="end"/>
        </w:r>
      </w:del>
    </w:p>
    <w:p w14:paraId="121E19DB" w14:textId="77777777" w:rsidR="00AF17A9" w:rsidRDefault="005951F5">
      <w:pPr>
        <w:pStyle w:val="TableofFigures"/>
        <w:tabs>
          <w:tab w:val="right" w:leader="dot" w:pos="9771"/>
        </w:tabs>
        <w:rPr>
          <w:ins w:id="295" w:author="Author"/>
          <w:rFonts w:asciiTheme="minorHAnsi" w:eastAsiaTheme="minorEastAsia" w:hAnsiTheme="minorHAnsi" w:cstheme="minorBidi"/>
          <w:noProof/>
          <w:sz w:val="22"/>
          <w:szCs w:val="22"/>
          <w:lang w:val="nl-BE" w:eastAsia="nl-BE"/>
        </w:rPr>
      </w:pPr>
      <w:ins w:id="296" w:author="Author">
        <w:r>
          <w:fldChar w:fldCharType="begin"/>
        </w:r>
        <w:r>
          <w:instrText xml:space="preserve"> HYPERLINK \l "_Toc372113911" </w:instrText>
        </w:r>
        <w:r>
          <w:fldChar w:fldCharType="separate"/>
        </w:r>
        <w:r w:rsidR="00AF17A9" w:rsidRPr="007440DD">
          <w:rPr>
            <w:rStyle w:val="Hyperlink"/>
            <w:noProof/>
          </w:rPr>
          <w:t>Table 1 - References</w:t>
        </w:r>
        <w:r w:rsidR="00AF17A9">
          <w:rPr>
            <w:noProof/>
            <w:webHidden/>
          </w:rPr>
          <w:tab/>
        </w:r>
        <w:r w:rsidR="00AF17A9">
          <w:rPr>
            <w:noProof/>
            <w:webHidden/>
          </w:rPr>
          <w:fldChar w:fldCharType="begin"/>
        </w:r>
        <w:r w:rsidR="00AF17A9">
          <w:rPr>
            <w:noProof/>
            <w:webHidden/>
          </w:rPr>
          <w:instrText xml:space="preserve"> PAGEREF _Toc372113911 \h </w:instrText>
        </w:r>
        <w:r w:rsidR="00AF17A9">
          <w:rPr>
            <w:noProof/>
            <w:webHidden/>
          </w:rPr>
        </w:r>
        <w:r w:rsidR="00AF17A9">
          <w:rPr>
            <w:noProof/>
            <w:webHidden/>
          </w:rPr>
          <w:fldChar w:fldCharType="separate"/>
        </w:r>
        <w:r w:rsidR="00AF17A9">
          <w:rPr>
            <w:noProof/>
            <w:webHidden/>
          </w:rPr>
          <w:t>4</w:t>
        </w:r>
        <w:r w:rsidR="00AF17A9">
          <w:rPr>
            <w:noProof/>
            <w:webHidden/>
          </w:rPr>
          <w:fldChar w:fldCharType="end"/>
        </w:r>
        <w:r>
          <w:rPr>
            <w:noProof/>
          </w:rPr>
          <w:fldChar w:fldCharType="end"/>
        </w:r>
      </w:ins>
    </w:p>
    <w:p w14:paraId="27D29611" w14:textId="77777777" w:rsidR="00AF17A9" w:rsidRDefault="005951F5">
      <w:pPr>
        <w:pStyle w:val="TableofFigures"/>
        <w:tabs>
          <w:tab w:val="right" w:leader="dot" w:pos="9771"/>
        </w:tabs>
        <w:rPr>
          <w:ins w:id="297" w:author="Author"/>
          <w:rFonts w:asciiTheme="minorHAnsi" w:eastAsiaTheme="minorEastAsia" w:hAnsiTheme="minorHAnsi" w:cstheme="minorBidi"/>
          <w:noProof/>
          <w:sz w:val="22"/>
          <w:szCs w:val="22"/>
          <w:lang w:val="nl-BE" w:eastAsia="nl-BE"/>
        </w:rPr>
      </w:pPr>
      <w:ins w:id="298" w:author="Author">
        <w:r>
          <w:fldChar w:fldCharType="begin"/>
        </w:r>
        <w:r>
          <w:instrText xml:space="preserve"> HYPERLINK \l "_Toc372113912" </w:instrText>
        </w:r>
        <w:r>
          <w:fldChar w:fldCharType="separate"/>
        </w:r>
        <w:r w:rsidR="00AF17A9" w:rsidRPr="007440DD">
          <w:rPr>
            <w:rStyle w:val="Hyperlink"/>
            <w:noProof/>
          </w:rPr>
          <w:t>Table 2 - Example technical registration parameters</w:t>
        </w:r>
        <w:r w:rsidR="00AF17A9">
          <w:rPr>
            <w:noProof/>
            <w:webHidden/>
          </w:rPr>
          <w:tab/>
        </w:r>
        <w:r w:rsidR="00AF17A9">
          <w:rPr>
            <w:noProof/>
            <w:webHidden/>
          </w:rPr>
          <w:fldChar w:fldCharType="begin"/>
        </w:r>
        <w:r w:rsidR="00AF17A9">
          <w:rPr>
            <w:noProof/>
            <w:webHidden/>
          </w:rPr>
          <w:instrText xml:space="preserve"> PAGEREF _Toc372113912 \h </w:instrText>
        </w:r>
        <w:r w:rsidR="00AF17A9">
          <w:rPr>
            <w:noProof/>
            <w:webHidden/>
          </w:rPr>
        </w:r>
        <w:r w:rsidR="00AF17A9">
          <w:rPr>
            <w:noProof/>
            <w:webHidden/>
          </w:rPr>
          <w:fldChar w:fldCharType="separate"/>
        </w:r>
        <w:r w:rsidR="00AF17A9">
          <w:rPr>
            <w:noProof/>
            <w:webHidden/>
          </w:rPr>
          <w:t>13</w:t>
        </w:r>
        <w:r w:rsidR="00AF17A9">
          <w:rPr>
            <w:noProof/>
            <w:webHidden/>
          </w:rPr>
          <w:fldChar w:fldCharType="end"/>
        </w:r>
        <w:r>
          <w:rPr>
            <w:noProof/>
          </w:rPr>
          <w:fldChar w:fldCharType="end"/>
        </w:r>
      </w:ins>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99" w:name="_Toc260738995"/>
      <w:bookmarkStart w:id="300" w:name="_Toc323308969"/>
      <w:bookmarkStart w:id="301" w:name="_Ref330840379"/>
      <w:bookmarkStart w:id="302" w:name="_Toc370160355"/>
      <w:bookmarkStart w:id="303" w:name="_Toc372113878"/>
      <w:bookmarkEnd w:id="0"/>
      <w:r w:rsidRPr="00272FED">
        <w:t>Introduction</w:t>
      </w:r>
      <w:bookmarkEnd w:id="299"/>
      <w:bookmarkEnd w:id="300"/>
      <w:bookmarkEnd w:id="301"/>
      <w:bookmarkEnd w:id="302"/>
      <w:bookmarkEnd w:id="303"/>
    </w:p>
    <w:p w14:paraId="55FE1E53" w14:textId="77777777" w:rsidR="0094127F" w:rsidRPr="00272FED" w:rsidRDefault="00140874" w:rsidP="00051ABA">
      <w:pPr>
        <w:pStyle w:val="Heading2"/>
        <w:rPr>
          <w:lang w:val="en-US"/>
        </w:rPr>
      </w:pPr>
      <w:bookmarkStart w:id="304" w:name="_Toc257643907"/>
      <w:bookmarkStart w:id="305" w:name="_Toc257644081"/>
      <w:bookmarkStart w:id="306" w:name="_Toc257644271"/>
      <w:bookmarkStart w:id="307" w:name="_Toc257651241"/>
      <w:bookmarkStart w:id="308" w:name="_Toc257651610"/>
      <w:bookmarkStart w:id="309" w:name="_Toc257651801"/>
      <w:bookmarkStart w:id="310" w:name="_Toc257651991"/>
      <w:bookmarkStart w:id="311" w:name="_Toc257652183"/>
      <w:bookmarkStart w:id="312" w:name="_Toc257652396"/>
      <w:bookmarkStart w:id="313" w:name="_Toc257652620"/>
      <w:bookmarkStart w:id="314" w:name="_Toc257652850"/>
      <w:bookmarkStart w:id="315" w:name="_Toc257653079"/>
      <w:bookmarkStart w:id="316" w:name="_Toc257653308"/>
      <w:bookmarkStart w:id="317" w:name="_Toc257653539"/>
      <w:bookmarkStart w:id="318" w:name="_Toc257653770"/>
      <w:bookmarkStart w:id="319" w:name="_Toc257654001"/>
      <w:bookmarkStart w:id="320" w:name="_Toc257654231"/>
      <w:bookmarkStart w:id="321" w:name="_Toc257654460"/>
      <w:bookmarkStart w:id="322" w:name="_Toc257654689"/>
      <w:bookmarkStart w:id="323" w:name="_Toc257654919"/>
      <w:bookmarkStart w:id="324" w:name="_Toc257655150"/>
      <w:bookmarkStart w:id="325" w:name="_Toc257655380"/>
      <w:bookmarkStart w:id="326" w:name="_Toc257655606"/>
      <w:bookmarkStart w:id="327" w:name="_Toc257720337"/>
      <w:bookmarkStart w:id="328" w:name="_Toc257725622"/>
      <w:bookmarkStart w:id="329" w:name="_Toc257884934"/>
      <w:bookmarkStart w:id="330" w:name="_Toc257893410"/>
      <w:bookmarkStart w:id="331" w:name="_Toc257896408"/>
      <w:bookmarkStart w:id="332" w:name="_Toc257898424"/>
      <w:bookmarkStart w:id="333" w:name="_Toc257898676"/>
      <w:bookmarkStart w:id="334" w:name="_Toc257899071"/>
      <w:bookmarkStart w:id="335" w:name="_Toc257899326"/>
      <w:bookmarkStart w:id="336" w:name="_Toc257899587"/>
      <w:bookmarkStart w:id="337" w:name="_Toc257900694"/>
      <w:bookmarkStart w:id="338" w:name="_Toc260738996"/>
      <w:bookmarkStart w:id="339" w:name="_Toc323308970"/>
      <w:bookmarkStart w:id="340" w:name="_Toc370160356"/>
      <w:bookmarkStart w:id="341" w:name="_Toc372113879"/>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272FED">
        <w:rPr>
          <w:lang w:val="en-US"/>
        </w:rPr>
        <w:t>Objectives</w:t>
      </w:r>
      <w:bookmarkEnd w:id="338"/>
      <w:bookmarkEnd w:id="339"/>
      <w:bookmarkEnd w:id="340"/>
      <w:bookmarkEnd w:id="341"/>
    </w:p>
    <w:p w14:paraId="47F0755B" w14:textId="618AAE24" w:rsidR="008A18F5" w:rsidRPr="008A18F5" w:rsidRDefault="00BD4B5E" w:rsidP="009954D4">
      <w:pPr>
        <w:pStyle w:val="NormalWithSpacing"/>
      </w:pPr>
      <w:bookmarkStart w:id="342" w:name="_Toc34539958"/>
      <w:bookmarkStart w:id="343"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344" w:name="_Toc370160357"/>
      <w:bookmarkStart w:id="345" w:name="_Toc372113880"/>
      <w:r w:rsidRPr="009E0ABF">
        <w:t>Intended Audience</w:t>
      </w:r>
      <w:bookmarkEnd w:id="342"/>
      <w:bookmarkEnd w:id="343"/>
      <w:bookmarkEnd w:id="344"/>
      <w:bookmarkEnd w:id="345"/>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346" w:name="_Toc484565609"/>
      <w:bookmarkStart w:id="347" w:name="_Toc484594336"/>
      <w:bookmarkStart w:id="348" w:name="_Toc484597142"/>
      <w:bookmarkStart w:id="349" w:name="_Toc34539959"/>
      <w:bookmarkStart w:id="350" w:name="_Toc330844319"/>
      <w:bookmarkStart w:id="351" w:name="_Toc370160358"/>
      <w:bookmarkStart w:id="352" w:name="_Toc372113881"/>
      <w:r w:rsidRPr="009E0ABF">
        <w:t>Scope</w:t>
      </w:r>
      <w:bookmarkEnd w:id="346"/>
      <w:bookmarkEnd w:id="347"/>
      <w:bookmarkEnd w:id="348"/>
      <w:bookmarkEnd w:id="349"/>
      <w:bookmarkEnd w:id="350"/>
      <w:bookmarkEnd w:id="351"/>
      <w:bookmarkEnd w:id="352"/>
    </w:p>
    <w:p w14:paraId="15D5ED1F" w14:textId="3F0A85F8" w:rsidR="00BD4B5E" w:rsidRDefault="00BD4B5E" w:rsidP="00444913">
      <w:pPr>
        <w:pStyle w:val="NormalWithSpacing"/>
      </w:pPr>
      <w:r w:rsidRPr="00693DFA">
        <w:t xml:space="preserve">This document outlines the interface requirements to support the </w:t>
      </w:r>
      <w:r w:rsidR="009954D4">
        <w:t xml:space="preserve">Assuralia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353" w:name="_Toc34539960"/>
      <w:bookmarkStart w:id="354" w:name="_Toc330844320"/>
      <w:bookmarkStart w:id="355" w:name="_Toc370160359"/>
      <w:bookmarkStart w:id="356" w:name="_Toc372113882"/>
      <w:r w:rsidRPr="009E0ABF">
        <w:t>References</w:t>
      </w:r>
      <w:bookmarkEnd w:id="353"/>
      <w:bookmarkEnd w:id="354"/>
      <w:bookmarkEnd w:id="355"/>
      <w:bookmarkEnd w:id="356"/>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GFD-DPP_Glossary</w:t>
            </w:r>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52950FDF" w:rsidR="00AC27B2" w:rsidRPr="00F03361" w:rsidRDefault="0006104F" w:rsidP="00F03361">
            <w:pPr>
              <w:cnfStyle w:val="000000100000" w:firstRow="0" w:lastRow="0" w:firstColumn="0" w:lastColumn="0" w:oddVBand="0" w:evenVBand="0" w:oddHBand="1" w:evenHBand="0" w:firstRowFirstColumn="0" w:firstRowLastColumn="0" w:lastRowFirstColumn="0" w:lastRowLastColumn="0"/>
            </w:pPr>
            <w:r>
              <w:t>ACN Sharepoint</w:t>
            </w:r>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GFD-DPP_</w:t>
            </w:r>
            <w:r w:rsidRPr="009954D4">
              <w:t>A</w:t>
            </w:r>
            <w:r>
              <w:t>pplication_Design_Assuralia</w:t>
            </w:r>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ACN Sharepoint</w:t>
            </w:r>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70C341C0" w:rsidR="00464CFE" w:rsidRDefault="001957EC" w:rsidP="00F03361">
            <w:pPr>
              <w:cnfStyle w:val="000000100000" w:firstRow="0" w:lastRow="0" w:firstColumn="0" w:lastColumn="0" w:oddVBand="0" w:evenVBand="0" w:oddHBand="1" w:evenHBand="0" w:firstRowFirstColumn="0" w:firstRowLastColumn="0" w:lastRowFirstColumn="0" w:lastRowLastColumn="0"/>
            </w:pPr>
            <w:r>
              <w:t>2.0.1</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357" w:name="_Toc372113911"/>
      <w:bookmarkStart w:id="358" w:name="_Toc365648632"/>
      <w:r>
        <w:t xml:space="preserve">Table </w:t>
      </w:r>
      <w:r w:rsidR="005951F5">
        <w:fldChar w:fldCharType="begin"/>
      </w:r>
      <w:r w:rsidR="005951F5">
        <w:instrText xml:space="preserve"> SEQ Table \* ARABIC </w:instrText>
      </w:r>
      <w:r w:rsidR="005951F5">
        <w:fldChar w:fldCharType="separate"/>
      </w:r>
      <w:r w:rsidR="00AF17A9">
        <w:rPr>
          <w:noProof/>
        </w:rPr>
        <w:t>1</w:t>
      </w:r>
      <w:r w:rsidR="005951F5">
        <w:rPr>
          <w:noProof/>
        </w:rPr>
        <w:fldChar w:fldCharType="end"/>
      </w:r>
      <w:r w:rsidR="00F51247">
        <w:t xml:space="preserve"> -</w:t>
      </w:r>
      <w:r>
        <w:t xml:space="preserve"> References</w:t>
      </w:r>
      <w:bookmarkEnd w:id="357"/>
      <w:bookmarkEnd w:id="358"/>
    </w:p>
    <w:p w14:paraId="661CBBB6" w14:textId="77777777" w:rsidR="00AC27B2" w:rsidRPr="009E0ABF" w:rsidRDefault="00AC27B2" w:rsidP="00AC27B2">
      <w:pPr>
        <w:pStyle w:val="Heading2"/>
      </w:pPr>
      <w:bookmarkStart w:id="359" w:name="_Toc484565611"/>
      <w:bookmarkStart w:id="360" w:name="_Toc484594338"/>
      <w:bookmarkStart w:id="361" w:name="_Toc484597144"/>
      <w:bookmarkStart w:id="362" w:name="_Toc34539961"/>
      <w:bookmarkStart w:id="363" w:name="_Toc330844321"/>
      <w:bookmarkStart w:id="364" w:name="_Toc370160360"/>
      <w:bookmarkStart w:id="365" w:name="_Toc372113883"/>
      <w:r w:rsidRPr="009E0ABF">
        <w:t>Assumptions</w:t>
      </w:r>
      <w:bookmarkEnd w:id="359"/>
      <w:bookmarkEnd w:id="360"/>
      <w:bookmarkEnd w:id="361"/>
      <w:bookmarkEnd w:id="362"/>
      <w:bookmarkEnd w:id="363"/>
      <w:bookmarkEnd w:id="364"/>
      <w:bookmarkEnd w:id="365"/>
    </w:p>
    <w:p w14:paraId="35540897" w14:textId="676D71BD" w:rsidR="009954D4" w:rsidRPr="00BD4B5E" w:rsidRDefault="009954D4" w:rsidP="009954D4">
      <w:bookmarkStart w:id="366" w:name="_Toc484565612"/>
      <w:bookmarkStart w:id="367" w:name="_Toc484594339"/>
      <w:bookmarkStart w:id="368" w:name="_Toc484597145"/>
      <w:bookmarkStart w:id="369" w:name="_Toc34539962"/>
      <w:bookmarkStart w:id="370" w:name="_Toc330844322"/>
      <w:r>
        <w:t>No assumptions currently defined</w:t>
      </w:r>
      <w:r w:rsidRPr="009E0ABF">
        <w:t>.</w:t>
      </w:r>
    </w:p>
    <w:p w14:paraId="7E381261" w14:textId="77777777" w:rsidR="00AC27B2" w:rsidRPr="009E0ABF" w:rsidRDefault="00AC27B2" w:rsidP="00AC27B2">
      <w:pPr>
        <w:pStyle w:val="Heading2"/>
      </w:pPr>
      <w:bookmarkStart w:id="371" w:name="_Toc370160361"/>
      <w:bookmarkStart w:id="372" w:name="_Toc372113884"/>
      <w:r w:rsidRPr="009E0ABF">
        <w:t>Definitions</w:t>
      </w:r>
      <w:bookmarkEnd w:id="366"/>
      <w:bookmarkEnd w:id="367"/>
      <w:bookmarkEnd w:id="368"/>
      <w:bookmarkEnd w:id="369"/>
      <w:bookmarkEnd w:id="370"/>
      <w:bookmarkEnd w:id="371"/>
      <w:bookmarkEnd w:id="372"/>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4B0615EC" w:rsidR="005E3E95" w:rsidRDefault="006F7AF3" w:rsidP="00444913">
      <w:pPr>
        <w:pStyle w:val="Heading1"/>
      </w:pPr>
      <w:bookmarkStart w:id="373" w:name="_Toc370160362"/>
      <w:bookmarkStart w:id="374" w:name="_Toc372113885"/>
      <w:r>
        <w:t>Panoramix project – Assuralia BVAC messages</w:t>
      </w:r>
      <w:bookmarkEnd w:id="373"/>
      <w:bookmarkEnd w:id="374"/>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0438BF13"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w:t>
      </w:r>
      <w:r w:rsidR="004950D6">
        <w:rPr>
          <w:rStyle w:val="hps"/>
          <w:rFonts w:asciiTheme="minorHAnsi" w:hAnsiTheme="minorHAnsi" w:cs="Arial"/>
          <w:color w:val="222222"/>
          <w:lang w:val="en"/>
        </w:rPr>
        <w:t xml:space="preserve">d claim reimbursement from his </w:t>
      </w:r>
      <w:ins w:id="375" w:author="Author">
        <w:r w:rsidR="004950D6">
          <w:rPr>
            <w:rStyle w:val="hps"/>
            <w:rFonts w:asciiTheme="minorHAnsi" w:hAnsiTheme="minorHAnsi" w:cs="Arial"/>
            <w:color w:val="222222"/>
            <w:lang w:val="en"/>
          </w:rPr>
          <w:t>insurer</w:t>
        </w:r>
      </w:ins>
      <w:r w:rsidR="004950D6">
        <w:rPr>
          <w:rStyle w:val="hps"/>
          <w:rFonts w:asciiTheme="minorHAnsi" w:hAnsiTheme="minorHAnsi" w:cs="Arial"/>
          <w:color w:val="222222"/>
          <w:lang w:val="en"/>
        </w:rPr>
        <w:t xml:space="preserve"> </w:t>
      </w:r>
      <w:r>
        <w:rPr>
          <w:rStyle w:val="hps"/>
          <w:rFonts w:asciiTheme="minorHAnsi" w:hAnsiTheme="minorHAnsi" w:cs="Arial"/>
          <w:color w:val="222222"/>
          <w:lang w:val="en"/>
        </w:rPr>
        <w:t>in case of complementary insurance.  To this means the pharmacist can issue a BVAC attestation clearly identifying the patient, the product(s) and the price among other things.  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Panoramix project, we will implement an Assuralia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r>
        <w:rPr>
          <w:rFonts w:asciiTheme="minorHAnsi" w:hAnsiTheme="minorHAnsi"/>
        </w:rPr>
        <w:t>the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006618C6" w:rsidR="00D72E64" w:rsidRDefault="00D72E64" w:rsidP="00D72E64">
      <w:pPr>
        <w:pStyle w:val="NormalWithSpacing"/>
        <w:rPr>
          <w:rFonts w:asciiTheme="minorHAnsi" w:hAnsiTheme="minorHAnsi"/>
        </w:rPr>
      </w:pPr>
      <w:r>
        <w:rPr>
          <w:rFonts w:asciiTheme="minorHAnsi" w:hAnsiTheme="minorHAnsi"/>
        </w:rPr>
        <w:t>Remark that some</w:t>
      </w:r>
      <w:del w:id="376" w:author="Author">
        <w:r>
          <w:rPr>
            <w:rFonts w:asciiTheme="minorHAnsi" w:hAnsiTheme="minorHAnsi"/>
          </w:rPr>
          <w:delText xml:space="preserve"> </w:delText>
        </w:r>
      </w:del>
      <w:r>
        <w:rPr>
          <w:rFonts w:asciiTheme="minorHAnsi" w:hAnsiTheme="minorHAnsi"/>
        </w:rPr>
        <w:t xml:space="preserve"> use AssurCard as an aggregator to interact with care providers,  the TIP will thus transfer the BVAC attestations to AssurCard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377" w:name="_Ref330596224"/>
      <w:bookmarkStart w:id="378" w:name="_Ref330596243"/>
    </w:p>
    <w:p w14:paraId="06BFC0BF" w14:textId="77777777" w:rsidR="00D707E7" w:rsidRDefault="00D707E7" w:rsidP="00D707E7">
      <w:pPr>
        <w:pStyle w:val="Heading1"/>
      </w:pPr>
      <w:bookmarkStart w:id="379" w:name="_Ref364869759"/>
      <w:bookmarkStart w:id="380" w:name="_Ref364869773"/>
      <w:bookmarkStart w:id="381" w:name="_Toc370160363"/>
      <w:bookmarkStart w:id="382" w:name="_Toc372113886"/>
      <w:r>
        <w:t>Message Structure</w:t>
      </w:r>
      <w:bookmarkEnd w:id="379"/>
      <w:bookmarkEnd w:id="380"/>
      <w:bookmarkEnd w:id="381"/>
      <w:bookmarkEnd w:id="382"/>
    </w:p>
    <w:p w14:paraId="05522260" w14:textId="77777777" w:rsidR="00D707E7" w:rsidRDefault="00D707E7" w:rsidP="00D707E7">
      <w:pPr>
        <w:pStyle w:val="Heading2"/>
      </w:pPr>
      <w:bookmarkStart w:id="383" w:name="_Ref370155179"/>
      <w:bookmarkStart w:id="384" w:name="_Ref370155187"/>
      <w:bookmarkStart w:id="385" w:name="_Toc370160364"/>
      <w:bookmarkStart w:id="386" w:name="_Toc372113887"/>
      <w:r>
        <w:t>Single Message</w:t>
      </w:r>
      <w:bookmarkEnd w:id="383"/>
      <w:bookmarkEnd w:id="384"/>
      <w:bookmarkEnd w:id="385"/>
      <w:bookmarkEnd w:id="386"/>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nl-BE"/>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387" w:name="_Toc328487642"/>
      <w:bookmarkStart w:id="388" w:name="_Toc328714250"/>
      <w:bookmarkStart w:id="389" w:name="_Toc372113903"/>
      <w:bookmarkStart w:id="390" w:name="_Toc370160344"/>
      <w:r w:rsidRPr="00E00AED">
        <w:t xml:space="preserve">Figure </w:t>
      </w:r>
      <w:r w:rsidR="005951F5">
        <w:fldChar w:fldCharType="begin"/>
      </w:r>
      <w:r w:rsidR="005951F5">
        <w:instrText xml:space="preserve"> SEQ Figure \* ARABIC </w:instrText>
      </w:r>
      <w:r w:rsidR="005951F5">
        <w:fldChar w:fldCharType="separate"/>
      </w:r>
      <w:r w:rsidR="00AF17A9">
        <w:rPr>
          <w:noProof/>
        </w:rPr>
        <w:t>1</w:t>
      </w:r>
      <w:r w:rsidR="005951F5">
        <w:rPr>
          <w:noProof/>
        </w:rPr>
        <w:fldChar w:fldCharType="end"/>
      </w:r>
      <w:r w:rsidR="00F51247">
        <w:rPr>
          <w:noProof/>
        </w:rPr>
        <w:t xml:space="preserve"> -</w:t>
      </w:r>
      <w:r w:rsidRPr="00E00AED">
        <w:t xml:space="preserve"> Single Message </w:t>
      </w:r>
      <w:bookmarkEnd w:id="387"/>
      <w:bookmarkEnd w:id="388"/>
      <w:r>
        <w:t>hierarchy overview</w:t>
      </w:r>
      <w:bookmarkEnd w:id="389"/>
      <w:bookmarkEnd w:id="390"/>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nl-BE"/>
        </w:rPr>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391" w:name="_Toc372113904"/>
      <w:bookmarkStart w:id="392" w:name="_Toc370160345"/>
      <w:r>
        <w:t xml:space="preserve">Figure </w:t>
      </w:r>
      <w:r w:rsidR="005951F5">
        <w:fldChar w:fldCharType="begin"/>
      </w:r>
      <w:r w:rsidR="005951F5">
        <w:instrText xml:space="preserve"> SEQ Figure \* ARABIC </w:instrText>
      </w:r>
      <w:r w:rsidR="005951F5">
        <w:fldChar w:fldCharType="separate"/>
      </w:r>
      <w:r w:rsidR="00AF17A9">
        <w:rPr>
          <w:noProof/>
        </w:rPr>
        <w:t>2</w:t>
      </w:r>
      <w:r w:rsidR="005951F5">
        <w:rPr>
          <w:noProof/>
        </w:rPr>
        <w:fldChar w:fldCharType="end"/>
      </w:r>
      <w:r w:rsidR="00F51247">
        <w:t xml:space="preserve"> -</w:t>
      </w:r>
      <w:r>
        <w:t xml:space="preserve"> Single Message Specification</w:t>
      </w:r>
      <w:bookmarkEnd w:id="391"/>
      <w:bookmarkEnd w:id="392"/>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67D11A40"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w:t>
      </w:r>
      <w:r w:rsidR="00E00381">
        <w:t xml:space="preserve">]. Section </w:t>
      </w:r>
      <w:r w:rsidR="00E00381">
        <w:fldChar w:fldCharType="begin"/>
      </w:r>
      <w:r w:rsidR="00E00381">
        <w:instrText xml:space="preserve"> REF _Ref365553057 \r \h </w:instrText>
      </w:r>
      <w:r w:rsidR="00E00381">
        <w:fldChar w:fldCharType="separate"/>
      </w:r>
      <w:del w:id="393" w:author="Author">
        <w:r w:rsidR="00832A3B">
          <w:delText>5</w:delText>
        </w:r>
      </w:del>
      <w:ins w:id="394" w:author="Author">
        <w:r w:rsidR="00AF17A9">
          <w:t>6</w:t>
        </w:r>
      </w:ins>
      <w:r w:rsidR="00AF17A9">
        <w:t>.1</w:t>
      </w:r>
      <w:r w:rsidR="00E00381">
        <w:fldChar w:fldCharType="end"/>
      </w:r>
      <w:r w:rsidR="00E00381">
        <w:t xml:space="preserve"> </w:t>
      </w:r>
      <w:r w:rsidR="00E00381">
        <w:fldChar w:fldCharType="begin"/>
      </w:r>
      <w:r w:rsidR="00E00381">
        <w:instrText xml:space="preserve"> REF _Ref365553057 \h </w:instrText>
      </w:r>
      <w:r w:rsidR="00E00381">
        <w:fldChar w:fldCharType="separate"/>
      </w:r>
      <w:r w:rsidR="00AF17A9">
        <w:t>Single Message</w:t>
      </w:r>
      <w:r w:rsidR="00E00381">
        <w:fldChar w:fldCharType="end"/>
      </w:r>
      <w:r w:rsidR="00E00381">
        <w:t xml:space="preserve"> in the appendix contains the current version of the single message.</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395" w:name="_Ref370155219"/>
      <w:bookmarkStart w:id="396" w:name="_Ref370155228"/>
      <w:bookmarkStart w:id="397" w:name="_Toc370160365"/>
      <w:bookmarkStart w:id="398" w:name="_Toc372113888"/>
      <w:r>
        <w:t>BVAC Event</w:t>
      </w:r>
      <w:bookmarkEnd w:id="395"/>
      <w:bookmarkEnd w:id="396"/>
      <w:bookmarkEnd w:id="397"/>
      <w:bookmarkEnd w:id="398"/>
    </w:p>
    <w:p w14:paraId="43B6E83B" w14:textId="2597DE6E" w:rsidR="00BD40DD" w:rsidRDefault="00BD40DD" w:rsidP="00BD40DD">
      <w:pPr>
        <w:pStyle w:val="NormalWithSpacing"/>
      </w:pPr>
      <w:r>
        <w:t>The vehicle for sending Assuralia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r>
        <w:t>striped blocks are optional fields not filled in the shown exchanged message.</w:t>
      </w:r>
    </w:p>
    <w:p w14:paraId="3D586327" w14:textId="77777777" w:rsidR="00D707E7" w:rsidRPr="002843AC" w:rsidRDefault="00D707E7" w:rsidP="003D05FE">
      <w:pPr>
        <w:pStyle w:val="Heading3"/>
      </w:pPr>
      <w:bookmarkStart w:id="399" w:name="_Toc370160366"/>
      <w:r>
        <w:t>Message structure of BVAC Event</w:t>
      </w:r>
      <w:bookmarkEnd w:id="399"/>
    </w:p>
    <w:p w14:paraId="02E0A8C9" w14:textId="767604E6" w:rsidR="00D707E7" w:rsidRDefault="004139D1" w:rsidP="00D707E7">
      <w:pPr>
        <w:pStyle w:val="NormalWithSpacing"/>
        <w:keepNext/>
        <w:jc w:val="center"/>
      </w:pPr>
      <w:r w:rsidRPr="004139D1">
        <w:rPr>
          <w:noProof/>
          <w:lang w:val="nl-BE" w:eastAsia="nl-BE"/>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400" w:name="_Ref363828190"/>
      <w:bookmarkStart w:id="401" w:name="_Ref363828184"/>
      <w:bookmarkStart w:id="402" w:name="_Toc363729818"/>
      <w:bookmarkStart w:id="403" w:name="_Toc372113905"/>
      <w:bookmarkStart w:id="404" w:name="_Toc370160346"/>
      <w:r>
        <w:t xml:space="preserve">Figure </w:t>
      </w:r>
      <w:r w:rsidR="005951F5">
        <w:fldChar w:fldCharType="begin"/>
      </w:r>
      <w:r w:rsidR="005951F5">
        <w:instrText xml:space="preserve"> SEQ Figure \* AR</w:instrText>
      </w:r>
      <w:r w:rsidR="005951F5">
        <w:instrText xml:space="preserve">ABIC </w:instrText>
      </w:r>
      <w:r w:rsidR="005951F5">
        <w:fldChar w:fldCharType="separate"/>
      </w:r>
      <w:r w:rsidR="00AF17A9">
        <w:rPr>
          <w:noProof/>
        </w:rPr>
        <w:t>3</w:t>
      </w:r>
      <w:r w:rsidR="005951F5">
        <w:rPr>
          <w:noProof/>
        </w:rPr>
        <w:fldChar w:fldCharType="end"/>
      </w:r>
      <w:bookmarkEnd w:id="400"/>
      <w:r>
        <w:t xml:space="preserve"> - BVAC Event definition</w:t>
      </w:r>
      <w:bookmarkEnd w:id="401"/>
      <w:bookmarkEnd w:id="402"/>
      <w:bookmarkEnd w:id="403"/>
      <w:bookmarkEnd w:id="404"/>
    </w:p>
    <w:p w14:paraId="0589EAF9" w14:textId="75AC261D" w:rsidR="0058725A" w:rsidRDefault="00CD0879" w:rsidP="00CD0879">
      <w:pPr>
        <w:pStyle w:val="NormalWithSpacing"/>
        <w:jc w:val="center"/>
      </w:pPr>
      <w:r>
        <w:rPr>
          <w:noProof/>
          <w:lang w:val="nl-BE" w:eastAsia="nl-BE"/>
        </w:rPr>
        <w:drawing>
          <wp:inline distT="0" distB="0" distL="0" distR="0" wp14:anchorId="683F2C6E" wp14:editId="3837AF59">
            <wp:extent cx="5610185" cy="780757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c.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8790" cy="7805628"/>
                    </a:xfrm>
                    <a:prstGeom prst="rect">
                      <a:avLst/>
                    </a:prstGeom>
                  </pic:spPr>
                </pic:pic>
              </a:graphicData>
            </a:graphic>
          </wp:inline>
        </w:drawing>
      </w:r>
    </w:p>
    <w:p w14:paraId="38EE46A6" w14:textId="5A3D8BAA" w:rsidR="00CD0879" w:rsidRDefault="00CD0879" w:rsidP="00CD0879">
      <w:pPr>
        <w:pStyle w:val="Caption"/>
      </w:pPr>
      <w:bookmarkStart w:id="405" w:name="_Toc372113906"/>
      <w:bookmarkStart w:id="406" w:name="_Toc370160347"/>
      <w:r>
        <w:t xml:space="preserve">Figure </w:t>
      </w:r>
      <w:r w:rsidR="005951F5">
        <w:fldChar w:fldCharType="begin"/>
      </w:r>
      <w:r w:rsidR="005951F5">
        <w:instrText xml:space="preserve"> SEQ Figure \* ARABIC </w:instrText>
      </w:r>
      <w:r w:rsidR="005951F5">
        <w:fldChar w:fldCharType="separate"/>
      </w:r>
      <w:r w:rsidR="00AF17A9">
        <w:rPr>
          <w:noProof/>
        </w:rPr>
        <w:t>4</w:t>
      </w:r>
      <w:r w:rsidR="005951F5">
        <w:rPr>
          <w:noProof/>
        </w:rPr>
        <w:fldChar w:fldCharType="end"/>
      </w:r>
      <w:r>
        <w:t xml:space="preserve"> - BVAC Event structure</w:t>
      </w:r>
      <w:bookmarkEnd w:id="405"/>
      <w:bookmarkEnd w:id="406"/>
    </w:p>
    <w:p w14:paraId="00863D67" w14:textId="77777777" w:rsidR="00CD0879" w:rsidRDefault="00CD0879" w:rsidP="00D707E7">
      <w:pPr>
        <w:pStyle w:val="NormalWithSpacing"/>
      </w:pPr>
    </w:p>
    <w:p w14:paraId="5F6CA4EB" w14:textId="10F2F969" w:rsidR="000C1E38" w:rsidRDefault="000C1E38" w:rsidP="00D707E7">
      <w:pPr>
        <w:pStyle w:val="NormalWithSpacing"/>
      </w:pPr>
      <w:r>
        <w:t>2 fields of note are the S-GUID and the BVAC Document Id. Both are auto-generated and unique id’s across the pharmacies, TIP System and insurer. The S-GUID is used for end-to-end traceability across any type of message passing the TIP system, where the BVAC document Id is particular to the BVAC message flow. One S-GUID exists per single 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2F1C1BD6"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AF17A9">
        <w:t>3.2.2</w:t>
      </w:r>
      <w:r>
        <w:fldChar w:fldCharType="end"/>
      </w:r>
      <w:r>
        <w:t xml:space="preserve"> </w:t>
      </w:r>
      <w:r>
        <w:fldChar w:fldCharType="begin"/>
      </w:r>
      <w:r>
        <w:instrText xml:space="preserve"> REF _Ref364894079 \h </w:instrText>
      </w:r>
      <w:r>
        <w:fldChar w:fldCharType="separate"/>
      </w:r>
      <w:r w:rsidR="00AF17A9">
        <w:t>Field definition</w:t>
      </w:r>
      <w:r>
        <w:fldChar w:fldCharType="end"/>
      </w:r>
      <w:ins w:id="407" w:author="Author">
        <w:r w:rsidR="00AF17A9">
          <w:t>.</w:t>
        </w:r>
      </w:ins>
    </w:p>
    <w:p w14:paraId="60F19633" w14:textId="77777777" w:rsidR="00AF17A9" w:rsidRDefault="00AF17A9" w:rsidP="00D707E7">
      <w:pPr>
        <w:pStyle w:val="NormalWithSpacing"/>
        <w:rPr>
          <w:ins w:id="408" w:author="Author"/>
        </w:rPr>
      </w:pPr>
    </w:p>
    <w:p w14:paraId="1E90E965" w14:textId="77777777" w:rsidR="00D707E7" w:rsidRDefault="00D707E7" w:rsidP="003D05FE">
      <w:pPr>
        <w:pStyle w:val="Heading3"/>
      </w:pPr>
      <w:bookmarkStart w:id="409" w:name="_Toc363848818"/>
      <w:bookmarkStart w:id="410" w:name="_Ref364894072"/>
      <w:bookmarkStart w:id="411" w:name="_Ref364894079"/>
      <w:bookmarkStart w:id="412" w:name="_Toc370160367"/>
      <w:r>
        <w:t>Field definition</w:t>
      </w:r>
      <w:bookmarkEnd w:id="409"/>
      <w:bookmarkEnd w:id="410"/>
      <w:bookmarkEnd w:id="411"/>
      <w:bookmarkEnd w:id="412"/>
    </w:p>
    <w:p w14:paraId="5BE8FD8A" w14:textId="77777777" w:rsidR="00D707E7" w:rsidRDefault="00D707E7" w:rsidP="00D707E7">
      <w:pPr>
        <w:pStyle w:val="NormalWithSpacing"/>
        <w:rPr>
          <w:del w:id="413" w:author="Author"/>
        </w:rPr>
      </w:pPr>
      <w:del w:id="414" w:author="Author">
        <w:r>
          <w:rPr>
            <w:noProof/>
            <w:lang w:val="nl-BE" w:eastAsia="nl-BE"/>
          </w:rPr>
          <w:drawing>
            <wp:inline distT="0" distB="0" distL="0" distR="0" wp14:anchorId="14537BC4" wp14:editId="61BFBF81">
              <wp:extent cx="6305550" cy="4067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5550" cy="4067175"/>
                      </a:xfrm>
                      <a:prstGeom prst="rect">
                        <a:avLst/>
                      </a:prstGeom>
                      <a:noFill/>
                      <a:ln>
                        <a:noFill/>
                      </a:ln>
                    </pic:spPr>
                  </pic:pic>
                </a:graphicData>
              </a:graphic>
            </wp:inline>
          </w:drawing>
        </w:r>
      </w:del>
    </w:p>
    <w:p w14:paraId="38568176" w14:textId="60169618" w:rsidR="00D707E7" w:rsidRDefault="009C4437" w:rsidP="00D707E7">
      <w:pPr>
        <w:pStyle w:val="NormalWithSpacing"/>
        <w:rPr>
          <w:ins w:id="415" w:author="Author"/>
        </w:rPr>
      </w:pPr>
      <w:ins w:id="416" w:author="Author">
        <w:r w:rsidRPr="009C4437">
          <w:rPr>
            <w:noProof/>
            <w:lang w:val="nl-BE" w:eastAsia="nl-BE"/>
          </w:rPr>
          <w:drawing>
            <wp:inline distT="0" distB="0" distL="0" distR="0" wp14:anchorId="6C02C3CB" wp14:editId="41B6FFA6">
              <wp:extent cx="6210935" cy="4005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10935" cy="4005211"/>
                      </a:xfrm>
                      <a:prstGeom prst="rect">
                        <a:avLst/>
                      </a:prstGeom>
                      <a:noFill/>
                      <a:ln>
                        <a:noFill/>
                      </a:ln>
                    </pic:spPr>
                  </pic:pic>
                </a:graphicData>
              </a:graphic>
            </wp:inline>
          </w:drawing>
        </w:r>
      </w:ins>
    </w:p>
    <w:p w14:paraId="55D9BF73" w14:textId="1422A5A3" w:rsidR="00D707E7" w:rsidRDefault="00CD121C" w:rsidP="00D707E7">
      <w:pPr>
        <w:pStyle w:val="NormalWithSpacing"/>
      </w:pPr>
      <w:r>
        <w:t xml:space="preserve">See section </w:t>
      </w:r>
      <w:r>
        <w:fldChar w:fldCharType="begin"/>
      </w:r>
      <w:r>
        <w:instrText xml:space="preserve"> REF _Ref365553510 \r \h </w:instrText>
      </w:r>
      <w:r>
        <w:fldChar w:fldCharType="separate"/>
      </w:r>
      <w:del w:id="417" w:author="Author">
        <w:r w:rsidR="00832A3B">
          <w:delText>5</w:delText>
        </w:r>
      </w:del>
      <w:ins w:id="418" w:author="Author">
        <w:r w:rsidR="00AF17A9">
          <w:t>6</w:t>
        </w:r>
      </w:ins>
      <w:r w:rsidR="00AF17A9">
        <w:t>.2</w:t>
      </w:r>
      <w:r>
        <w:fldChar w:fldCharType="end"/>
      </w:r>
      <w:r>
        <w:t xml:space="preserve"> </w:t>
      </w:r>
      <w:r>
        <w:fldChar w:fldCharType="begin"/>
      </w:r>
      <w:r>
        <w:instrText xml:space="preserve"> REF _Ref365553510 \h </w:instrText>
      </w:r>
      <w:r>
        <w:fldChar w:fldCharType="separate"/>
      </w:r>
      <w:r w:rsidR="00AF17A9">
        <w:t>BVAC Field Definition</w:t>
      </w:r>
      <w:r>
        <w:fldChar w:fldCharType="end"/>
      </w:r>
      <w:r>
        <w:t xml:space="preserve"> in the appendix for more details:</w:t>
      </w:r>
    </w:p>
    <w:p w14:paraId="02766905" w14:textId="6582EF7E" w:rsidR="00CD121C" w:rsidRDefault="00CD121C" w:rsidP="00CD121C">
      <w:pPr>
        <w:pStyle w:val="Heading2"/>
      </w:pPr>
      <w:bookmarkStart w:id="419" w:name="_Toc370160368"/>
      <w:bookmarkStart w:id="420" w:name="_Toc372113889"/>
      <w:r>
        <w:t xml:space="preserve">Example </w:t>
      </w:r>
      <w:r w:rsidR="00992C42">
        <w:t xml:space="preserve">Single </w:t>
      </w:r>
      <w:r>
        <w:t>message</w:t>
      </w:r>
      <w:r w:rsidR="00992C42">
        <w:t xml:space="preserve"> containing a BVAC event</w:t>
      </w:r>
      <w:bookmarkEnd w:id="419"/>
      <w:bookmarkEnd w:id="420"/>
    </w:p>
    <w:p w14:paraId="65285DD0" w14:textId="220C363E" w:rsidR="00992C42" w:rsidRDefault="00992C42" w:rsidP="00CD121C">
      <w:pPr>
        <w:pStyle w:val="NormalWithSpacing"/>
        <w:rPr>
          <w:lang w:val="en-GB"/>
        </w:rPr>
      </w:pPr>
      <w:r>
        <w:rPr>
          <w:lang w:val="en-GB"/>
        </w:rPr>
        <w:t>Following is a sample single message containing a BVAC event.</w:t>
      </w:r>
    </w:p>
    <w:p w14:paraId="7900DE1D" w14:textId="77777777" w:rsidR="00CD121C" w:rsidRDefault="00992C42" w:rsidP="00CD121C">
      <w:pPr>
        <w:pStyle w:val="NormalWithSpacing"/>
        <w:rPr>
          <w:del w:id="421" w:author="Author"/>
          <w:lang w:val="en-GB"/>
        </w:rPr>
      </w:pPr>
      <w:del w:id="422" w:author="Author">
        <w:r>
          <w:rPr>
            <w:lang w:val="en-GB"/>
          </w:rPr>
          <w:object w:dxaOrig="2580" w:dyaOrig="810" w14:anchorId="10391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9pt;height:40.5pt" o:ole="">
              <v:imagedata r:id="rId25" o:title=""/>
            </v:shape>
            <o:OLEObject Type="Embed" ProgID="Package" ShapeID="_x0000_i1034" DrawAspect="Content" ObjectID="_1446273570" r:id="rId26"/>
          </w:object>
        </w:r>
      </w:del>
    </w:p>
    <w:p w14:paraId="443542C7" w14:textId="77777777" w:rsidR="00CD121C" w:rsidRDefault="009C4437" w:rsidP="00CD121C">
      <w:pPr>
        <w:pStyle w:val="NormalWithSpacing"/>
        <w:rPr>
          <w:ins w:id="423" w:author="Author"/>
          <w:lang w:val="en-GB"/>
        </w:rPr>
      </w:pPr>
      <w:ins w:id="424" w:author="Author">
        <w:r>
          <w:rPr>
            <w:lang w:val="en-GB"/>
          </w:rPr>
          <w:object w:dxaOrig="2580" w:dyaOrig="810" w14:anchorId="4A4FA4EF">
            <v:shape id="_x0000_i1025" type="#_x0000_t75" style="width:129pt;height:40.5pt" o:ole="">
              <v:imagedata r:id="rId27" o:title=""/>
            </v:shape>
            <o:OLEObject Type="Embed" ProgID="Package" ShapeID="_x0000_i1025" DrawAspect="Content" ObjectID="_1446273571" r:id="rId28"/>
          </w:object>
        </w:r>
      </w:ins>
    </w:p>
    <w:p w14:paraId="6B2A95E1" w14:textId="0EDC06B8" w:rsidR="00992C42" w:rsidRDefault="00992C42" w:rsidP="00CD121C">
      <w:pPr>
        <w:pStyle w:val="NormalWithSpacing"/>
        <w:rPr>
          <w:lang w:val="en-GB"/>
        </w:rPr>
      </w:pPr>
      <w:r>
        <w:rPr>
          <w:lang w:val="en-GB"/>
        </w:rPr>
        <w:t xml:space="preserve">The return message / flatfile returned by web service / SFTP consists out of a number of these single messages, encrypted and in a encapsulating structure as can be found in sections </w:t>
      </w:r>
      <w:r>
        <w:rPr>
          <w:lang w:val="en-GB"/>
        </w:rPr>
        <w:fldChar w:fldCharType="begin"/>
      </w:r>
      <w:r>
        <w:rPr>
          <w:lang w:val="en-GB"/>
        </w:rPr>
        <w:instrText xml:space="preserve"> REF _Ref370154852 \r \h </w:instrText>
      </w:r>
      <w:r>
        <w:rPr>
          <w:lang w:val="en-GB"/>
        </w:rPr>
      </w:r>
      <w:r>
        <w:rPr>
          <w:lang w:val="en-GB"/>
        </w:rPr>
        <w:fldChar w:fldCharType="separate"/>
      </w:r>
      <w:r w:rsidR="00AF17A9">
        <w:rPr>
          <w:lang w:val="en-GB"/>
        </w:rPr>
        <w:t>4.3</w:t>
      </w:r>
      <w:r>
        <w:rPr>
          <w:lang w:val="en-GB"/>
        </w:rPr>
        <w:fldChar w:fldCharType="end"/>
      </w:r>
      <w:r>
        <w:rPr>
          <w:lang w:val="en-GB"/>
        </w:rPr>
        <w:t xml:space="preserve"> </w:t>
      </w:r>
      <w:r>
        <w:rPr>
          <w:lang w:val="en-GB"/>
        </w:rPr>
        <w:fldChar w:fldCharType="begin"/>
      </w:r>
      <w:r>
        <w:rPr>
          <w:lang w:val="en-GB"/>
        </w:rPr>
        <w:instrText xml:space="preserve"> REF _Ref370154863 \h </w:instrText>
      </w:r>
      <w:r>
        <w:rPr>
          <w:lang w:val="en-GB"/>
        </w:rPr>
      </w:r>
      <w:r>
        <w:rPr>
          <w:lang w:val="en-GB"/>
        </w:rPr>
        <w:fldChar w:fldCharType="separate"/>
      </w:r>
      <w:r w:rsidR="00AF17A9">
        <w:t>Webservice</w:t>
      </w:r>
      <w:r>
        <w:rPr>
          <w:lang w:val="en-GB"/>
        </w:rPr>
        <w:fldChar w:fldCharType="end"/>
      </w:r>
      <w:r>
        <w:rPr>
          <w:lang w:val="en-GB"/>
        </w:rPr>
        <w:t xml:space="preserve"> and </w:t>
      </w:r>
      <w:r>
        <w:rPr>
          <w:lang w:val="en-GB"/>
        </w:rPr>
        <w:fldChar w:fldCharType="begin"/>
      </w:r>
      <w:r>
        <w:rPr>
          <w:lang w:val="en-GB"/>
        </w:rPr>
        <w:instrText xml:space="preserve"> REF _Ref370154881 \r \h </w:instrText>
      </w:r>
      <w:r>
        <w:rPr>
          <w:lang w:val="en-GB"/>
        </w:rPr>
      </w:r>
      <w:r>
        <w:rPr>
          <w:lang w:val="en-GB"/>
        </w:rPr>
        <w:fldChar w:fldCharType="separate"/>
      </w:r>
      <w:r w:rsidR="00AF17A9">
        <w:rPr>
          <w:lang w:val="en-GB"/>
        </w:rPr>
        <w:t>4.4</w:t>
      </w:r>
      <w:r>
        <w:rPr>
          <w:lang w:val="en-GB"/>
        </w:rPr>
        <w:fldChar w:fldCharType="end"/>
      </w:r>
      <w:r>
        <w:rPr>
          <w:lang w:val="en-GB"/>
        </w:rPr>
        <w:t xml:space="preserve"> </w:t>
      </w:r>
      <w:r>
        <w:rPr>
          <w:lang w:val="en-GB"/>
        </w:rPr>
        <w:fldChar w:fldCharType="begin"/>
      </w:r>
      <w:r>
        <w:rPr>
          <w:lang w:val="en-GB"/>
        </w:rPr>
        <w:instrText xml:space="preserve"> REF _Ref370154873 \h </w:instrText>
      </w:r>
      <w:r>
        <w:rPr>
          <w:lang w:val="en-GB"/>
        </w:rPr>
      </w:r>
      <w:r>
        <w:rPr>
          <w:lang w:val="en-GB"/>
        </w:rPr>
        <w:fldChar w:fldCharType="separate"/>
      </w:r>
      <w:r w:rsidR="00AF17A9">
        <w:t>SFTP</w:t>
      </w:r>
      <w:r>
        <w:rPr>
          <w:lang w:val="en-GB"/>
        </w:rPr>
        <w:fldChar w:fldCharType="end"/>
      </w:r>
    </w:p>
    <w:p w14:paraId="3F9EF180" w14:textId="297A9FE3" w:rsidR="00634DD6" w:rsidRDefault="00D707E7" w:rsidP="00BD4B5E">
      <w:pPr>
        <w:pStyle w:val="Heading1"/>
      </w:pPr>
      <w:bookmarkStart w:id="425" w:name="_Toc370160369"/>
      <w:bookmarkStart w:id="426" w:name="_Toc372113890"/>
      <w:r>
        <w:t>Integration</w:t>
      </w:r>
      <w:bookmarkEnd w:id="425"/>
      <w:bookmarkEnd w:id="426"/>
    </w:p>
    <w:p w14:paraId="12F23D8A" w14:textId="6AC40261" w:rsidR="00CF515C" w:rsidRDefault="00505957" w:rsidP="00505957">
      <w:pPr>
        <w:pStyle w:val="BulletList"/>
        <w:numPr>
          <w:ilvl w:val="0"/>
          <w:numId w:val="0"/>
        </w:numPr>
      </w:pPr>
      <w:r>
        <w:t xml:space="preserve">The “Get BVAC DATA” service will allow  to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The TIP Sytem provides file access to the BVAC messages by means of SFTP over SSH.</w:t>
      </w:r>
    </w:p>
    <w:p w14:paraId="7FC328B2" w14:textId="31560A0E" w:rsidR="00095374" w:rsidRDefault="00095374" w:rsidP="00CB1048">
      <w:pPr>
        <w:pStyle w:val="NormalWithSpacing"/>
        <w:numPr>
          <w:ilvl w:val="0"/>
          <w:numId w:val="7"/>
        </w:numPr>
      </w:pPr>
      <w:r w:rsidRPr="00F16FBE">
        <w:rPr>
          <w:b/>
        </w:rPr>
        <w:t>Webservice</w:t>
      </w:r>
      <w:r>
        <w:t xml:space="preserve">: The TIP System </w:t>
      </w:r>
      <w:r w:rsidRPr="00693DFA">
        <w:t>exposes a standard web service that allow</w:t>
      </w:r>
      <w:r>
        <w:t xml:space="preserve">s access of the BVAC messages for a </w:t>
      </w:r>
      <w:del w:id="427" w:author="Author">
        <w:r>
          <w:delText>particulare</w:delText>
        </w:r>
      </w:del>
      <w:ins w:id="428" w:author="Author">
        <w:r>
          <w:t>particular</w:t>
        </w:r>
      </w:ins>
      <w:r>
        <w:t xml:space="preserve"> Assuralia member.</w:t>
      </w:r>
      <w:r w:rsidRPr="00693DFA">
        <w:t xml:space="preserve"> </w:t>
      </w:r>
    </w:p>
    <w:p w14:paraId="03739A2F" w14:textId="4CCC76F4" w:rsidR="00505957" w:rsidRDefault="00095374" w:rsidP="00095374">
      <w:pPr>
        <w:pStyle w:val="NormalWithSpacing"/>
      </w:pPr>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del w:id="429" w:author="Author">
        <w:r w:rsidR="00505957">
          <w:delText>.</w:delText>
        </w:r>
        <w:r>
          <w:delText>.</w:delText>
        </w:r>
      </w:del>
      <w:ins w:id="430" w:author="Author">
        <w:r w:rsidR="00505957">
          <w:t>.</w:t>
        </w:r>
      </w:ins>
    </w:p>
    <w:p w14:paraId="5F3C8627" w14:textId="77777777" w:rsidR="00434D58" w:rsidRDefault="00434D58" w:rsidP="00095374">
      <w:pPr>
        <w:pStyle w:val="NormalWithSpacing"/>
      </w:pPr>
    </w:p>
    <w:p w14:paraId="4E7FA4FF" w14:textId="4E8875CD" w:rsidR="00434D58" w:rsidRDefault="00434D58" w:rsidP="00434D58">
      <w:pPr>
        <w:pStyle w:val="Heading2"/>
      </w:pPr>
      <w:bookmarkStart w:id="431" w:name="_Toc370160370"/>
      <w:bookmarkStart w:id="432" w:name="_Toc372113891"/>
      <w:r>
        <w:t>Authentication &amp; encryption</w:t>
      </w:r>
      <w:bookmarkEnd w:id="431"/>
      <w:bookmarkEnd w:id="432"/>
    </w:p>
    <w:p w14:paraId="17A22F6C" w14:textId="34B15853" w:rsidR="004139D1" w:rsidRPr="004139D1" w:rsidRDefault="000A3A1E" w:rsidP="004139D1">
      <w:pPr>
        <w:pStyle w:val="Heading3"/>
      </w:pPr>
      <w:bookmarkStart w:id="433" w:name="_Toc370160371"/>
      <w:r>
        <w:t xml:space="preserve">Insurer </w:t>
      </w:r>
      <w:r w:rsidR="004139D1">
        <w:t>X.509 Certificate</w:t>
      </w:r>
      <w:r w:rsidR="00334A87">
        <w:t xml:space="preserve"> </w:t>
      </w:r>
      <w:r w:rsidR="00004058">
        <w:t xml:space="preserve">for transport </w:t>
      </w:r>
      <w:r w:rsidR="00334A87">
        <w:t>(for web service)</w:t>
      </w:r>
      <w:bookmarkEnd w:id="433"/>
    </w:p>
    <w:p w14:paraId="780E421D" w14:textId="5AFC4D80" w:rsidR="00434D58" w:rsidRDefault="002D08E3" w:rsidP="00434D58">
      <w:pPr>
        <w:pStyle w:val="BulletList"/>
        <w:numPr>
          <w:ilvl w:val="0"/>
          <w:numId w:val="0"/>
        </w:numPr>
        <w:rPr>
          <w:lang w:val="en-GB"/>
        </w:rPr>
      </w:pPr>
      <w:r>
        <w:rPr>
          <w:lang w:val="en-GB"/>
        </w:rPr>
        <w:t xml:space="preserve">The party (insurer or other company) </w:t>
      </w:r>
      <w:r w:rsidR="00004058">
        <w:rPr>
          <w:lang w:val="en-GB"/>
        </w:rPr>
        <w:t xml:space="preserve">willing to connect </w:t>
      </w:r>
      <w:r w:rsidR="004139D1">
        <w:rPr>
          <w:lang w:val="en-GB"/>
        </w:rPr>
        <w:t xml:space="preserve">to </w:t>
      </w:r>
      <w:r w:rsidR="00004058">
        <w:rPr>
          <w:lang w:val="en-GB"/>
        </w:rPr>
        <w:t xml:space="preserve">the TIP system using </w:t>
      </w:r>
      <w:r w:rsidR="004139D1">
        <w:rPr>
          <w:lang w:val="en-GB"/>
        </w:rPr>
        <w:t xml:space="preserve">web service is required to request an X.509 </w:t>
      </w:r>
      <w:r w:rsidR="00434D58">
        <w:rPr>
          <w:lang w:val="en-GB"/>
        </w:rPr>
        <w:t>certificate from a valid certificate authority with a linked public /</w:t>
      </w:r>
      <w:ins w:id="434" w:author="Author">
        <w:r w:rsidR="004950D6">
          <w:rPr>
            <w:lang w:val="en-GB"/>
          </w:rPr>
          <w:t xml:space="preserve"> </w:t>
        </w:r>
      </w:ins>
      <w:r w:rsidR="00434D58">
        <w:rPr>
          <w:lang w:val="en-GB"/>
        </w:rPr>
        <w:t>private key pair (</w:t>
      </w:r>
      <w:r w:rsidR="00434D58" w:rsidRPr="00127990">
        <w:rPr>
          <w:lang w:val="en-GB"/>
        </w:rPr>
        <w:t>2048 bits)</w:t>
      </w:r>
      <w:r w:rsidR="000A3A1E">
        <w:rPr>
          <w:lang w:val="en-GB"/>
        </w:rPr>
        <w:t xml:space="preserve"> and needs to provide the public part to the TIP System </w:t>
      </w:r>
      <w:del w:id="435" w:author="Author">
        <w:r w:rsidR="000A3A1E">
          <w:rPr>
            <w:lang w:val="en-GB"/>
          </w:rPr>
          <w:delText>at</w:delText>
        </w:r>
      </w:del>
      <w:ins w:id="436" w:author="Author">
        <w:r w:rsidR="004950D6">
          <w:rPr>
            <w:lang w:val="en-GB"/>
          </w:rPr>
          <w:t>for</w:t>
        </w:r>
      </w:ins>
      <w:r w:rsidR="004950D6">
        <w:rPr>
          <w:lang w:val="en-GB"/>
        </w:rPr>
        <w:t xml:space="preserve"> </w:t>
      </w:r>
      <w:r w:rsidR="000A3A1E">
        <w:rPr>
          <w:lang w:val="en-GB"/>
        </w:rPr>
        <w:t>configuration.</w:t>
      </w:r>
      <w:r w:rsidR="00434D58">
        <w:rPr>
          <w:lang w:val="en-GB"/>
        </w:rPr>
        <w:t xml:space="preserve"> </w:t>
      </w:r>
      <w:r w:rsidR="00434D58" w:rsidRPr="00127990">
        <w:rPr>
          <w:lang w:val="en-GB"/>
        </w:rPr>
        <w:t xml:space="preserve">The </w:t>
      </w:r>
      <w:r w:rsidR="00434D58">
        <w:rPr>
          <w:lang w:val="en-GB"/>
        </w:rPr>
        <w:t xml:space="preserve">certificate + </w:t>
      </w:r>
      <w:r w:rsidR="00434D58" w:rsidRPr="00127990">
        <w:rPr>
          <w:lang w:val="en-GB"/>
        </w:rPr>
        <w:t xml:space="preserve">public/private key pair </w:t>
      </w:r>
      <w:r w:rsidR="00434D58">
        <w:rPr>
          <w:lang w:val="en-GB"/>
        </w:rPr>
        <w:t xml:space="preserve">is expected </w:t>
      </w:r>
      <w:r w:rsidR="00434D58" w:rsidRPr="00127990">
        <w:rPr>
          <w:lang w:val="en-GB"/>
        </w:rPr>
        <w:t>to be renewed every 3 years between TIP and Insurer through manual agreement between APB (Farmaflux) and Insurer (or AssurCard).</w:t>
      </w:r>
      <w:r w:rsidR="00DE32A3">
        <w:rPr>
          <w:lang w:val="en-GB"/>
        </w:rPr>
        <w:t xml:space="preserve"> Preferably the certificate is organisational.</w:t>
      </w:r>
    </w:p>
    <w:p w14:paraId="259546F5" w14:textId="77777777" w:rsidR="00434D58" w:rsidRDefault="00434D58" w:rsidP="00434D58">
      <w:pPr>
        <w:pStyle w:val="BulletList"/>
        <w:numPr>
          <w:ilvl w:val="0"/>
          <w:numId w:val="0"/>
        </w:numPr>
        <w:rPr>
          <w:lang w:val="en-GB"/>
        </w:rPr>
      </w:pPr>
    </w:p>
    <w:p w14:paraId="65180A18" w14:textId="50F20E65" w:rsidR="00434D58" w:rsidRDefault="00434D58" w:rsidP="00434D58">
      <w:pPr>
        <w:pStyle w:val="BulletList"/>
        <w:numPr>
          <w:ilvl w:val="0"/>
          <w:numId w:val="0"/>
        </w:numPr>
        <w:rPr>
          <w:lang w:val="en-GB"/>
        </w:rPr>
      </w:pPr>
      <w:r>
        <w:rPr>
          <w:lang w:val="en-GB"/>
        </w:rPr>
        <w:t xml:space="preserve">This </w:t>
      </w:r>
      <w:r w:rsidR="00004058">
        <w:rPr>
          <w:lang w:val="en-GB"/>
        </w:rPr>
        <w:t xml:space="preserve">Transport </w:t>
      </w:r>
      <w:r w:rsidR="004139D1">
        <w:rPr>
          <w:lang w:val="en-GB"/>
        </w:rPr>
        <w:t>X.509 certificate</w:t>
      </w:r>
      <w:r w:rsidR="00373EFC">
        <w:rPr>
          <w:lang w:val="en-GB"/>
        </w:rPr>
        <w:t xml:space="preserve"> is used</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sidRPr="00B22F33">
        <w:rPr>
          <w:i/>
          <w:lang w:val="en-GB"/>
          <w:rPrChange w:id="437" w:author="Author">
            <w:rPr>
              <w:lang w:val="en-GB"/>
            </w:rPr>
          </w:rPrChange>
        </w:rPr>
        <w:t>get BVAC data</w:t>
      </w:r>
      <w:r w:rsidR="00681567">
        <w:rPr>
          <w:lang w:val="en-GB"/>
        </w:rPr>
        <w:t xml:space="preserve">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1198E57" w14:textId="77777777" w:rsidR="00A161C7" w:rsidRDefault="00A161C7" w:rsidP="00A161C7">
      <w:pPr>
        <w:pStyle w:val="BulletList"/>
        <w:numPr>
          <w:ilvl w:val="0"/>
          <w:numId w:val="0"/>
        </w:numPr>
        <w:rPr>
          <w:lang w:val="en-GB"/>
        </w:rPr>
      </w:pPr>
    </w:p>
    <w:p w14:paraId="6947E0E9" w14:textId="4B2557D8" w:rsidR="00A161C7" w:rsidRPr="004139D1" w:rsidRDefault="00A161C7" w:rsidP="00A161C7">
      <w:pPr>
        <w:pStyle w:val="Heading3"/>
      </w:pPr>
      <w:bookmarkStart w:id="438" w:name="_Toc370160372"/>
      <w:r>
        <w:t xml:space="preserve">Insurer SSH </w:t>
      </w:r>
      <w:r w:rsidR="00992C42">
        <w:t>key</w:t>
      </w:r>
      <w:r>
        <w:t xml:space="preserve"> for transport (for SFTP)</w:t>
      </w:r>
      <w:bookmarkEnd w:id="438"/>
    </w:p>
    <w:p w14:paraId="058C405C" w14:textId="1C35FFB1" w:rsidR="00A161C7" w:rsidRDefault="00A161C7" w:rsidP="00A161C7">
      <w:pPr>
        <w:pStyle w:val="BulletList"/>
        <w:numPr>
          <w:ilvl w:val="0"/>
          <w:numId w:val="0"/>
        </w:numPr>
        <w:rPr>
          <w:lang w:val="en-GB"/>
        </w:rPr>
      </w:pPr>
      <w:r>
        <w:rPr>
          <w:lang w:val="en-GB"/>
        </w:rPr>
        <w:t xml:space="preserve">The party (insurer or other company) willing to connect to the TIP system using SFTP is required to create a ssh </w:t>
      </w:r>
      <w:r w:rsidR="00992C42">
        <w:rPr>
          <w:lang w:val="en-GB"/>
        </w:rPr>
        <w:t>key</w:t>
      </w:r>
      <w:r>
        <w:rPr>
          <w:lang w:val="en-GB"/>
        </w:rPr>
        <w:t xml:space="preserve"> (RSA </w:t>
      </w:r>
      <w:r w:rsidRPr="00127990">
        <w:rPr>
          <w:lang w:val="en-GB"/>
        </w:rPr>
        <w:t>2048 bits)</w:t>
      </w:r>
      <w:r>
        <w:rPr>
          <w:lang w:val="en-GB"/>
        </w:rPr>
        <w:t xml:space="preserve"> and needs to provide the public part to </w:t>
      </w:r>
      <w:del w:id="439" w:author="Author">
        <w:r>
          <w:rPr>
            <w:lang w:val="en-GB"/>
          </w:rPr>
          <w:delText>the TIP System at</w:delText>
        </w:r>
      </w:del>
      <w:ins w:id="440" w:author="Author">
        <w:r w:rsidR="00A97D92">
          <w:rPr>
            <w:lang w:val="en-GB"/>
          </w:rPr>
          <w:t>Farmaflux for</w:t>
        </w:r>
      </w:ins>
      <w:r w:rsidR="00A97D92">
        <w:rPr>
          <w:lang w:val="en-GB"/>
        </w:rPr>
        <w:t xml:space="preserve"> configuration</w:t>
      </w:r>
      <w:r>
        <w:rPr>
          <w:lang w:val="en-GB"/>
        </w:rPr>
        <w:t xml:space="preserve">. </w:t>
      </w:r>
      <w:r w:rsidR="00DE32A3">
        <w:rPr>
          <w:lang w:val="en-GB"/>
        </w:rPr>
        <w:t xml:space="preserve"> </w:t>
      </w:r>
    </w:p>
    <w:p w14:paraId="708DCA9B" w14:textId="77777777" w:rsidR="00A161C7" w:rsidRDefault="00A161C7" w:rsidP="00A161C7">
      <w:pPr>
        <w:pStyle w:val="BulletList"/>
        <w:numPr>
          <w:ilvl w:val="0"/>
          <w:numId w:val="0"/>
        </w:numPr>
        <w:rPr>
          <w:lang w:val="en-GB"/>
        </w:rPr>
      </w:pPr>
    </w:p>
    <w:p w14:paraId="0AA29D90" w14:textId="49DF3EDF" w:rsidR="00A161C7" w:rsidRDefault="00A161C7" w:rsidP="00A161C7">
      <w:pPr>
        <w:pStyle w:val="BulletList"/>
        <w:numPr>
          <w:ilvl w:val="0"/>
          <w:numId w:val="0"/>
        </w:numPr>
        <w:rPr>
          <w:lang w:val="en-GB"/>
        </w:rPr>
      </w:pPr>
      <w:r>
        <w:rPr>
          <w:lang w:val="en-GB"/>
        </w:rPr>
        <w:t xml:space="preserve">This SSH </w:t>
      </w:r>
      <w:r w:rsidR="00992C42">
        <w:rPr>
          <w:lang w:val="en-GB"/>
        </w:rPr>
        <w:t>key</w:t>
      </w:r>
      <w:r>
        <w:rPr>
          <w:lang w:val="en-GB"/>
        </w:rPr>
        <w:t xml:space="preserve"> is used</w:t>
      </w:r>
    </w:p>
    <w:p w14:paraId="1B835D87" w14:textId="77777777" w:rsidR="00A161C7" w:rsidRDefault="00A161C7" w:rsidP="00A161C7">
      <w:pPr>
        <w:pStyle w:val="BulletList"/>
        <w:numPr>
          <w:ilvl w:val="0"/>
          <w:numId w:val="13"/>
        </w:numPr>
        <w:rPr>
          <w:lang w:val="en-GB"/>
        </w:rPr>
      </w:pPr>
      <w:r>
        <w:rPr>
          <w:lang w:val="en-GB"/>
        </w:rPr>
        <w:t>SFTP</w:t>
      </w:r>
    </w:p>
    <w:p w14:paraId="7237FF3E" w14:textId="5E9EFB1F" w:rsidR="00A161C7" w:rsidRPr="00A161C7" w:rsidRDefault="00A161C7" w:rsidP="00A161C7">
      <w:pPr>
        <w:pStyle w:val="BulletList"/>
        <w:numPr>
          <w:ilvl w:val="1"/>
          <w:numId w:val="13"/>
        </w:numPr>
        <w:rPr>
          <w:lang w:val="en-GB"/>
        </w:rPr>
      </w:pPr>
      <w:r>
        <w:rPr>
          <w:lang w:val="en-GB"/>
        </w:rPr>
        <w:t xml:space="preserve">Setting up the SSH session with the file server uses the SSH  </w:t>
      </w:r>
      <w:r w:rsidR="00992C42">
        <w:rPr>
          <w:lang w:val="en-GB"/>
        </w:rPr>
        <w:t>key</w:t>
      </w:r>
      <w:del w:id="441" w:author="Author">
        <w:r>
          <w:rPr>
            <w:lang w:val="en-GB"/>
          </w:rPr>
          <w:delText xml:space="preserve"> (so not username/password)</w:delText>
        </w:r>
      </w:del>
      <w:ins w:id="442" w:author="Author">
        <w:r w:rsidR="00A97D92">
          <w:rPr>
            <w:lang w:val="en-GB"/>
          </w:rPr>
          <w:t>, combined with the Username Farmaflux will provide</w:t>
        </w:r>
      </w:ins>
    </w:p>
    <w:p w14:paraId="123FD2A4" w14:textId="77777777" w:rsidR="00004058" w:rsidRDefault="00004058" w:rsidP="00004058">
      <w:pPr>
        <w:pStyle w:val="BulletList"/>
        <w:numPr>
          <w:ilvl w:val="0"/>
          <w:numId w:val="0"/>
        </w:numPr>
        <w:rPr>
          <w:lang w:val="en-GB"/>
        </w:rPr>
      </w:pPr>
    </w:p>
    <w:p w14:paraId="436B27E4" w14:textId="08BDA71D" w:rsidR="00004058" w:rsidRPr="004139D1" w:rsidRDefault="00004058" w:rsidP="00004058">
      <w:pPr>
        <w:pStyle w:val="Heading3"/>
      </w:pPr>
      <w:bookmarkStart w:id="443" w:name="_Toc370160373"/>
      <w:r>
        <w:t>Insurer X.509 Certificate for Encryption</w:t>
      </w:r>
      <w:r w:rsidR="002D08E3">
        <w:t xml:space="preserve"> (all end-insurers)</w:t>
      </w:r>
      <w:bookmarkEnd w:id="443"/>
    </w:p>
    <w:p w14:paraId="00E64075" w14:textId="409D3637" w:rsidR="00004058" w:rsidRDefault="00004058" w:rsidP="00004058">
      <w:pPr>
        <w:pStyle w:val="BulletList"/>
        <w:numPr>
          <w:ilvl w:val="0"/>
          <w:numId w:val="0"/>
        </w:numPr>
        <w:rPr>
          <w:lang w:val="en-GB"/>
        </w:rPr>
      </w:pPr>
      <w:r>
        <w:rPr>
          <w:lang w:val="en-GB"/>
        </w:rPr>
        <w:t>Besides the public/private key pair used for transport, we also define a public/private key pair for encryption. Where the tra</w:t>
      </w:r>
      <w:r w:rsidR="002D08E3">
        <w:rPr>
          <w:lang w:val="en-GB"/>
        </w:rPr>
        <w:t xml:space="preserve">nsport pair was used to setup a connection with the TIP system, the encryption pair is used to encrypt the messages for the end-insurer. Otherwise said, all insurers willing to receive a BVAC message </w:t>
      </w:r>
      <w:del w:id="444" w:author="Author">
        <w:r w:rsidR="002D08E3">
          <w:rPr>
            <w:lang w:val="en-GB"/>
          </w:rPr>
          <w:delText>needs</w:delText>
        </w:r>
      </w:del>
      <w:ins w:id="445" w:author="Author">
        <w:r w:rsidR="002D08E3">
          <w:rPr>
            <w:lang w:val="en-GB"/>
          </w:rPr>
          <w:t>need</w:t>
        </w:r>
      </w:ins>
      <w:r w:rsidR="002D08E3">
        <w:rPr>
          <w:lang w:val="en-GB"/>
        </w:rPr>
        <w:t xml:space="preserve"> to </w:t>
      </w:r>
      <w:r>
        <w:rPr>
          <w:lang w:val="en-GB"/>
        </w:rPr>
        <w:t>request an X.509 certificate from a valid certificate authority with a linked public /private key pair (</w:t>
      </w:r>
      <w:r w:rsidRPr="00127990">
        <w:rPr>
          <w:lang w:val="en-GB"/>
        </w:rPr>
        <w:t>2048 bits)</w:t>
      </w:r>
      <w:r>
        <w:rPr>
          <w:lang w:val="en-GB"/>
        </w:rPr>
        <w:t xml:space="preserve"> and </w:t>
      </w:r>
      <w:del w:id="446" w:author="Author">
        <w:r>
          <w:rPr>
            <w:lang w:val="en-GB"/>
          </w:rPr>
          <w:delText>needs</w:delText>
        </w:r>
      </w:del>
      <w:ins w:id="447" w:author="Author">
        <w:r>
          <w:rPr>
            <w:lang w:val="en-GB"/>
          </w:rPr>
          <w:t>need</w:t>
        </w:r>
      </w:ins>
      <w:r>
        <w:rPr>
          <w:lang w:val="en-GB"/>
        </w:rPr>
        <w:t xml:space="preserve"> to provide the public part to </w:t>
      </w:r>
      <w:del w:id="448" w:author="Author">
        <w:r>
          <w:rPr>
            <w:lang w:val="en-GB"/>
          </w:rPr>
          <w:delText>the TIP System at</w:delText>
        </w:r>
      </w:del>
      <w:ins w:id="449" w:author="Author">
        <w:r w:rsidR="00A97D92">
          <w:rPr>
            <w:lang w:val="en-GB"/>
          </w:rPr>
          <w:t>Farmaflux for</w:t>
        </w:r>
      </w:ins>
      <w:r>
        <w:rPr>
          <w:lang w:val="en-GB"/>
        </w:rPr>
        <w:t xml:space="preserve"> configuration. </w:t>
      </w:r>
      <w:r w:rsidRPr="00127990">
        <w:rPr>
          <w:lang w:val="en-GB"/>
        </w:rPr>
        <w:t xml:space="preserve">The </w:t>
      </w:r>
      <w:r>
        <w:rPr>
          <w:lang w:val="en-GB"/>
        </w:rPr>
        <w:t xml:space="preserve">certificate + </w:t>
      </w:r>
      <w:r w:rsidRPr="00127990">
        <w:rPr>
          <w:lang w:val="en-GB"/>
        </w:rPr>
        <w:t xml:space="preserve">public/private key pair </w:t>
      </w:r>
      <w:r>
        <w:rPr>
          <w:lang w:val="en-GB"/>
        </w:rPr>
        <w:t xml:space="preserve">is expected </w:t>
      </w:r>
      <w:r w:rsidRPr="00127990">
        <w:rPr>
          <w:lang w:val="en-GB"/>
        </w:rPr>
        <w:t>to be renewed every 3 years between TIP</w:t>
      </w:r>
      <w:r w:rsidR="00A97D92">
        <w:rPr>
          <w:lang w:val="en-GB"/>
        </w:rPr>
        <w:t xml:space="preserve"> </w:t>
      </w:r>
      <w:ins w:id="450" w:author="Author">
        <w:r w:rsidR="00A97D92">
          <w:rPr>
            <w:lang w:val="en-GB"/>
          </w:rPr>
          <w:t>system</w:t>
        </w:r>
        <w:r w:rsidRPr="00127990">
          <w:rPr>
            <w:lang w:val="en-GB"/>
          </w:rPr>
          <w:t xml:space="preserve"> </w:t>
        </w:r>
      </w:ins>
      <w:r w:rsidRPr="00127990">
        <w:rPr>
          <w:lang w:val="en-GB"/>
        </w:rPr>
        <w:t xml:space="preserve">and Insurer through manual agreement between </w:t>
      </w:r>
      <w:del w:id="451" w:author="Author">
        <w:r w:rsidRPr="00127990">
          <w:rPr>
            <w:lang w:val="en-GB"/>
          </w:rPr>
          <w:delText>APB (</w:delText>
        </w:r>
      </w:del>
      <w:r w:rsidRPr="00127990">
        <w:rPr>
          <w:lang w:val="en-GB"/>
        </w:rPr>
        <w:t>Farmaflux</w:t>
      </w:r>
      <w:del w:id="452" w:author="Author">
        <w:r w:rsidRPr="00127990">
          <w:rPr>
            <w:lang w:val="en-GB"/>
          </w:rPr>
          <w:delText>)</w:delText>
        </w:r>
      </w:del>
      <w:r w:rsidRPr="00127990">
        <w:rPr>
          <w:lang w:val="en-GB"/>
        </w:rPr>
        <w:t xml:space="preserve"> and Insurer (or AssurCard).</w:t>
      </w:r>
      <w:r w:rsidR="00DE32A3">
        <w:rPr>
          <w:lang w:val="en-GB"/>
        </w:rPr>
        <w:t xml:space="preserve"> Preferably the certificate is organisational.</w:t>
      </w:r>
    </w:p>
    <w:p w14:paraId="1C4367D4" w14:textId="77777777" w:rsidR="00004058" w:rsidRDefault="00004058" w:rsidP="00004058">
      <w:pPr>
        <w:pStyle w:val="BulletList"/>
        <w:numPr>
          <w:ilvl w:val="0"/>
          <w:numId w:val="0"/>
        </w:numPr>
        <w:rPr>
          <w:lang w:val="en-GB"/>
        </w:rPr>
      </w:pPr>
    </w:p>
    <w:p w14:paraId="60F2E0A5" w14:textId="77777777" w:rsidR="00004058" w:rsidRDefault="00004058" w:rsidP="00004058">
      <w:pPr>
        <w:pStyle w:val="BulletList"/>
        <w:numPr>
          <w:ilvl w:val="0"/>
          <w:numId w:val="0"/>
        </w:numPr>
        <w:rPr>
          <w:lang w:val="en-GB"/>
        </w:rPr>
      </w:pPr>
      <w:r>
        <w:rPr>
          <w:lang w:val="en-GB"/>
        </w:rPr>
        <w:t>This X.509 certificate is used</w:t>
      </w:r>
    </w:p>
    <w:p w14:paraId="60A0FADC" w14:textId="77777777" w:rsidR="00004058" w:rsidRDefault="00004058" w:rsidP="00004058">
      <w:pPr>
        <w:pStyle w:val="BulletList"/>
        <w:numPr>
          <w:ilvl w:val="0"/>
          <w:numId w:val="13"/>
        </w:numPr>
        <w:rPr>
          <w:lang w:val="en-GB"/>
        </w:rPr>
      </w:pPr>
      <w:r>
        <w:rPr>
          <w:lang w:val="en-GB"/>
        </w:rPr>
        <w:t>SFTP</w:t>
      </w:r>
    </w:p>
    <w:p w14:paraId="076343A4" w14:textId="77777777" w:rsidR="00004058" w:rsidRDefault="00004058" w:rsidP="00004058">
      <w:pPr>
        <w:pStyle w:val="BulletList"/>
        <w:numPr>
          <w:ilvl w:val="1"/>
          <w:numId w:val="13"/>
        </w:numPr>
        <w:rPr>
          <w:lang w:val="en-GB"/>
        </w:rPr>
      </w:pPr>
      <w:r>
        <w:rPr>
          <w:lang w:val="en-GB"/>
        </w:rPr>
        <w:t>The content of the file found, is encrypted with the public key of the end-insurer and needs to be decrypted by its private key</w:t>
      </w:r>
    </w:p>
    <w:p w14:paraId="0626A4BA" w14:textId="77777777" w:rsidR="00004058" w:rsidRPr="00681567" w:rsidRDefault="00004058" w:rsidP="00004058">
      <w:pPr>
        <w:pStyle w:val="BulletList"/>
        <w:numPr>
          <w:ilvl w:val="0"/>
          <w:numId w:val="13"/>
        </w:numPr>
        <w:rPr>
          <w:lang w:val="en-GB"/>
        </w:rPr>
      </w:pPr>
      <w:r>
        <w:rPr>
          <w:lang w:val="en-GB"/>
        </w:rPr>
        <w:t>Web service</w:t>
      </w:r>
    </w:p>
    <w:p w14:paraId="35C3CC23" w14:textId="77777777" w:rsidR="00004058" w:rsidRDefault="00004058" w:rsidP="00004058">
      <w:pPr>
        <w:pStyle w:val="BulletList"/>
        <w:numPr>
          <w:ilvl w:val="1"/>
          <w:numId w:val="13"/>
        </w:numPr>
        <w:rPr>
          <w:lang w:val="en-GB"/>
        </w:rPr>
      </w:pPr>
      <w:r>
        <w:rPr>
          <w:lang w:val="en-GB"/>
        </w:rPr>
        <w:t>The web service return messages are encrypted with the public key of the end-insurer and need to be decrypted by its private</w:t>
      </w:r>
    </w:p>
    <w:p w14:paraId="1F186BF4" w14:textId="77777777" w:rsidR="002D08E3" w:rsidRDefault="002D08E3" w:rsidP="002D08E3">
      <w:pPr>
        <w:pStyle w:val="BulletList"/>
        <w:numPr>
          <w:ilvl w:val="0"/>
          <w:numId w:val="0"/>
        </w:numPr>
        <w:rPr>
          <w:lang w:val="en-GB"/>
        </w:rPr>
      </w:pPr>
    </w:p>
    <w:p w14:paraId="1303FF7A" w14:textId="6A35B01F" w:rsidR="002D08E3" w:rsidRDefault="002D08E3" w:rsidP="002D08E3">
      <w:pPr>
        <w:pStyle w:val="BulletList"/>
        <w:numPr>
          <w:ilvl w:val="0"/>
          <w:numId w:val="0"/>
        </w:numPr>
        <w:rPr>
          <w:lang w:val="en-GB"/>
        </w:rPr>
      </w:pPr>
      <w:r>
        <w:rPr>
          <w:lang w:val="en-GB"/>
        </w:rPr>
        <w:t xml:space="preserve">For an insurer </w:t>
      </w:r>
      <w:del w:id="453" w:author="Author">
        <w:r>
          <w:rPr>
            <w:lang w:val="en-GB"/>
          </w:rPr>
          <w:delText>which</w:delText>
        </w:r>
      </w:del>
      <w:ins w:id="454" w:author="Author">
        <w:r w:rsidR="00A97D92">
          <w:rPr>
            <w:lang w:val="en-GB"/>
          </w:rPr>
          <w:t>that</w:t>
        </w:r>
      </w:ins>
      <w:r w:rsidR="00A97D92">
        <w:rPr>
          <w:lang w:val="en-GB"/>
        </w:rPr>
        <w:t xml:space="preserve"> </w:t>
      </w:r>
      <w:r>
        <w:rPr>
          <w:lang w:val="en-GB"/>
        </w:rPr>
        <w:t>retrieves its own BVAC messages, the transport and encryption certificates can in fact be the same certificate. It is up to the insurers to decide if they are willing to use the same certificate.</w:t>
      </w:r>
    </w:p>
    <w:p w14:paraId="1B6CB79A" w14:textId="77777777" w:rsidR="002D08E3" w:rsidRDefault="002D08E3" w:rsidP="002D08E3">
      <w:pPr>
        <w:pStyle w:val="BulletList"/>
        <w:numPr>
          <w:ilvl w:val="0"/>
          <w:numId w:val="0"/>
        </w:numPr>
        <w:rPr>
          <w:lang w:val="en-GB"/>
        </w:rPr>
      </w:pPr>
    </w:p>
    <w:p w14:paraId="33C8A68A" w14:textId="32053201" w:rsidR="00BD7244" w:rsidRDefault="00BD7244" w:rsidP="00BD7244">
      <w:pPr>
        <w:pStyle w:val="Heading3"/>
      </w:pPr>
      <w:bookmarkStart w:id="455" w:name="_Toc370160374"/>
      <w:r>
        <w:t xml:space="preserve">TIP System </w:t>
      </w:r>
      <w:r w:rsidR="000A3A1E">
        <w:t>SSL certificate</w:t>
      </w:r>
      <w:r w:rsidR="00334A87">
        <w:t xml:space="preserve"> (for </w:t>
      </w:r>
      <w:r w:rsidR="002D08E3">
        <w:t xml:space="preserve">connection through </w:t>
      </w:r>
      <w:r w:rsidR="00334A87">
        <w:t>web service)</w:t>
      </w:r>
      <w:bookmarkEnd w:id="455"/>
    </w:p>
    <w:p w14:paraId="7D7EA148" w14:textId="4BB5E111"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r>
        <w:rPr>
          <w:lang w:val="en-GB"/>
        </w:rPr>
        <w:t xml:space="preserve">service, </w:t>
      </w:r>
      <w:r>
        <w:t xml:space="preserve">should have the TIP System </w:t>
      </w:r>
      <w:r w:rsidR="00B97CF6">
        <w:t>SSL certificate installe</w:t>
      </w:r>
      <w:r>
        <w:t>d on its server</w:t>
      </w:r>
      <w:r w:rsidR="00B97CF6">
        <w:rPr>
          <w:lang w:val="en-GB"/>
        </w:rPr>
        <w:t xml:space="preserve">. </w:t>
      </w:r>
      <w:r w:rsidR="00B97CF6">
        <w:t>This is provided</w:t>
      </w:r>
      <w:ins w:id="456" w:author="Author">
        <w:r w:rsidR="00B97CF6">
          <w:t xml:space="preserve"> </w:t>
        </w:r>
        <w:r w:rsidR="00A97D92">
          <w:t>by Farmaflux</w:t>
        </w:r>
      </w:ins>
      <w:r w:rsidR="00A97D92">
        <w:t xml:space="preserve"> </w:t>
      </w:r>
      <w:r w:rsidR="00B97CF6">
        <w:t>at time of</w:t>
      </w:r>
      <w:r w:rsidR="006D1B51">
        <w:t xml:space="preserve"> configuration and is valid for a period of 1 year.  Between a period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This SSL certificate is used to setup the HTTPS session when using the webservice approach.</w:t>
      </w:r>
    </w:p>
    <w:p w14:paraId="58400294" w14:textId="0C5C0D22" w:rsidR="000A3A1E" w:rsidRPr="000A3A1E" w:rsidRDefault="000A3A1E" w:rsidP="000A3A1E">
      <w:pPr>
        <w:pStyle w:val="Heading3"/>
      </w:pPr>
      <w:bookmarkStart w:id="457" w:name="_Toc370160375"/>
      <w:r>
        <w:t>TIP System X.509 certificate</w:t>
      </w:r>
      <w:r w:rsidR="00334A87">
        <w:t xml:space="preserve"> (For </w:t>
      </w:r>
      <w:r w:rsidR="002D08E3">
        <w:t xml:space="preserve">connection through </w:t>
      </w:r>
      <w:r w:rsidR="00334A87">
        <w:t>web service)</w:t>
      </w:r>
      <w:bookmarkEnd w:id="457"/>
    </w:p>
    <w:p w14:paraId="71A509D3" w14:textId="1B881FB8" w:rsidR="00544F22" w:rsidRDefault="00BD7244" w:rsidP="000A3A1E">
      <w:pPr>
        <w:pStyle w:val="BulletList"/>
        <w:numPr>
          <w:ilvl w:val="0"/>
          <w:numId w:val="0"/>
        </w:numPr>
      </w:pPr>
      <w:r>
        <w:rPr>
          <w:lang w:val="en-GB"/>
        </w:rPr>
        <w:t>The i</w:t>
      </w:r>
      <w:r w:rsidR="00434D58">
        <w:t xml:space="preserve">nsurer </w:t>
      </w:r>
      <w:r w:rsidR="000A3A1E">
        <w:t>willing to use the web</w:t>
      </w:r>
      <w:r w:rsidR="00334A87">
        <w:t xml:space="preserve"> </w:t>
      </w:r>
      <w:r w:rsidR="000A3A1E">
        <w:t>service</w:t>
      </w:r>
      <w:r w:rsidR="00334A87">
        <w:t>,</w:t>
      </w:r>
      <w:r w:rsidR="000A3A1E">
        <w:t xml:space="preserve"> </w:t>
      </w:r>
      <w:r w:rsidR="00434D58">
        <w:t xml:space="preserve">should have the TIP </w:t>
      </w:r>
      <w:r>
        <w:t>System public key on its server.</w:t>
      </w:r>
      <w:r w:rsidR="00544F22">
        <w:t xml:space="preserve"> This is provided</w:t>
      </w:r>
      <w:ins w:id="458" w:author="Author">
        <w:r w:rsidR="00544F22">
          <w:t xml:space="preserve"> </w:t>
        </w:r>
        <w:r w:rsidR="00A97D92">
          <w:t>by Farmaflux</w:t>
        </w:r>
      </w:ins>
      <w:r w:rsidR="00A97D92">
        <w:t xml:space="preserve"> </w:t>
      </w:r>
      <w:r w:rsidR="00544F22">
        <w:t>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w:t>
      </w:r>
      <w:r w:rsidR="000A3A1E" w:rsidRPr="00B22F33">
        <w:rPr>
          <w:i/>
          <w:rPrChange w:id="459" w:author="Author">
            <w:rPr/>
          </w:rPrChange>
        </w:rPr>
        <w:t>get bvac data</w:t>
      </w:r>
      <w:r w:rsidR="000A3A1E">
        <w:t xml:space="preserve"> web service </w:t>
      </w:r>
      <w:r w:rsidR="00117C69">
        <w:rPr>
          <w:lang w:val="en-GB"/>
        </w:rPr>
        <w:t xml:space="preserve">request message </w:t>
      </w:r>
      <w:r w:rsidR="000A3A1E">
        <w:rPr>
          <w:lang w:val="en-GB"/>
        </w:rPr>
        <w:t>which needs to be</w:t>
      </w:r>
      <w:r w:rsidR="00117C69">
        <w:rPr>
          <w:lang w:val="en-GB"/>
        </w:rPr>
        <w:t xml:space="preserve"> encrypted with  the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460" w:name="_Toc370160376"/>
      <w:bookmarkStart w:id="461" w:name="_Toc372113892"/>
      <w:r>
        <w:t>Technical Registration</w:t>
      </w:r>
      <w:bookmarkEnd w:id="460"/>
      <w:bookmarkEnd w:id="461"/>
    </w:p>
    <w:p w14:paraId="213ADF8C" w14:textId="752FEACC" w:rsidR="00D76B9E" w:rsidRDefault="00D76B9E" w:rsidP="00D76B9E">
      <w:pPr>
        <w:pStyle w:val="Heading3"/>
      </w:pPr>
      <w:bookmarkStart w:id="462" w:name="_Toc370160377"/>
      <w:r>
        <w:t>Insurer information</w:t>
      </w:r>
      <w:bookmarkEnd w:id="462"/>
    </w:p>
    <w:p w14:paraId="3FBDB30B" w14:textId="2EF93DE5" w:rsidR="00A01564" w:rsidRDefault="00A646D7" w:rsidP="00A01564">
      <w:pPr>
        <w:pStyle w:val="NormalWithSpacing"/>
      </w:pPr>
      <w:r w:rsidRPr="00A646D7">
        <w:t>In or</w:t>
      </w:r>
      <w:r>
        <w:t>der to allow access to the TIP system to retrieve BVAC messages, the insurer</w:t>
      </w:r>
      <w:r w:rsidR="00B06B87">
        <w:t xml:space="preserve"> or party retrieving messages for an insurer,</w:t>
      </w:r>
      <w:r>
        <w:t xml:space="preserve">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3FD78EBE" w:rsidR="00A646D7" w:rsidRPr="00A646D7" w:rsidRDefault="00A646D7" w:rsidP="00A646D7">
      <w:pPr>
        <w:pStyle w:val="BulletList"/>
        <w:rPr>
          <w:lang w:val="en-GB"/>
        </w:rPr>
      </w:pPr>
      <w:r w:rsidRPr="00A646D7">
        <w:rPr>
          <w:lang w:val="en-GB"/>
        </w:rPr>
        <w:t>CBFA number</w:t>
      </w:r>
      <w:r w:rsidR="00B06B87">
        <w:rPr>
          <w:lang w:val="en-GB"/>
        </w:rPr>
        <w:t xml:space="preserve"> (if insurer)</w:t>
      </w:r>
    </w:p>
    <w:p w14:paraId="24C618C5" w14:textId="4B8BEC62" w:rsidR="00A646D7" w:rsidRPr="00A646D7" w:rsidRDefault="00A646D7" w:rsidP="00A646D7">
      <w:pPr>
        <w:pStyle w:val="BulletList"/>
        <w:rPr>
          <w:lang w:val="en-GB"/>
        </w:rPr>
      </w:pPr>
      <w:r w:rsidRPr="00A646D7">
        <w:rPr>
          <w:lang w:val="en-GB"/>
        </w:rPr>
        <w:t xml:space="preserve">End-point-type: SFTP or </w:t>
      </w:r>
      <w:r w:rsidR="00C253B5">
        <w:rPr>
          <w:lang w:val="en-GB"/>
        </w:rPr>
        <w:t>HTTPS (</w:t>
      </w:r>
      <w:r w:rsidR="00B06B87">
        <w:rPr>
          <w:lang w:val="en-GB"/>
        </w:rPr>
        <w:t xml:space="preserve">i.e. </w:t>
      </w:r>
      <w:r w:rsidR="00C253B5">
        <w:rPr>
          <w:lang w:val="en-GB"/>
        </w:rPr>
        <w:t>web service)</w:t>
      </w:r>
    </w:p>
    <w:p w14:paraId="01644D05" w14:textId="7062AA71" w:rsidR="000E4C5B" w:rsidRDefault="00A161C7" w:rsidP="00A646D7">
      <w:pPr>
        <w:pStyle w:val="BulletList"/>
        <w:rPr>
          <w:lang w:val="en-GB"/>
        </w:rPr>
      </w:pPr>
      <w:r>
        <w:rPr>
          <w:lang w:val="en-GB"/>
        </w:rPr>
        <w:t xml:space="preserve">SSH </w:t>
      </w:r>
      <w:r w:rsidR="00992C42">
        <w:rPr>
          <w:lang w:val="en-GB"/>
        </w:rPr>
        <w:t xml:space="preserve">key </w:t>
      </w:r>
      <w:r>
        <w:rPr>
          <w:lang w:val="en-GB"/>
        </w:rPr>
        <w:t xml:space="preserve">or </w:t>
      </w:r>
      <w:r w:rsidR="000E4C5B">
        <w:rPr>
          <w:lang w:val="en-GB"/>
        </w:rPr>
        <w:t xml:space="preserve">X.509 Certificate </w:t>
      </w:r>
      <w:r w:rsidR="00004058">
        <w:rPr>
          <w:lang w:val="en-GB"/>
        </w:rPr>
        <w:t xml:space="preserve">used for transport </w:t>
      </w:r>
      <w:r w:rsidR="002D08E3">
        <w:rPr>
          <w:lang w:val="en-GB"/>
        </w:rPr>
        <w:t>(public part)</w:t>
      </w:r>
    </w:p>
    <w:p w14:paraId="46EDA852" w14:textId="640B0069" w:rsidR="00B06B87" w:rsidRPr="00B06B87" w:rsidRDefault="00B06B87" w:rsidP="00B06B87">
      <w:pPr>
        <w:pStyle w:val="BulletList"/>
        <w:rPr>
          <w:lang w:val="en-GB"/>
        </w:rPr>
      </w:pPr>
      <w:r>
        <w:rPr>
          <w:lang w:val="en-GB"/>
        </w:rPr>
        <w:t>X.509 Certificate used for encryption (public part)</w:t>
      </w:r>
    </w:p>
    <w:p w14:paraId="097A176B" w14:textId="084C60A3" w:rsidR="00A646D7" w:rsidRDefault="00A646D7" w:rsidP="00A646D7">
      <w:pPr>
        <w:pStyle w:val="BulletList"/>
        <w:rPr>
          <w:lang w:val="en-GB"/>
        </w:rPr>
      </w:pPr>
      <w:r w:rsidRPr="00A646D7">
        <w:rPr>
          <w:lang w:val="en-GB"/>
        </w:rPr>
        <w:t>A</w:t>
      </w:r>
      <w:r w:rsidR="00300B21">
        <w:rPr>
          <w:lang w:val="en-GB"/>
        </w:rPr>
        <w:t xml:space="preserve"> delegation</w:t>
      </w:r>
      <w:r w:rsidR="00B06B87">
        <w:rPr>
          <w:lang w:val="en-GB"/>
        </w:rPr>
        <w:t xml:space="preserve"> list of parties </w:t>
      </w:r>
      <w:r w:rsidRPr="00A646D7">
        <w:rPr>
          <w:lang w:val="en-GB"/>
        </w:rPr>
        <w:t>that may retrieve BVAC messages for this insurer</w:t>
      </w:r>
    </w:p>
    <w:p w14:paraId="5A435E15" w14:textId="5035A7D1" w:rsidR="00DE32A3" w:rsidRPr="00A646D7" w:rsidRDefault="00B54D15" w:rsidP="00A646D7">
      <w:pPr>
        <w:pStyle w:val="BulletList"/>
        <w:rPr>
          <w:lang w:val="en-GB"/>
        </w:rPr>
      </w:pPr>
      <w:r>
        <w:rPr>
          <w:lang w:val="en-GB"/>
        </w:rPr>
        <w:t>For SFTP</w:t>
      </w:r>
      <w:r w:rsidR="00DE32A3">
        <w:rPr>
          <w:lang w:val="en-GB"/>
        </w:rPr>
        <w:t>: the IP addresses of the servers going to access the SFTP</w:t>
      </w:r>
      <w:ins w:id="463" w:author="Author">
        <w:r w:rsidR="00A97D92">
          <w:rPr>
            <w:lang w:val="en-GB"/>
          </w:rPr>
          <w:t xml:space="preserve"> </w:t>
        </w:r>
      </w:ins>
    </w:p>
    <w:p w14:paraId="18907414" w14:textId="77777777" w:rsidR="003E7348" w:rsidRDefault="003E7348" w:rsidP="007517DA">
      <w:pPr>
        <w:pStyle w:val="BulletList"/>
        <w:numPr>
          <w:ilvl w:val="0"/>
          <w:numId w:val="0"/>
        </w:numPr>
        <w:rPr>
          <w:lang w:val="en-GB"/>
        </w:rPr>
      </w:pPr>
    </w:p>
    <w:p w14:paraId="321CDFE8" w14:textId="28B294CB" w:rsidR="00B06B87" w:rsidRDefault="00B06B87" w:rsidP="007517DA">
      <w:pPr>
        <w:pStyle w:val="BulletList"/>
        <w:numPr>
          <w:ilvl w:val="0"/>
          <w:numId w:val="0"/>
        </w:numPr>
        <w:rPr>
          <w:lang w:val="en-GB"/>
        </w:rPr>
      </w:pPr>
      <w:r>
        <w:rPr>
          <w:lang w:val="en-GB"/>
        </w:rPr>
        <w:t xml:space="preserve">Depending on the setup one of both the certificates need to be </w:t>
      </w:r>
      <w:del w:id="464" w:author="Author">
        <w:r>
          <w:rPr>
            <w:lang w:val="en-GB"/>
          </w:rPr>
          <w:delText>provide</w:delText>
        </w:r>
      </w:del>
      <w:ins w:id="465" w:author="Author">
        <w:r>
          <w:rPr>
            <w:lang w:val="en-GB"/>
          </w:rPr>
          <w:t>provide</w:t>
        </w:r>
        <w:r w:rsidR="00A97D92">
          <w:rPr>
            <w:lang w:val="en-GB"/>
          </w:rPr>
          <w:t>d</w:t>
        </w:r>
      </w:ins>
    </w:p>
    <w:p w14:paraId="623E2939" w14:textId="0C231E0C" w:rsidR="00B06B87" w:rsidRDefault="00B06B87" w:rsidP="00B06B87">
      <w:pPr>
        <w:pStyle w:val="BulletList"/>
        <w:numPr>
          <w:ilvl w:val="0"/>
          <w:numId w:val="17"/>
        </w:numPr>
        <w:rPr>
          <w:lang w:val="en-GB"/>
        </w:rPr>
      </w:pPr>
      <w:r>
        <w:rPr>
          <w:lang w:val="en-GB"/>
        </w:rPr>
        <w:t>An insurer retrieving its own messages needs to provide both certificates</w:t>
      </w:r>
    </w:p>
    <w:p w14:paraId="3A446ED4" w14:textId="268EE2BE" w:rsidR="00B06B87" w:rsidRDefault="00B06B87" w:rsidP="00B06B87">
      <w:pPr>
        <w:pStyle w:val="BulletList"/>
        <w:numPr>
          <w:ilvl w:val="0"/>
          <w:numId w:val="17"/>
        </w:numPr>
        <w:rPr>
          <w:lang w:val="en-GB"/>
        </w:rPr>
      </w:pPr>
      <w:r>
        <w:rPr>
          <w:lang w:val="en-GB"/>
        </w:rPr>
        <w:t xml:space="preserve">An insurer which has another party retrieving its messages </w:t>
      </w:r>
      <w:r w:rsidR="0093119F">
        <w:rPr>
          <w:lang w:val="en-GB"/>
        </w:rPr>
        <w:t xml:space="preserve">(delegator) </w:t>
      </w:r>
      <w:r>
        <w:rPr>
          <w:lang w:val="en-GB"/>
        </w:rPr>
        <w:t>only needs to provide the encryption certificate</w:t>
      </w:r>
    </w:p>
    <w:p w14:paraId="75240ABA" w14:textId="4CFD8445" w:rsidR="00B06B87" w:rsidRDefault="00B06B87" w:rsidP="00B06B87">
      <w:pPr>
        <w:pStyle w:val="BulletList"/>
        <w:numPr>
          <w:ilvl w:val="0"/>
          <w:numId w:val="17"/>
        </w:numPr>
        <w:rPr>
          <w:lang w:val="en-GB"/>
        </w:rPr>
      </w:pPr>
      <w:r>
        <w:rPr>
          <w:lang w:val="en-GB"/>
        </w:rPr>
        <w:t>A party retrieving messages for insurers</w:t>
      </w:r>
      <w:r w:rsidR="0093119F">
        <w:rPr>
          <w:lang w:val="en-GB"/>
        </w:rPr>
        <w:t xml:space="preserve"> (delegate)</w:t>
      </w:r>
      <w:r w:rsidR="004D6980">
        <w:rPr>
          <w:lang w:val="en-GB"/>
        </w:rPr>
        <w:t>, only needs to provide the transport certificate</w:t>
      </w:r>
    </w:p>
    <w:p w14:paraId="7DAFEFE1" w14:textId="77777777" w:rsidR="00DE32A3" w:rsidRDefault="00DE32A3" w:rsidP="007517DA">
      <w:pPr>
        <w:pStyle w:val="BulletList"/>
        <w:numPr>
          <w:ilvl w:val="0"/>
          <w:numId w:val="0"/>
        </w:numPr>
        <w:rPr>
          <w:lang w:val="en-GB"/>
        </w:rPr>
      </w:pPr>
    </w:p>
    <w:p w14:paraId="2B0E27B1" w14:textId="6602E910" w:rsidR="002376ED" w:rsidRDefault="002376ED" w:rsidP="007517DA">
      <w:pPr>
        <w:pStyle w:val="BulletList"/>
        <w:numPr>
          <w:ilvl w:val="0"/>
          <w:numId w:val="0"/>
        </w:numPr>
        <w:rPr>
          <w:lang w:val="en-GB"/>
        </w:rPr>
      </w:pPr>
      <w:r>
        <w:rPr>
          <w:lang w:val="en-GB"/>
        </w:rPr>
        <w:t xml:space="preserve">Please </w:t>
      </w:r>
      <w:del w:id="466" w:author="Author">
        <w:r>
          <w:rPr>
            <w:lang w:val="en-GB"/>
          </w:rPr>
          <w:delText>not</w:delText>
        </w:r>
      </w:del>
      <w:ins w:id="467" w:author="Author">
        <w:r>
          <w:rPr>
            <w:lang w:val="en-GB"/>
          </w:rPr>
          <w:t>not</w:t>
        </w:r>
        <w:r w:rsidR="00A97D92">
          <w:rPr>
            <w:lang w:val="en-GB"/>
          </w:rPr>
          <w:t>e</w:t>
        </w:r>
      </w:ins>
      <w:r>
        <w:rPr>
          <w:lang w:val="en-GB"/>
        </w:rPr>
        <w:t xml:space="preserve"> that it can take </w:t>
      </w:r>
      <w:r w:rsidR="00DF596D">
        <w:rPr>
          <w:lang w:val="en-GB"/>
        </w:rPr>
        <w:t>2-3</w:t>
      </w:r>
      <w:r>
        <w:rPr>
          <w:lang w:val="en-GB"/>
        </w:rPr>
        <w:t xml:space="preserve"> days to activate a new party, so do not delay in requesting the different certificates from your CA of choice.</w:t>
      </w:r>
    </w:p>
    <w:p w14:paraId="78EEB33F" w14:textId="6D58908B" w:rsidR="00A97D92" w:rsidRDefault="00A97D92" w:rsidP="007517DA">
      <w:pPr>
        <w:pStyle w:val="BulletList"/>
        <w:numPr>
          <w:ilvl w:val="0"/>
          <w:numId w:val="0"/>
        </w:numPr>
        <w:rPr>
          <w:ins w:id="468" w:author="Author"/>
          <w:lang w:val="en-GB"/>
        </w:rPr>
      </w:pPr>
      <w:ins w:id="469" w:author="Author">
        <w:r>
          <w:rPr>
            <w:lang w:val="en-GB"/>
          </w:rPr>
          <w:t xml:space="preserve">Please note that for </w:t>
        </w:r>
        <w:r w:rsidR="008225DC">
          <w:rPr>
            <w:lang w:val="en-GB"/>
          </w:rPr>
          <w:t xml:space="preserve">the </w:t>
        </w:r>
        <w:r>
          <w:rPr>
            <w:lang w:val="en-GB"/>
          </w:rPr>
          <w:t xml:space="preserve">Acceptance and Production </w:t>
        </w:r>
        <w:r w:rsidR="008225DC">
          <w:rPr>
            <w:lang w:val="en-GB"/>
          </w:rPr>
          <w:t xml:space="preserve">environment </w:t>
        </w:r>
        <w:r>
          <w:rPr>
            <w:lang w:val="en-GB"/>
          </w:rPr>
          <w:t>other certificates have to be used to maximise security.</w:t>
        </w:r>
      </w:ins>
    </w:p>
    <w:p w14:paraId="591583DF" w14:textId="77777777" w:rsidR="002376ED" w:rsidRDefault="002376ED"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4DD54D19" w:rsidR="003436D9" w:rsidRPr="007517DA" w:rsidRDefault="003436D9" w:rsidP="003436D9">
      <w:pPr>
        <w:pStyle w:val="BulletList"/>
        <w:rPr>
          <w:i/>
          <w:lang w:val="en-GB"/>
        </w:rPr>
      </w:pPr>
      <w:r w:rsidRPr="007517DA">
        <w:rPr>
          <w:i/>
          <w:lang w:val="en-GB"/>
        </w:rPr>
        <w:t xml:space="preserve">An insurer can only start calling the Get BVAC web service when the insurer configuration is adapted in the TIP System by </w:t>
      </w:r>
      <w:del w:id="470" w:author="Author">
        <w:r w:rsidRPr="007517DA">
          <w:rPr>
            <w:i/>
            <w:lang w:val="en-GB"/>
          </w:rPr>
          <w:delText>APB</w:delText>
        </w:r>
      </w:del>
      <w:ins w:id="471" w:author="Author">
        <w:r w:rsidR="00A97D92">
          <w:rPr>
            <w:i/>
            <w:lang w:val="en-GB"/>
          </w:rPr>
          <w:t>Farmaflux</w:t>
        </w:r>
      </w:ins>
      <w:r w:rsidRPr="007517DA">
        <w:rPr>
          <w:i/>
          <w:lang w:val="en-GB"/>
        </w:rPr>
        <w:t xml:space="preserve">. As long as </w:t>
      </w:r>
      <w:del w:id="472" w:author="Author">
        <w:r w:rsidRPr="007517DA">
          <w:rPr>
            <w:i/>
            <w:lang w:val="en-GB"/>
          </w:rPr>
          <w:delText>APB</w:delText>
        </w:r>
      </w:del>
      <w:ins w:id="473" w:author="Author">
        <w:r w:rsidR="00A97D92">
          <w:rPr>
            <w:i/>
            <w:lang w:val="en-GB"/>
          </w:rPr>
          <w:t>Farmaflux</w:t>
        </w:r>
      </w:ins>
      <w:r w:rsidR="00A97D92" w:rsidRPr="007517DA">
        <w:rPr>
          <w:i/>
          <w:lang w:val="en-GB"/>
        </w:rPr>
        <w:t xml:space="preserve"> </w:t>
      </w:r>
      <w:r w:rsidRPr="007517DA">
        <w:rPr>
          <w:i/>
          <w:lang w:val="en-GB"/>
        </w:rPr>
        <w:t>does not confirm the configuration change, the insurer will need to keep doing SFTP.</w:t>
      </w:r>
    </w:p>
    <w:p w14:paraId="72811F3A" w14:textId="70D107AF" w:rsidR="00300B21" w:rsidRDefault="003436D9" w:rsidP="00D76B9E">
      <w:pPr>
        <w:pStyle w:val="BulletList"/>
        <w:rPr>
          <w:i/>
          <w:lang w:val="en-GB"/>
        </w:rPr>
      </w:pPr>
      <w:r w:rsidRPr="007517DA">
        <w:rPr>
          <w:i/>
          <w:lang w:val="en-GB"/>
        </w:rPr>
        <w:t>Once a file has been created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00034A41">
        <w:rPr>
          <w:i/>
          <w:lang w:val="en-GB"/>
        </w:rPr>
        <w:t xml:space="preserve">the nightly deletion batch which deletes </w:t>
      </w:r>
      <w:r w:rsidR="00A646D7" w:rsidRPr="007517DA">
        <w:rPr>
          <w:i/>
          <w:lang w:val="en-GB"/>
        </w:rPr>
        <w:t xml:space="preserve"> </w:t>
      </w:r>
      <w:r w:rsidR="00034A41">
        <w:rPr>
          <w:i/>
          <w:lang w:val="en-GB"/>
        </w:rPr>
        <w:t xml:space="preserve">files if they </w:t>
      </w:r>
      <w:r w:rsidR="002376ED">
        <w:rPr>
          <w:i/>
          <w:lang w:val="en-GB"/>
        </w:rPr>
        <w:t xml:space="preserve">are older than a certain </w:t>
      </w:r>
      <w:r w:rsidR="00034A41">
        <w:rPr>
          <w:i/>
          <w:lang w:val="en-GB"/>
        </w:rPr>
        <w:t xml:space="preserve">number of days </w:t>
      </w:r>
      <w:r w:rsidR="002376ED">
        <w:rPr>
          <w:i/>
          <w:lang w:val="en-GB"/>
        </w:rPr>
        <w:t>(see</w:t>
      </w:r>
      <w:r w:rsidR="00034A41">
        <w:rPr>
          <w:i/>
          <w:lang w:val="en-GB"/>
        </w:rPr>
        <w:t xml:space="preserve"> section </w:t>
      </w:r>
      <w:r w:rsidR="00034A41">
        <w:rPr>
          <w:i/>
          <w:lang w:val="en-GB"/>
        </w:rPr>
        <w:fldChar w:fldCharType="begin"/>
      </w:r>
      <w:r w:rsidR="00034A41">
        <w:rPr>
          <w:i/>
          <w:lang w:val="en-GB"/>
        </w:rPr>
        <w:instrText xml:space="preserve"> REF _Ref365648326 \r \h </w:instrText>
      </w:r>
      <w:r w:rsidR="00034A41">
        <w:rPr>
          <w:i/>
          <w:lang w:val="en-GB"/>
        </w:rPr>
      </w:r>
      <w:r w:rsidR="00034A41">
        <w:rPr>
          <w:i/>
          <w:lang w:val="en-GB"/>
        </w:rPr>
        <w:fldChar w:fldCharType="separate"/>
      </w:r>
      <w:r w:rsidR="00AF17A9">
        <w:rPr>
          <w:i/>
          <w:lang w:val="en-GB"/>
        </w:rPr>
        <w:t>4.5</w:t>
      </w:r>
      <w:r w:rsidR="00034A41">
        <w:rPr>
          <w:i/>
          <w:lang w:val="en-GB"/>
        </w:rPr>
        <w:fldChar w:fldCharType="end"/>
      </w:r>
      <w:r w:rsidR="00034A41">
        <w:rPr>
          <w:i/>
          <w:lang w:val="en-GB"/>
        </w:rPr>
        <w:t xml:space="preserve"> </w:t>
      </w:r>
      <w:r w:rsidR="00034A41" w:rsidRPr="002376ED">
        <w:rPr>
          <w:i/>
          <w:lang w:val="en-GB"/>
        </w:rPr>
        <w:fldChar w:fldCharType="begin"/>
      </w:r>
      <w:r w:rsidR="00034A41" w:rsidRPr="002376ED">
        <w:rPr>
          <w:i/>
          <w:lang w:val="en-GB"/>
        </w:rPr>
        <w:instrText xml:space="preserve"> REF _Ref365648326 \h </w:instrText>
      </w:r>
      <w:r w:rsidR="002376ED" w:rsidRPr="002376ED">
        <w:rPr>
          <w:i/>
          <w:lang w:val="en-GB"/>
        </w:rPr>
        <w:instrText xml:space="preserve"> \* MERGEFORMAT </w:instrText>
      </w:r>
      <w:r w:rsidR="00034A41" w:rsidRPr="002376ED">
        <w:rPr>
          <w:i/>
          <w:lang w:val="en-GB"/>
        </w:rPr>
      </w:r>
      <w:r w:rsidR="00034A41" w:rsidRPr="002376ED">
        <w:rPr>
          <w:i/>
          <w:lang w:val="en-GB"/>
        </w:rPr>
        <w:fldChar w:fldCharType="separate"/>
      </w:r>
      <w:r w:rsidR="00AF17A9" w:rsidRPr="00AF17A9">
        <w:rPr>
          <w:i/>
        </w:rPr>
        <w:t>Retention period</w:t>
      </w:r>
      <w:r w:rsidR="00034A41" w:rsidRPr="002376ED">
        <w:rPr>
          <w:i/>
          <w:lang w:val="en-GB"/>
        </w:rPr>
        <w:fldChar w:fldCharType="end"/>
      </w:r>
      <w:r w:rsidR="002376ED" w:rsidRPr="002376ED">
        <w:rPr>
          <w:i/>
          <w:lang w:val="en-GB"/>
        </w:rPr>
        <w:t>)</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474" w:name="_Toc370160378"/>
      <w:r>
        <w:t>Delegation of retrieval of BVAC messages</w:t>
      </w:r>
      <w:bookmarkEnd w:id="474"/>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E.g. Assurcard has a number of Insurers for which it can retrieve BVAC messages. </w:t>
      </w:r>
    </w:p>
    <w:p w14:paraId="3A3EEED6" w14:textId="676DC30B" w:rsidR="0093119F"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w:t>
      </w:r>
      <w:r w:rsidR="0093119F">
        <w:rPr>
          <w:lang w:val="en-GB"/>
        </w:rPr>
        <w:t xml:space="preserve">respective </w:t>
      </w:r>
      <w:r>
        <w:rPr>
          <w:lang w:val="en-GB"/>
        </w:rPr>
        <w:t>public keys need to be known</w:t>
      </w:r>
      <w:r w:rsidR="0093119F">
        <w:rPr>
          <w:lang w:val="en-GB"/>
        </w:rPr>
        <w:t xml:space="preserve"> (for the delegator this is the encryption key, for the delegate this is the transport key).</w:t>
      </w:r>
    </w:p>
    <w:p w14:paraId="52F7AF91" w14:textId="22516567" w:rsidR="00300B21" w:rsidRPr="002B6102" w:rsidRDefault="00300B21" w:rsidP="00CB1048">
      <w:pPr>
        <w:pStyle w:val="NormalWithSpacing"/>
        <w:numPr>
          <w:ilvl w:val="0"/>
          <w:numId w:val="11"/>
        </w:numPr>
        <w:rPr>
          <w:lang w:val="en-GB"/>
        </w:rPr>
      </w:pPr>
      <w:r>
        <w:rPr>
          <w:lang w:val="en-GB"/>
        </w:rPr>
        <w:t xml:space="preserve">This list of parties to which it delegates, is communicated by the </w:t>
      </w:r>
      <w:r w:rsidR="00215684">
        <w:rPr>
          <w:lang w:val="en-GB"/>
        </w:rPr>
        <w:t xml:space="preserve">delegator </w:t>
      </w:r>
      <w:r w:rsidR="0093119F">
        <w:rPr>
          <w:lang w:val="en-GB"/>
        </w:rPr>
        <w:t xml:space="preserve">(i.e. the end-insurer) </w:t>
      </w:r>
      <w:r w:rsidR="002B6102">
        <w:rPr>
          <w:lang w:val="en-GB"/>
        </w:rPr>
        <w:t>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353C2323"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w:t>
      </w:r>
      <w:r w:rsidR="0093119F">
        <w:rPr>
          <w:lang w:val="en-GB"/>
        </w:rPr>
        <w:t xml:space="preserve">transport </w:t>
      </w:r>
      <w:r w:rsidR="00963056">
        <w:rPr>
          <w:lang w:val="en-GB"/>
        </w:rPr>
        <w:t xml:space="preserve">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1F822BE1"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sidR="0093119F">
        <w:rPr>
          <w:lang w:val="en-GB"/>
        </w:rPr>
        <w:t>by the encryption public key of</w:t>
      </w:r>
      <w:r>
        <w:rPr>
          <w:lang w:val="en-GB"/>
        </w:rPr>
        <w:t xml:space="preserve"> the </w:t>
      </w:r>
      <w:r w:rsidR="00665B38">
        <w:rPr>
          <w:lang w:val="en-GB"/>
        </w:rPr>
        <w:t>end-insurer</w:t>
      </w:r>
    </w:p>
    <w:p w14:paraId="3994DB2C" w14:textId="5FDA1C92" w:rsidR="00110CB2" w:rsidRDefault="00110CB2" w:rsidP="00CB1048">
      <w:pPr>
        <w:pStyle w:val="NormalWithSpacing"/>
        <w:numPr>
          <w:ilvl w:val="0"/>
          <w:numId w:val="11"/>
        </w:numPr>
        <w:rPr>
          <w:lang w:val="en-GB"/>
        </w:rPr>
      </w:pPr>
      <w:r>
        <w:rPr>
          <w:lang w:val="en-GB"/>
        </w:rPr>
        <w:t xml:space="preserve">Important for this setup is also that it is possible </w:t>
      </w:r>
      <w:r w:rsidR="0093119F">
        <w:rPr>
          <w:lang w:val="en-GB"/>
        </w:rPr>
        <w:t xml:space="preserve">(in theory) </w:t>
      </w:r>
      <w:r>
        <w:rPr>
          <w:lang w:val="en-GB"/>
        </w:rPr>
        <w:t>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475" w:name="_Toc370160379"/>
      <w:r>
        <w:t>An example to clarify</w:t>
      </w:r>
      <w:bookmarkEnd w:id="475"/>
    </w:p>
    <w:p w14:paraId="1F77C3EF" w14:textId="79A548EF" w:rsidR="00AB7885" w:rsidRPr="00044278" w:rsidRDefault="00110CB2" w:rsidP="00AB7885">
      <w:pPr>
        <w:pStyle w:val="NormalWithSpacing"/>
        <w:rPr>
          <w:lang w:val="en-GB"/>
        </w:rPr>
      </w:pPr>
      <w:r>
        <w:rPr>
          <w:lang w:val="en-GB"/>
        </w:rPr>
        <w:t>Assume we have a party A which retrieves BVAC</w:t>
      </w:r>
      <w:r w:rsidR="00FB65E2">
        <w:rPr>
          <w:lang w:val="en-GB"/>
        </w:rPr>
        <w:t xml:space="preserve"> messages for parties x and y. For</w:t>
      </w:r>
      <w:r w:rsidR="00F35D26">
        <w:rPr>
          <w:lang w:val="en-GB"/>
        </w:rPr>
        <w:t xml:space="preserve"> completeness sake, we also have insurers S and T retrieving their</w:t>
      </w:r>
      <w:r w:rsidR="0093119F">
        <w:rPr>
          <w:lang w:val="en-GB"/>
        </w:rPr>
        <w:t xml:space="preserve"> own messages.</w:t>
      </w: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93119F" w14:paraId="2581A601" w14:textId="77777777" w:rsidTr="00F35D26">
        <w:trPr>
          <w:jc w:val="center"/>
        </w:trPr>
        <w:tc>
          <w:tcPr>
            <w:tcW w:w="1233" w:type="dxa"/>
          </w:tcPr>
          <w:p w14:paraId="14823776" w14:textId="4BC9A29A" w:rsidR="0093119F" w:rsidRPr="0038354D" w:rsidRDefault="0093119F" w:rsidP="00300B21">
            <w:pPr>
              <w:pStyle w:val="NormalWithSpacing"/>
              <w:rPr>
                <w:b/>
                <w:lang w:val="en-GB"/>
              </w:rPr>
            </w:pPr>
            <w:r w:rsidRPr="0038354D">
              <w:rPr>
                <w:b/>
                <w:lang w:val="en-GB"/>
              </w:rPr>
              <w:t>Name</w:t>
            </w:r>
          </w:p>
        </w:tc>
        <w:tc>
          <w:tcPr>
            <w:tcW w:w="737" w:type="dxa"/>
          </w:tcPr>
          <w:p w14:paraId="62965480" w14:textId="116FDC3E" w:rsidR="0093119F" w:rsidRPr="0038354D" w:rsidRDefault="0093119F" w:rsidP="00300B21">
            <w:pPr>
              <w:pStyle w:val="NormalWithSpacing"/>
              <w:rPr>
                <w:b/>
                <w:lang w:val="en-GB"/>
              </w:rPr>
            </w:pPr>
            <w:r w:rsidRPr="0038354D">
              <w:rPr>
                <w:b/>
                <w:lang w:val="en-GB"/>
              </w:rPr>
              <w:t>CBFA</w:t>
            </w:r>
          </w:p>
        </w:tc>
        <w:tc>
          <w:tcPr>
            <w:tcW w:w="1537" w:type="dxa"/>
          </w:tcPr>
          <w:p w14:paraId="3C3499E7" w14:textId="7C1B3706" w:rsidR="0093119F" w:rsidRPr="0038354D" w:rsidRDefault="0093119F" w:rsidP="00300B21">
            <w:pPr>
              <w:pStyle w:val="NormalWithSpacing"/>
              <w:rPr>
                <w:b/>
                <w:lang w:val="en-GB"/>
              </w:rPr>
            </w:pPr>
            <w:r w:rsidRPr="0038354D">
              <w:rPr>
                <w:b/>
                <w:lang w:val="en-GB"/>
              </w:rPr>
              <w:t>End-point-type</w:t>
            </w:r>
          </w:p>
        </w:tc>
        <w:tc>
          <w:tcPr>
            <w:tcW w:w="2235" w:type="dxa"/>
          </w:tcPr>
          <w:p w14:paraId="0DECADFD" w14:textId="5A9DCF38" w:rsidR="0093119F" w:rsidRPr="0038354D" w:rsidRDefault="0093119F" w:rsidP="00F35D26">
            <w:pPr>
              <w:pStyle w:val="NormalWithSpacing"/>
              <w:rPr>
                <w:b/>
                <w:lang w:val="en-GB"/>
              </w:rPr>
            </w:pPr>
            <w:r w:rsidRPr="0038354D">
              <w:rPr>
                <w:b/>
                <w:lang w:val="en-GB"/>
              </w:rPr>
              <w:t>Public Key for transport</w:t>
            </w:r>
          </w:p>
        </w:tc>
        <w:tc>
          <w:tcPr>
            <w:tcW w:w="2350" w:type="dxa"/>
          </w:tcPr>
          <w:p w14:paraId="3873973A" w14:textId="32A59F24" w:rsidR="0093119F" w:rsidRPr="0038354D" w:rsidRDefault="0093119F" w:rsidP="00F35D26">
            <w:pPr>
              <w:pStyle w:val="NormalWithSpacing"/>
              <w:rPr>
                <w:b/>
                <w:lang w:val="en-GB"/>
              </w:rPr>
            </w:pPr>
            <w:r w:rsidRPr="0038354D">
              <w:rPr>
                <w:b/>
                <w:lang w:val="en-GB"/>
              </w:rPr>
              <w:t>Public Key for encryption</w:t>
            </w:r>
          </w:p>
        </w:tc>
        <w:tc>
          <w:tcPr>
            <w:tcW w:w="1748" w:type="dxa"/>
          </w:tcPr>
          <w:p w14:paraId="4664D664" w14:textId="7A369444" w:rsidR="0093119F" w:rsidRPr="0038354D" w:rsidRDefault="0093119F" w:rsidP="0093119F">
            <w:pPr>
              <w:pStyle w:val="NormalWithSpacing"/>
              <w:rPr>
                <w:b/>
                <w:lang w:val="en-GB"/>
              </w:rPr>
            </w:pPr>
            <w:r w:rsidRPr="0038354D">
              <w:rPr>
                <w:b/>
                <w:lang w:val="en-GB"/>
              </w:rPr>
              <w:t>Accessible by</w:t>
            </w:r>
          </w:p>
        </w:tc>
      </w:tr>
      <w:tr w:rsidR="0093119F" w14:paraId="4CCB7C69" w14:textId="77777777" w:rsidTr="00F35D26">
        <w:trPr>
          <w:jc w:val="center"/>
        </w:trPr>
        <w:tc>
          <w:tcPr>
            <w:tcW w:w="1233" w:type="dxa"/>
          </w:tcPr>
          <w:p w14:paraId="79CA2883" w14:textId="729FE2AE" w:rsidR="0093119F" w:rsidRDefault="0093119F" w:rsidP="00300B21">
            <w:pPr>
              <w:pStyle w:val="NormalWithSpacing"/>
              <w:rPr>
                <w:lang w:val="en-GB"/>
              </w:rPr>
            </w:pPr>
            <w:r>
              <w:rPr>
                <w:lang w:val="en-GB"/>
              </w:rPr>
              <w:t>A</w:t>
            </w:r>
          </w:p>
        </w:tc>
        <w:tc>
          <w:tcPr>
            <w:tcW w:w="737" w:type="dxa"/>
          </w:tcPr>
          <w:p w14:paraId="5B81139D" w14:textId="56FB299C" w:rsidR="0093119F" w:rsidRDefault="00F35D26" w:rsidP="00300B21">
            <w:pPr>
              <w:pStyle w:val="NormalWithSpacing"/>
              <w:rPr>
                <w:lang w:val="en-GB"/>
              </w:rPr>
            </w:pPr>
            <w:r>
              <w:rPr>
                <w:lang w:val="en-GB"/>
              </w:rPr>
              <w:t>-</w:t>
            </w:r>
          </w:p>
        </w:tc>
        <w:tc>
          <w:tcPr>
            <w:tcW w:w="1537" w:type="dxa"/>
          </w:tcPr>
          <w:p w14:paraId="01DA48C7" w14:textId="662914BC" w:rsidR="0093119F" w:rsidRDefault="0093119F" w:rsidP="00300B21">
            <w:pPr>
              <w:pStyle w:val="NormalWithSpacing"/>
              <w:rPr>
                <w:lang w:val="en-GB"/>
              </w:rPr>
            </w:pPr>
            <w:r>
              <w:rPr>
                <w:lang w:val="en-GB"/>
              </w:rPr>
              <w:t>HTTPS</w:t>
            </w:r>
          </w:p>
        </w:tc>
        <w:tc>
          <w:tcPr>
            <w:tcW w:w="2235" w:type="dxa"/>
          </w:tcPr>
          <w:p w14:paraId="3FC389D5" w14:textId="16D708D0" w:rsidR="0093119F" w:rsidRDefault="0093119F" w:rsidP="00F35D26">
            <w:pPr>
              <w:pStyle w:val="NormalWithSpacing"/>
              <w:rPr>
                <w:lang w:val="en-GB"/>
              </w:rPr>
            </w:pPr>
            <w:r>
              <w:rPr>
                <w:lang w:val="en-GB"/>
              </w:rPr>
              <w:t>@transport key A@</w:t>
            </w:r>
          </w:p>
        </w:tc>
        <w:tc>
          <w:tcPr>
            <w:tcW w:w="2350" w:type="dxa"/>
          </w:tcPr>
          <w:p w14:paraId="77006A36" w14:textId="5E0E1330" w:rsidR="0093119F" w:rsidRDefault="00F35D26" w:rsidP="00EF0AC4">
            <w:pPr>
              <w:pStyle w:val="NormalWithSpacing"/>
              <w:rPr>
                <w:lang w:val="en-GB"/>
              </w:rPr>
            </w:pPr>
            <w:r>
              <w:rPr>
                <w:lang w:val="en-GB"/>
              </w:rPr>
              <w:t>-</w:t>
            </w:r>
          </w:p>
        </w:tc>
        <w:tc>
          <w:tcPr>
            <w:tcW w:w="1748" w:type="dxa"/>
          </w:tcPr>
          <w:p w14:paraId="1CB45271" w14:textId="7AB7D871" w:rsidR="0093119F" w:rsidRDefault="00F35D26" w:rsidP="00300B21">
            <w:pPr>
              <w:pStyle w:val="NormalWithSpacing"/>
              <w:rPr>
                <w:lang w:val="en-GB"/>
              </w:rPr>
            </w:pPr>
            <w:r>
              <w:rPr>
                <w:lang w:val="en-GB"/>
              </w:rPr>
              <w:t>-</w:t>
            </w:r>
          </w:p>
        </w:tc>
      </w:tr>
      <w:tr w:rsidR="0093119F" w14:paraId="5DDD37E2" w14:textId="77777777" w:rsidTr="00F35D26">
        <w:trPr>
          <w:jc w:val="center"/>
        </w:trPr>
        <w:tc>
          <w:tcPr>
            <w:tcW w:w="1233" w:type="dxa"/>
          </w:tcPr>
          <w:p w14:paraId="7898F12D" w14:textId="6C8EFF1B" w:rsidR="0093119F" w:rsidRDefault="0093119F" w:rsidP="00300B21">
            <w:pPr>
              <w:pStyle w:val="NormalWithSpacing"/>
              <w:rPr>
                <w:lang w:val="en-GB"/>
              </w:rPr>
            </w:pPr>
            <w:r>
              <w:rPr>
                <w:lang w:val="en-GB"/>
              </w:rPr>
              <w:t>X</w:t>
            </w:r>
          </w:p>
        </w:tc>
        <w:tc>
          <w:tcPr>
            <w:tcW w:w="737" w:type="dxa"/>
          </w:tcPr>
          <w:p w14:paraId="1E693A78" w14:textId="45F77105" w:rsidR="0093119F" w:rsidRDefault="00F35D26" w:rsidP="00300B21">
            <w:pPr>
              <w:pStyle w:val="NormalWithSpacing"/>
              <w:rPr>
                <w:lang w:val="en-GB"/>
              </w:rPr>
            </w:pPr>
            <w:r>
              <w:rPr>
                <w:lang w:val="en-GB"/>
              </w:rPr>
              <w:t>0001</w:t>
            </w:r>
          </w:p>
        </w:tc>
        <w:tc>
          <w:tcPr>
            <w:tcW w:w="1537" w:type="dxa"/>
          </w:tcPr>
          <w:p w14:paraId="45F4CF75" w14:textId="7BCE7A5E" w:rsidR="0093119F" w:rsidRDefault="00D769F7" w:rsidP="00300B21">
            <w:pPr>
              <w:pStyle w:val="NormalWithSpacing"/>
              <w:rPr>
                <w:lang w:val="en-GB"/>
              </w:rPr>
            </w:pPr>
            <w:r>
              <w:rPr>
                <w:lang w:val="en-GB"/>
              </w:rPr>
              <w:t>HTTPS</w:t>
            </w:r>
          </w:p>
        </w:tc>
        <w:tc>
          <w:tcPr>
            <w:tcW w:w="2235" w:type="dxa"/>
          </w:tcPr>
          <w:p w14:paraId="2AA5738B" w14:textId="5CEAB9DE" w:rsidR="0093119F" w:rsidRDefault="00876E40" w:rsidP="00300B21">
            <w:pPr>
              <w:pStyle w:val="NormalWithSpacing"/>
              <w:rPr>
                <w:lang w:val="en-GB"/>
              </w:rPr>
            </w:pPr>
            <w:r>
              <w:rPr>
                <w:lang w:val="en-GB"/>
              </w:rPr>
              <w:t>-</w:t>
            </w:r>
          </w:p>
        </w:tc>
        <w:tc>
          <w:tcPr>
            <w:tcW w:w="2350" w:type="dxa"/>
          </w:tcPr>
          <w:p w14:paraId="6E85195B" w14:textId="46DED672" w:rsidR="0093119F" w:rsidRDefault="00F35D26" w:rsidP="00F35D26">
            <w:pPr>
              <w:pStyle w:val="NormalWithSpacing"/>
              <w:rPr>
                <w:lang w:val="en-GB"/>
              </w:rPr>
            </w:pPr>
            <w:r>
              <w:rPr>
                <w:lang w:val="en-GB"/>
              </w:rPr>
              <w:t>@encryption key x@</w:t>
            </w:r>
          </w:p>
        </w:tc>
        <w:tc>
          <w:tcPr>
            <w:tcW w:w="1748" w:type="dxa"/>
          </w:tcPr>
          <w:p w14:paraId="10C7D904" w14:textId="582B2496" w:rsidR="0093119F" w:rsidRDefault="00044278" w:rsidP="00300B21">
            <w:pPr>
              <w:pStyle w:val="NormalWithSpacing"/>
              <w:rPr>
                <w:lang w:val="en-GB"/>
              </w:rPr>
            </w:pPr>
            <w:r>
              <w:rPr>
                <w:lang w:val="en-GB"/>
              </w:rPr>
              <w:t>A</w:t>
            </w:r>
          </w:p>
        </w:tc>
      </w:tr>
      <w:tr w:rsidR="0093119F" w14:paraId="17A90FA3" w14:textId="77777777" w:rsidTr="00F35D26">
        <w:trPr>
          <w:jc w:val="center"/>
        </w:trPr>
        <w:tc>
          <w:tcPr>
            <w:tcW w:w="1233" w:type="dxa"/>
          </w:tcPr>
          <w:p w14:paraId="0AB5B33E" w14:textId="07959795" w:rsidR="0093119F" w:rsidRDefault="0093119F" w:rsidP="00300B21">
            <w:pPr>
              <w:pStyle w:val="NormalWithSpacing"/>
              <w:rPr>
                <w:lang w:val="en-GB"/>
              </w:rPr>
            </w:pPr>
            <w:r>
              <w:rPr>
                <w:lang w:val="en-GB"/>
              </w:rPr>
              <w:t>Y</w:t>
            </w:r>
          </w:p>
        </w:tc>
        <w:tc>
          <w:tcPr>
            <w:tcW w:w="737" w:type="dxa"/>
          </w:tcPr>
          <w:p w14:paraId="77AA18B4" w14:textId="22BD5D80" w:rsidR="0093119F" w:rsidRDefault="00F35D26" w:rsidP="00300B21">
            <w:pPr>
              <w:pStyle w:val="NormalWithSpacing"/>
              <w:rPr>
                <w:lang w:val="en-GB"/>
              </w:rPr>
            </w:pPr>
            <w:r>
              <w:rPr>
                <w:lang w:val="en-GB"/>
              </w:rPr>
              <w:t>0002</w:t>
            </w:r>
          </w:p>
        </w:tc>
        <w:tc>
          <w:tcPr>
            <w:tcW w:w="1537" w:type="dxa"/>
          </w:tcPr>
          <w:p w14:paraId="5382A0A9" w14:textId="244577CB" w:rsidR="0093119F" w:rsidRDefault="00D769F7" w:rsidP="00300B21">
            <w:pPr>
              <w:pStyle w:val="NormalWithSpacing"/>
              <w:rPr>
                <w:lang w:val="en-GB"/>
              </w:rPr>
            </w:pPr>
            <w:r>
              <w:rPr>
                <w:lang w:val="en-GB"/>
              </w:rPr>
              <w:t>HTTPS</w:t>
            </w:r>
          </w:p>
        </w:tc>
        <w:tc>
          <w:tcPr>
            <w:tcW w:w="2235" w:type="dxa"/>
          </w:tcPr>
          <w:p w14:paraId="6323AAFE" w14:textId="33E96DDD" w:rsidR="0093119F" w:rsidRDefault="00876E40" w:rsidP="00F35D26">
            <w:pPr>
              <w:pStyle w:val="NormalWithSpacing"/>
              <w:rPr>
                <w:lang w:val="en-GB"/>
              </w:rPr>
            </w:pPr>
            <w:r>
              <w:rPr>
                <w:lang w:val="en-GB"/>
              </w:rPr>
              <w:t>-</w:t>
            </w:r>
          </w:p>
        </w:tc>
        <w:tc>
          <w:tcPr>
            <w:tcW w:w="2350" w:type="dxa"/>
          </w:tcPr>
          <w:p w14:paraId="15485DFE" w14:textId="429DE403" w:rsidR="0093119F" w:rsidRDefault="00F35D26" w:rsidP="006F27FD">
            <w:pPr>
              <w:pStyle w:val="NormalWithSpacing"/>
              <w:rPr>
                <w:lang w:val="en-GB"/>
              </w:rPr>
            </w:pPr>
            <w:r>
              <w:rPr>
                <w:lang w:val="en-GB"/>
              </w:rPr>
              <w:t>@encryption key y@</w:t>
            </w:r>
          </w:p>
        </w:tc>
        <w:tc>
          <w:tcPr>
            <w:tcW w:w="1748" w:type="dxa"/>
          </w:tcPr>
          <w:p w14:paraId="02D099CD" w14:textId="276774B5" w:rsidR="0093119F" w:rsidRDefault="0093119F" w:rsidP="00300B21">
            <w:pPr>
              <w:pStyle w:val="NormalWithSpacing"/>
              <w:rPr>
                <w:lang w:val="en-GB"/>
              </w:rPr>
            </w:pPr>
            <w:r>
              <w:rPr>
                <w:lang w:val="en-GB"/>
              </w:rPr>
              <w:t>A</w:t>
            </w:r>
          </w:p>
        </w:tc>
      </w:tr>
      <w:tr w:rsidR="00F35D26" w14:paraId="1AD0C048" w14:textId="77777777" w:rsidTr="00F35D26">
        <w:trPr>
          <w:jc w:val="center"/>
        </w:trPr>
        <w:tc>
          <w:tcPr>
            <w:tcW w:w="1233" w:type="dxa"/>
          </w:tcPr>
          <w:p w14:paraId="26E3AF8B" w14:textId="556D58AE" w:rsidR="00F35D26" w:rsidRDefault="00F35D26" w:rsidP="00300B21">
            <w:pPr>
              <w:pStyle w:val="NormalWithSpacing"/>
              <w:rPr>
                <w:lang w:val="en-GB"/>
              </w:rPr>
            </w:pPr>
            <w:r>
              <w:rPr>
                <w:lang w:val="en-GB"/>
              </w:rPr>
              <w:t>S</w:t>
            </w:r>
          </w:p>
        </w:tc>
        <w:tc>
          <w:tcPr>
            <w:tcW w:w="737" w:type="dxa"/>
          </w:tcPr>
          <w:p w14:paraId="07D22996" w14:textId="09AD88BE" w:rsidR="00F35D26" w:rsidRDefault="00F35D26" w:rsidP="00300B21">
            <w:pPr>
              <w:pStyle w:val="NormalWithSpacing"/>
              <w:rPr>
                <w:lang w:val="en-GB"/>
              </w:rPr>
            </w:pPr>
            <w:r>
              <w:rPr>
                <w:lang w:val="en-GB"/>
              </w:rPr>
              <w:t>0003</w:t>
            </w:r>
          </w:p>
        </w:tc>
        <w:tc>
          <w:tcPr>
            <w:tcW w:w="1537" w:type="dxa"/>
          </w:tcPr>
          <w:p w14:paraId="24921AEA" w14:textId="3E2A4880" w:rsidR="00F35D26" w:rsidRDefault="00F35D26" w:rsidP="00300B21">
            <w:pPr>
              <w:pStyle w:val="NormalWithSpacing"/>
              <w:rPr>
                <w:lang w:val="en-GB"/>
              </w:rPr>
            </w:pPr>
            <w:r>
              <w:rPr>
                <w:lang w:val="en-GB"/>
              </w:rPr>
              <w:t>HTTPS</w:t>
            </w:r>
          </w:p>
        </w:tc>
        <w:tc>
          <w:tcPr>
            <w:tcW w:w="2235" w:type="dxa"/>
          </w:tcPr>
          <w:p w14:paraId="141F380F" w14:textId="52CE65A4" w:rsidR="00F35D26" w:rsidRDefault="00F35D26" w:rsidP="00300B21">
            <w:pPr>
              <w:pStyle w:val="NormalWithSpacing"/>
              <w:rPr>
                <w:lang w:val="en-GB"/>
              </w:rPr>
            </w:pPr>
            <w:r>
              <w:rPr>
                <w:lang w:val="en-GB"/>
              </w:rPr>
              <w:t>@transport key S@</w:t>
            </w:r>
          </w:p>
        </w:tc>
        <w:tc>
          <w:tcPr>
            <w:tcW w:w="2350" w:type="dxa"/>
          </w:tcPr>
          <w:p w14:paraId="0CB66202" w14:textId="3E4112B1" w:rsidR="00F35D26" w:rsidRDefault="00F35D26" w:rsidP="006F27FD">
            <w:pPr>
              <w:pStyle w:val="NormalWithSpacing"/>
              <w:rPr>
                <w:lang w:val="en-GB"/>
              </w:rPr>
            </w:pPr>
            <w:r>
              <w:rPr>
                <w:lang w:val="en-GB"/>
              </w:rPr>
              <w:t>@encryption key S@</w:t>
            </w:r>
          </w:p>
        </w:tc>
        <w:tc>
          <w:tcPr>
            <w:tcW w:w="1748" w:type="dxa"/>
          </w:tcPr>
          <w:p w14:paraId="4BDA8FF0" w14:textId="56410223" w:rsidR="00F35D26" w:rsidRDefault="00F35D26" w:rsidP="00300B21">
            <w:pPr>
              <w:pStyle w:val="NormalWithSpacing"/>
              <w:rPr>
                <w:lang w:val="en-GB"/>
              </w:rPr>
            </w:pPr>
            <w:r>
              <w:rPr>
                <w:lang w:val="en-GB"/>
              </w:rPr>
              <w:t>S</w:t>
            </w:r>
          </w:p>
        </w:tc>
      </w:tr>
      <w:tr w:rsidR="00F35D26" w14:paraId="1B6570D1" w14:textId="77777777" w:rsidTr="00F35D26">
        <w:trPr>
          <w:jc w:val="center"/>
        </w:trPr>
        <w:tc>
          <w:tcPr>
            <w:tcW w:w="1233" w:type="dxa"/>
          </w:tcPr>
          <w:p w14:paraId="2E0612F0" w14:textId="1DA5CD28" w:rsidR="00F35D26" w:rsidRDefault="00F35D26" w:rsidP="00300B21">
            <w:pPr>
              <w:pStyle w:val="NormalWithSpacing"/>
              <w:rPr>
                <w:lang w:val="en-GB"/>
              </w:rPr>
            </w:pPr>
            <w:r>
              <w:rPr>
                <w:lang w:val="en-GB"/>
              </w:rPr>
              <w:t>T</w:t>
            </w:r>
          </w:p>
        </w:tc>
        <w:tc>
          <w:tcPr>
            <w:tcW w:w="737" w:type="dxa"/>
          </w:tcPr>
          <w:p w14:paraId="3A114466" w14:textId="74035521" w:rsidR="00F35D26" w:rsidRDefault="00F35D26" w:rsidP="00300B21">
            <w:pPr>
              <w:pStyle w:val="NormalWithSpacing"/>
              <w:rPr>
                <w:lang w:val="en-GB"/>
              </w:rPr>
            </w:pPr>
            <w:r>
              <w:rPr>
                <w:lang w:val="en-GB"/>
              </w:rPr>
              <w:t>0004</w:t>
            </w:r>
          </w:p>
        </w:tc>
        <w:tc>
          <w:tcPr>
            <w:tcW w:w="1537" w:type="dxa"/>
          </w:tcPr>
          <w:p w14:paraId="4379D445" w14:textId="772C367B" w:rsidR="00F35D26" w:rsidRDefault="00F35D26" w:rsidP="00300B21">
            <w:pPr>
              <w:pStyle w:val="NormalWithSpacing"/>
              <w:rPr>
                <w:lang w:val="en-GB"/>
              </w:rPr>
            </w:pPr>
            <w:r>
              <w:rPr>
                <w:lang w:val="en-GB"/>
              </w:rPr>
              <w:t>SFTP</w:t>
            </w:r>
          </w:p>
        </w:tc>
        <w:tc>
          <w:tcPr>
            <w:tcW w:w="2235" w:type="dxa"/>
          </w:tcPr>
          <w:p w14:paraId="33D14564" w14:textId="46F76FBB" w:rsidR="00F35D26" w:rsidRDefault="00F35D26" w:rsidP="00300B21">
            <w:pPr>
              <w:pStyle w:val="NormalWithSpacing"/>
              <w:rPr>
                <w:lang w:val="en-GB"/>
              </w:rPr>
            </w:pPr>
            <w:r>
              <w:rPr>
                <w:lang w:val="en-GB"/>
              </w:rPr>
              <w:t>@transport key T@</w:t>
            </w:r>
          </w:p>
        </w:tc>
        <w:tc>
          <w:tcPr>
            <w:tcW w:w="2350" w:type="dxa"/>
          </w:tcPr>
          <w:p w14:paraId="7E5FDD7F" w14:textId="6176F4B4" w:rsidR="00F35D26" w:rsidRDefault="00F35D26" w:rsidP="006F27FD">
            <w:pPr>
              <w:pStyle w:val="NormalWithSpacing"/>
              <w:rPr>
                <w:lang w:val="en-GB"/>
              </w:rPr>
            </w:pPr>
            <w:r>
              <w:rPr>
                <w:lang w:val="en-GB"/>
              </w:rPr>
              <w:t>@encryption key T@</w:t>
            </w:r>
          </w:p>
        </w:tc>
        <w:tc>
          <w:tcPr>
            <w:tcW w:w="1748" w:type="dxa"/>
          </w:tcPr>
          <w:p w14:paraId="3EC15EFA" w14:textId="16FBD122" w:rsidR="00F35D26" w:rsidRDefault="00F35D26" w:rsidP="00300B21">
            <w:pPr>
              <w:pStyle w:val="NormalWithSpacing"/>
              <w:rPr>
                <w:lang w:val="en-GB"/>
              </w:rPr>
            </w:pPr>
            <w:r>
              <w:rPr>
                <w:lang w:val="en-GB"/>
              </w:rPr>
              <w:t>T</w:t>
            </w:r>
          </w:p>
        </w:tc>
      </w:tr>
    </w:tbl>
    <w:p w14:paraId="50A46258" w14:textId="5C9C6A29" w:rsidR="00AB7885" w:rsidRPr="00E6149C" w:rsidRDefault="00123324" w:rsidP="00E6149C">
      <w:pPr>
        <w:pStyle w:val="Caption"/>
      </w:pPr>
      <w:bookmarkStart w:id="476" w:name="_Toc372113912"/>
      <w:bookmarkStart w:id="477" w:name="_Toc365648633"/>
      <w:r>
        <w:t xml:space="preserve">Table </w:t>
      </w:r>
      <w:r w:rsidR="005951F5">
        <w:fldChar w:fldCharType="begin"/>
      </w:r>
      <w:r w:rsidR="005951F5">
        <w:instrText xml:space="preserve"> SEQ Table \* ARABIC </w:instrText>
      </w:r>
      <w:r w:rsidR="005951F5">
        <w:fldChar w:fldCharType="separate"/>
      </w:r>
      <w:r w:rsidR="00AF17A9">
        <w:rPr>
          <w:noProof/>
        </w:rPr>
        <w:t>2</w:t>
      </w:r>
      <w:r w:rsidR="005951F5">
        <w:rPr>
          <w:noProof/>
        </w:rPr>
        <w:fldChar w:fldCharType="end"/>
      </w:r>
      <w:r w:rsidR="00F51247">
        <w:t xml:space="preserve"> - </w:t>
      </w:r>
      <w:r w:rsidR="00AB7885">
        <w:t>Example technical registration parameters</w:t>
      </w:r>
      <w:bookmarkEnd w:id="476"/>
      <w:bookmarkEnd w:id="477"/>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0C058E7" w:rsidR="00543DF0" w:rsidRDefault="0006104F" w:rsidP="00CB1048">
      <w:pPr>
        <w:pStyle w:val="NormalWithSpacing"/>
        <w:numPr>
          <w:ilvl w:val="0"/>
          <w:numId w:val="12"/>
        </w:numPr>
        <w:rPr>
          <w:lang w:val="en-GB"/>
        </w:rPr>
      </w:pPr>
      <w:r>
        <w:rPr>
          <w:lang w:val="en-GB"/>
        </w:rPr>
        <w:t>Sets up a HTTPS session with the TIP system checking the connection against the SSL certificate of the TIP system</w:t>
      </w:r>
    </w:p>
    <w:p w14:paraId="13884F15" w14:textId="544513CF" w:rsidR="00B83D85" w:rsidRDefault="00963056" w:rsidP="00CB1048">
      <w:pPr>
        <w:pStyle w:val="NormalWithSpacing"/>
        <w:numPr>
          <w:ilvl w:val="0"/>
          <w:numId w:val="12"/>
        </w:numPr>
        <w:rPr>
          <w:lang w:val="en-GB"/>
        </w:rPr>
      </w:pPr>
      <w:r>
        <w:rPr>
          <w:lang w:val="en-GB"/>
        </w:rPr>
        <w:t>S</w:t>
      </w:r>
      <w:r w:rsidR="00AE6033">
        <w:rPr>
          <w:lang w:val="en-GB"/>
        </w:rPr>
        <w:t xml:space="preserve">ends two requests (i.e. </w:t>
      </w:r>
      <w:r>
        <w:rPr>
          <w:lang w:val="en-GB"/>
        </w:rPr>
        <w:t>2 webservice calls</w:t>
      </w:r>
      <w:r w:rsidR="00543DF0">
        <w:rPr>
          <w:lang w:val="en-GB"/>
        </w:rPr>
        <w:t>),</w:t>
      </w:r>
      <w:r>
        <w:rPr>
          <w:lang w:val="en-GB"/>
        </w:rPr>
        <w:t xml:space="preserve"> one for CBFA </w:t>
      </w:r>
      <w:r w:rsidR="00F35D26">
        <w:rPr>
          <w:lang w:val="en-GB"/>
        </w:rPr>
        <w:t>0001</w:t>
      </w:r>
      <w:r>
        <w:rPr>
          <w:lang w:val="en-GB"/>
        </w:rPr>
        <w:t xml:space="preserve"> and one for CBFA </w:t>
      </w:r>
      <w:r w:rsidR="00F35D26">
        <w:rPr>
          <w:lang w:val="en-GB"/>
        </w:rPr>
        <w:t>0002</w:t>
      </w:r>
      <w:r w:rsidR="00543DF0">
        <w:rPr>
          <w:lang w:val="en-GB"/>
        </w:rPr>
        <w:t>. Each request is signed with its private key (@</w:t>
      </w:r>
      <w:r w:rsidR="00F35D26">
        <w:rPr>
          <w:lang w:val="en-GB"/>
        </w:rPr>
        <w:t>transport</w:t>
      </w:r>
      <w:r w:rsidR="00543DF0">
        <w:rPr>
          <w:lang w:val="en-GB"/>
        </w:rPr>
        <w:t xml:space="preserve"> key A@)</w:t>
      </w:r>
    </w:p>
    <w:p w14:paraId="1A27AF85" w14:textId="6D41982E" w:rsidR="00CB29D7" w:rsidRDefault="00543DF0" w:rsidP="00CB29D7">
      <w:pPr>
        <w:pStyle w:val="NormalWithSpacing"/>
        <w:numPr>
          <w:ilvl w:val="0"/>
          <w:numId w:val="12"/>
        </w:numPr>
        <w:rPr>
          <w:lang w:val="en-GB"/>
        </w:rPr>
      </w:pPr>
      <w:r w:rsidRPr="00543DF0">
        <w:rPr>
          <w:lang w:val="en-GB"/>
        </w:rPr>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w:t>
      </w:r>
      <w:r w:rsidR="00F35D26">
        <w:rPr>
          <w:lang w:val="en-GB"/>
        </w:rPr>
        <w:t>encryption</w:t>
      </w:r>
      <w:r w:rsidRPr="00543DF0">
        <w:rPr>
          <w:lang w:val="en-GB"/>
        </w:rPr>
        <w:t xml:space="preserve"> key </w:t>
      </w:r>
      <w:r w:rsidR="00963056" w:rsidRPr="00543DF0">
        <w:rPr>
          <w:lang w:val="en-GB"/>
        </w:rPr>
        <w:t xml:space="preserve">x@ &amp; </w:t>
      </w:r>
      <w:r>
        <w:rPr>
          <w:lang w:val="en-GB"/>
        </w:rPr>
        <w:t>@</w:t>
      </w:r>
      <w:r w:rsidR="00F35D26">
        <w:rPr>
          <w:lang w:val="en-GB"/>
        </w:rPr>
        <w:t xml:space="preserve">encryption </w:t>
      </w:r>
      <w:r>
        <w:rPr>
          <w:lang w:val="en-GB"/>
        </w:rPr>
        <w:t>key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nl-BE"/>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nl-BE"/>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478" w:name="_Toc372113907"/>
      <w:bookmarkStart w:id="479" w:name="_Toc370160348"/>
      <w:r>
        <w:t xml:space="preserve">Figure </w:t>
      </w:r>
      <w:r w:rsidR="005951F5">
        <w:fldChar w:fldCharType="begin"/>
      </w:r>
      <w:r w:rsidR="005951F5">
        <w:instrText xml:space="preserve"> SEQ Figure \* ARABIC </w:instrText>
      </w:r>
      <w:r w:rsidR="005951F5">
        <w:fldChar w:fldCharType="separate"/>
      </w:r>
      <w:r w:rsidR="00AF17A9">
        <w:rPr>
          <w:noProof/>
        </w:rPr>
        <w:t>5</w:t>
      </w:r>
      <w:r w:rsidR="005951F5">
        <w:rPr>
          <w:noProof/>
        </w:rPr>
        <w:fldChar w:fldCharType="end"/>
      </w:r>
      <w:r>
        <w:t xml:space="preserve"> </w:t>
      </w:r>
      <w:r w:rsidR="00F51247">
        <w:t>-</w:t>
      </w:r>
      <w:r>
        <w:t xml:space="preserve"> Example encryption</w:t>
      </w:r>
      <w:r w:rsidR="00E6149C">
        <w:t xml:space="preserve"> in context of delegation</w:t>
      </w:r>
      <w:bookmarkEnd w:id="478"/>
      <w:bookmarkEnd w:id="479"/>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480" w:name="_Ref370154852"/>
      <w:bookmarkStart w:id="481" w:name="_Ref370154863"/>
      <w:bookmarkStart w:id="482" w:name="_Toc370160380"/>
      <w:bookmarkStart w:id="483" w:name="_Toc372113893"/>
      <w:r>
        <w:t>Webservice</w:t>
      </w:r>
      <w:bookmarkEnd w:id="480"/>
      <w:bookmarkEnd w:id="481"/>
      <w:bookmarkEnd w:id="482"/>
      <w:bookmarkEnd w:id="483"/>
    </w:p>
    <w:p w14:paraId="6547B495" w14:textId="77777777" w:rsidR="00F91BA2" w:rsidRPr="00127990" w:rsidRDefault="00F91BA2" w:rsidP="00F91BA2">
      <w:pPr>
        <w:pStyle w:val="Heading3"/>
      </w:pPr>
      <w:bookmarkStart w:id="484" w:name="_Toc364871503"/>
      <w:bookmarkStart w:id="485" w:name="_Toc370160381"/>
      <w:bookmarkStart w:id="486" w:name="_Ref364868206"/>
      <w:bookmarkStart w:id="487" w:name="_Ref364868216"/>
      <w:r>
        <w:t>Authentication &amp; secure message transfer</w:t>
      </w:r>
      <w:bookmarkEnd w:id="484"/>
      <w:bookmarkEnd w:id="485"/>
    </w:p>
    <w:p w14:paraId="0AE79245" w14:textId="15C1C627" w:rsidR="00F91BA2" w:rsidRDefault="00F91BA2" w:rsidP="00F91BA2">
      <w:pPr>
        <w:pStyle w:val="NormalWithSpacing"/>
        <w:rPr>
          <w:lang w:val="en-GB"/>
        </w:rPr>
      </w:pPr>
      <w:r>
        <w:rPr>
          <w:lang w:val="en-GB"/>
        </w:rPr>
        <w:t xml:space="preserve">A HTTPS session is setup by the insurer using </w:t>
      </w:r>
      <w:r w:rsidR="0006104F">
        <w:rPr>
          <w:lang w:val="en-GB"/>
        </w:rPr>
        <w:t>the TIP systems</w:t>
      </w:r>
      <w:r>
        <w:rPr>
          <w:lang w:val="en-GB"/>
        </w:rPr>
        <w:t xml:space="preserve"> SSL certificate. </w:t>
      </w:r>
    </w:p>
    <w:p w14:paraId="39AAB753" w14:textId="2F506454" w:rsidR="00F91BA2" w:rsidRPr="00F91BA2" w:rsidRDefault="00F91BA2" w:rsidP="00F91BA2">
      <w:pPr>
        <w:pStyle w:val="NormalWithSpacing"/>
        <w:rPr>
          <w:lang w:val="en-GB"/>
        </w:rPr>
      </w:pPr>
      <w:r>
        <w:rPr>
          <w:lang w:val="en-GB"/>
        </w:rPr>
        <w:t>Further authentication is done by signing of request messages with the own private key to allow the TIP System  to validate the originator of the message. See section below for further explication where signing is done.</w:t>
      </w:r>
    </w:p>
    <w:p w14:paraId="10920290" w14:textId="577D76FC" w:rsidR="00D707E7" w:rsidRDefault="00D707E7" w:rsidP="00D707E7">
      <w:pPr>
        <w:pStyle w:val="Heading3"/>
      </w:pPr>
      <w:bookmarkStart w:id="488" w:name="_Toc370160382"/>
      <w:r>
        <w:t>Flow</w:t>
      </w:r>
      <w:bookmarkEnd w:id="486"/>
      <w:bookmarkEnd w:id="487"/>
      <w:bookmarkEnd w:id="488"/>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1271629D" w:rsidR="006E5E14" w:rsidRDefault="00EF66D4" w:rsidP="00CB1048">
      <w:pPr>
        <w:pStyle w:val="BulletList"/>
        <w:numPr>
          <w:ilvl w:val="0"/>
          <w:numId w:val="8"/>
        </w:numPr>
      </w:pPr>
      <w:r>
        <w:t>C</w:t>
      </w:r>
      <w:r w:rsidR="006E5E14">
        <w:t xml:space="preserve">alling party sets up a HTTPS connection to the TIP System using </w:t>
      </w:r>
      <w:r w:rsidR="0006104F">
        <w:t>the TIP system</w:t>
      </w:r>
      <w:r w:rsidR="006E5E14">
        <w:t xml:space="preserve"> </w:t>
      </w:r>
      <w:r w:rsidR="002846DF">
        <w:t xml:space="preserve">SSL </w:t>
      </w:r>
      <w:r w:rsidR="006E5E14">
        <w:t>certificate</w:t>
      </w:r>
    </w:p>
    <w:p w14:paraId="07D58E4D" w14:textId="1EE21C61"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r w:rsidR="00D71571">
        <w:t>, containing</w:t>
      </w:r>
    </w:p>
    <w:p w14:paraId="0D563181" w14:textId="0AFBA388" w:rsidR="00D71571" w:rsidRDefault="00D71571" w:rsidP="009359B6">
      <w:pPr>
        <w:pStyle w:val="BulletList"/>
        <w:numPr>
          <w:ilvl w:val="1"/>
          <w:numId w:val="8"/>
        </w:numPr>
      </w:pPr>
      <w:r>
        <w:t>An AES-256 symmetric key, encrypted with the public key of the TIP system</w:t>
      </w:r>
      <w:del w:id="489" w:author="Author">
        <w:r>
          <w:delText>,</w:delText>
        </w:r>
      </w:del>
      <w:ins w:id="490" w:author="Author">
        <w:r w:rsidR="00B07DFB">
          <w:t xml:space="preserve"> (</w:t>
        </w:r>
        <w:r w:rsidR="009359B6">
          <w:t xml:space="preserve">Algorithm: </w:t>
        </w:r>
        <w:r w:rsidR="009359B6" w:rsidRPr="009359B6">
          <w:t>RSA/ECB/PKCS1Padding</w:t>
        </w:r>
        <w:r w:rsidR="009359B6">
          <w:t>)</w:t>
        </w:r>
      </w:ins>
    </w:p>
    <w:p w14:paraId="5EA6F4B8" w14:textId="77777777" w:rsidR="00D71571" w:rsidRDefault="00D71571" w:rsidP="00CB1048">
      <w:pPr>
        <w:pStyle w:val="BulletList"/>
        <w:numPr>
          <w:ilvl w:val="1"/>
          <w:numId w:val="8"/>
        </w:numPr>
      </w:pPr>
      <w:r>
        <w:t>Request parameters encrypted with said symmetric key, and containing</w:t>
      </w:r>
    </w:p>
    <w:p w14:paraId="1EDDCDE7" w14:textId="46071BD9" w:rsidR="00D71571" w:rsidRDefault="006E5E14" w:rsidP="00D71571">
      <w:pPr>
        <w:pStyle w:val="BulletList"/>
        <w:numPr>
          <w:ilvl w:val="2"/>
          <w:numId w:val="8"/>
        </w:numPr>
      </w:pPr>
      <w:r>
        <w:t>CBFA number for which the BVAC messages need to be retrieved</w:t>
      </w:r>
    </w:p>
    <w:p w14:paraId="2FFFFE0A" w14:textId="452C2123" w:rsidR="006E5E14" w:rsidRDefault="007603DF" w:rsidP="00D71571">
      <w:pPr>
        <w:pStyle w:val="BulletList"/>
        <w:numPr>
          <w:ilvl w:val="2"/>
          <w:numId w:val="8"/>
        </w:numPr>
      </w:pPr>
      <w:r>
        <w:t>REQUESTOR_ID</w:t>
      </w:r>
      <w:r w:rsidR="00D71571">
        <w:t xml:space="preserve"> of the party doing the transport (i.e. the CBFA number of simply “ASSURCARD” for Assurcard)</w:t>
      </w:r>
    </w:p>
    <w:p w14:paraId="70E29596" w14:textId="73A914DB" w:rsidR="00D71571" w:rsidRDefault="00D71571" w:rsidP="00D71571">
      <w:pPr>
        <w:pStyle w:val="BulletList"/>
        <w:numPr>
          <w:ilvl w:val="2"/>
          <w:numId w:val="8"/>
        </w:numPr>
      </w:pPr>
      <w:r>
        <w:t>Date-time</w:t>
      </w:r>
      <w:r w:rsidR="00095554">
        <w:t xml:space="preserve"> </w:t>
      </w:r>
      <w:r w:rsidR="00E355D7">
        <w:t xml:space="preserve">in format </w:t>
      </w:r>
      <w:del w:id="491" w:author="Author">
        <w:r w:rsidR="00095554" w:rsidRPr="00095554">
          <w:delText xml:space="preserve">ddMMyyyyHHmmss. </w:delText>
        </w:r>
      </w:del>
      <w:ins w:id="492" w:author="Author">
        <w:r w:rsidR="00E355D7" w:rsidRPr="00E355D7">
          <w:t>yyyy-MM-ddTHH:mm:ss.fffzzz</w:t>
        </w:r>
        <w:r w:rsidR="00E355D7">
          <w:rPr>
            <w:rFonts w:ascii="Consolas" w:hAnsi="Consolas" w:cs="Consolas"/>
            <w:color w:val="A31515"/>
            <w:sz w:val="19"/>
            <w:szCs w:val="19"/>
          </w:rPr>
          <w:t xml:space="preserve"> </w:t>
        </w:r>
      </w:ins>
      <w:moveFromRangeStart w:id="493" w:author="Author" w:name="move372531636"/>
      <w:moveFrom w:id="494" w:author="Author">
        <w:r w:rsidR="00E355D7">
          <w:t>(E.g.</w:t>
        </w:r>
        <w:r w:rsidR="00E355D7" w:rsidRPr="00095554">
          <w:t xml:space="preserve"> </w:t>
        </w:r>
      </w:moveFrom>
      <w:moveFromRangeEnd w:id="493"/>
      <w:del w:id="495" w:author="Author">
        <w:r w:rsidR="00095554" w:rsidRPr="00095554">
          <w:delText>17102013110341</w:delText>
        </w:r>
        <w:r w:rsidR="00095554">
          <w:delText>)</w:delText>
        </w:r>
      </w:del>
    </w:p>
    <w:p w14:paraId="2C88C6A9" w14:textId="38921816" w:rsidR="006E5E14" w:rsidRDefault="00D71571" w:rsidP="00D71571">
      <w:pPr>
        <w:pStyle w:val="BulletList"/>
        <w:numPr>
          <w:ilvl w:val="2"/>
          <w:numId w:val="8"/>
        </w:numPr>
      </w:pPr>
      <w:r>
        <w:t>Signature: concatenation of the CBFA number  “;” and the date-time</w:t>
      </w:r>
      <w:ins w:id="496" w:author="Author">
        <w:r w:rsidR="00E355D7">
          <w:t xml:space="preserve"> (in format </w:t>
        </w:r>
        <w:r w:rsidR="00E355D7" w:rsidRPr="00095554">
          <w:t xml:space="preserve">ddMMyyyyHHmmss. </w:t>
        </w:r>
      </w:ins>
      <w:moveToRangeStart w:id="497" w:author="Author" w:name="move372531636"/>
      <w:moveTo w:id="498" w:author="Author">
        <w:r w:rsidR="00E355D7">
          <w:t>(E.g.</w:t>
        </w:r>
        <w:r w:rsidR="00E355D7" w:rsidRPr="00095554">
          <w:t xml:space="preserve"> </w:t>
        </w:r>
      </w:moveTo>
      <w:moveToRangeEnd w:id="497"/>
      <w:del w:id="499" w:author="Author">
        <w:r>
          <w:delText>,</w:delText>
        </w:r>
      </w:del>
      <w:ins w:id="500" w:author="Author">
        <w:r w:rsidR="00E355D7" w:rsidRPr="00095554">
          <w:t>17102013110341</w:t>
        </w:r>
        <w:r w:rsidR="00E355D7">
          <w:t>))</w:t>
        </w:r>
        <w:r>
          <w:t>,</w:t>
        </w:r>
      </w:ins>
      <w:r>
        <w:t xml:space="preserve"> s</w:t>
      </w:r>
      <w:r w:rsidR="006E5E14">
        <w:t>igned with the private key of the calling party</w:t>
      </w:r>
      <w:r w:rsidR="00095554">
        <w:t xml:space="preserve"> (e.g.</w:t>
      </w:r>
      <w:r w:rsidR="00095554" w:rsidRPr="00095554">
        <w:t xml:space="preserve"> 5000;17102013110341</w:t>
      </w:r>
      <w:r w:rsidR="00095554">
        <w:t xml:space="preserve"> )</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3453D957" w:rsidR="006E5E14" w:rsidRDefault="006E5E14" w:rsidP="00B07DFB">
      <w:pPr>
        <w:pStyle w:val="BulletList"/>
        <w:numPr>
          <w:ilvl w:val="1"/>
          <w:numId w:val="8"/>
        </w:numPr>
      </w:pPr>
      <w:r>
        <w:t xml:space="preserve">Decrypts </w:t>
      </w:r>
      <w:r w:rsidR="00D71571">
        <w:t xml:space="preserve">the symmetric key </w:t>
      </w:r>
      <w:r>
        <w:t xml:space="preserve">with </w:t>
      </w:r>
      <w:r w:rsidR="00A1584F">
        <w:t>the private key of the TIP system</w:t>
      </w:r>
      <w:ins w:id="501" w:author="Author">
        <w:r w:rsidR="00B07DFB">
          <w:t xml:space="preserve">  (Algorithm: </w:t>
        </w:r>
        <w:r w:rsidR="00B07DFB" w:rsidRPr="009359B6">
          <w:t>RSA/ECB/PKCS1Padding</w:t>
        </w:r>
        <w:r w:rsidR="00B07DFB">
          <w:t>)</w:t>
        </w:r>
      </w:ins>
    </w:p>
    <w:p w14:paraId="153E7AFD" w14:textId="0FC59F0C" w:rsidR="00D71571" w:rsidRDefault="00D71571" w:rsidP="00CB1048">
      <w:pPr>
        <w:pStyle w:val="BulletList"/>
        <w:numPr>
          <w:ilvl w:val="1"/>
          <w:numId w:val="8"/>
        </w:numPr>
      </w:pPr>
      <w:r>
        <w:t>Decrypts the request parameters with said symmetric</w:t>
      </w:r>
      <w:r w:rsidR="00B07DFB">
        <w:t xml:space="preserve"> </w:t>
      </w:r>
      <w:ins w:id="502" w:author="Author">
        <w:r w:rsidR="00B07DFB">
          <w:t>AES</w:t>
        </w:r>
        <w:r>
          <w:t xml:space="preserve"> </w:t>
        </w:r>
      </w:ins>
      <w:r>
        <w:t>key</w:t>
      </w:r>
    </w:p>
    <w:p w14:paraId="5A4EB00B" w14:textId="46596784" w:rsidR="00EF66D4" w:rsidRDefault="00EF66D4" w:rsidP="00CB1048">
      <w:pPr>
        <w:pStyle w:val="BulletList"/>
        <w:numPr>
          <w:ilvl w:val="1"/>
          <w:numId w:val="8"/>
        </w:numPr>
      </w:pPr>
      <w:r>
        <w:t xml:space="preserve">Checks the signature against the </w:t>
      </w:r>
      <w:r w:rsidR="008F6CEB">
        <w:t xml:space="preserve">transport </w:t>
      </w:r>
      <w:r>
        <w:t>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48737B36" w:rsidR="00862795" w:rsidRDefault="006E5E14" w:rsidP="00CB1048">
      <w:pPr>
        <w:pStyle w:val="BulletList"/>
        <w:numPr>
          <w:ilvl w:val="1"/>
          <w:numId w:val="8"/>
        </w:numPr>
      </w:pPr>
      <w:r>
        <w:t>Retrieves the BVAC messages</w:t>
      </w:r>
      <w:r w:rsidR="00144427">
        <w:t xml:space="preserve"> for the CBFA indicated. These are each in its turn already</w:t>
      </w:r>
      <w:r>
        <w:t xml:space="preserve"> encrypted with the </w:t>
      </w:r>
      <w:r w:rsidR="008F6CEB">
        <w:t xml:space="preserve">encryption </w:t>
      </w:r>
      <w:r>
        <w:t>public key</w:t>
      </w:r>
      <w:r w:rsidR="00DD358C">
        <w:t xml:space="preserve"> </w:t>
      </w:r>
      <w:ins w:id="503" w:author="Author">
        <w:r>
          <w:t xml:space="preserve"> </w:t>
        </w:r>
      </w:ins>
      <w:r>
        <w:t>of the insurer to which the CBFA number belong</w:t>
      </w:r>
      <w:r w:rsidR="00A1584F">
        <w:t>s</w:t>
      </w:r>
    </w:p>
    <w:p w14:paraId="515CDE31" w14:textId="4D8FD834" w:rsidR="006E5E14" w:rsidRDefault="00862795" w:rsidP="00CB1048">
      <w:pPr>
        <w:pStyle w:val="BulletList"/>
        <w:numPr>
          <w:ilvl w:val="1"/>
          <w:numId w:val="8"/>
        </w:numPr>
      </w:pPr>
      <w:r>
        <w:t>Puts</w:t>
      </w:r>
      <w:r w:rsidR="00144427">
        <w:t xml:space="preserve"> these </w:t>
      </w:r>
      <w:r>
        <w:t xml:space="preserve">BVAC messages </w:t>
      </w:r>
      <w:r w:rsidR="00D71571">
        <w:t xml:space="preserve"> (single message format) </w:t>
      </w:r>
      <w:r w:rsidR="00144427">
        <w:t xml:space="preserve">together in an aggregated </w:t>
      </w:r>
      <w:r w:rsidR="00D71571">
        <w:t>BVAC List</w:t>
      </w:r>
    </w:p>
    <w:p w14:paraId="1A78AA5D" w14:textId="226618B0" w:rsidR="00D71571" w:rsidRDefault="00A1584F" w:rsidP="00CB1048">
      <w:pPr>
        <w:pStyle w:val="BulletList"/>
        <w:numPr>
          <w:ilvl w:val="1"/>
          <w:numId w:val="8"/>
        </w:numPr>
      </w:pPr>
      <w:r>
        <w:t xml:space="preserve">Encrypts </w:t>
      </w:r>
      <w:r w:rsidR="00D71571">
        <w:t xml:space="preserve">the BVAC list </w:t>
      </w:r>
      <w:r>
        <w:t>with</w:t>
      </w:r>
      <w:r w:rsidR="006E5E14">
        <w:t xml:space="preserve"> </w:t>
      </w:r>
      <w:r w:rsidR="00D71571">
        <w:t>a generated AES-256 symmetric key</w:t>
      </w:r>
    </w:p>
    <w:p w14:paraId="6C6154B7" w14:textId="4E825851" w:rsidR="006E5E14" w:rsidRDefault="00D71571" w:rsidP="00CB1048">
      <w:pPr>
        <w:pStyle w:val="BulletList"/>
        <w:numPr>
          <w:ilvl w:val="1"/>
          <w:numId w:val="8"/>
        </w:numPr>
      </w:pPr>
      <w:r>
        <w:t xml:space="preserve">Encrypts the symmetric key with the </w:t>
      </w:r>
      <w:r w:rsidR="008F6CEB">
        <w:t xml:space="preserve">transport </w:t>
      </w:r>
      <w:r w:rsidR="006E5E14">
        <w:t>public key of the calling party</w:t>
      </w:r>
      <w:r w:rsidR="00872D36">
        <w:t xml:space="preserve"> and adds it to the BVAC</w:t>
      </w:r>
    </w:p>
    <w:p w14:paraId="390DBB9D" w14:textId="044448C0" w:rsidR="00872D36" w:rsidRDefault="00646B15" w:rsidP="00CB1048">
      <w:pPr>
        <w:pStyle w:val="BulletList"/>
        <w:numPr>
          <w:ilvl w:val="1"/>
          <w:numId w:val="8"/>
        </w:numPr>
      </w:pPr>
      <w:r>
        <w:t>Returns the BVAC list</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65BA44D5" w:rsidR="00EF66D4" w:rsidRDefault="008F6CEB" w:rsidP="00CB1048">
      <w:pPr>
        <w:pStyle w:val="BulletList"/>
        <w:numPr>
          <w:ilvl w:val="2"/>
          <w:numId w:val="8"/>
        </w:numPr>
      </w:pPr>
      <w:r>
        <w:t xml:space="preserve">In the case where the decryption private key of the delegator is kept at the delegate: </w:t>
      </w:r>
      <w:r w:rsidR="00E21FBC">
        <w:t xml:space="preserve">Decrypts the individual BVAC messages with the </w:t>
      </w:r>
      <w:r>
        <w:t xml:space="preserve">decryption </w:t>
      </w:r>
      <w:r w:rsidR="00E21FBC">
        <w:t xml:space="preserve">private key linked to the insurer </w:t>
      </w:r>
      <w:r>
        <w:t>for which the messages w</w:t>
      </w:r>
      <w:r w:rsidR="00E21FBC">
        <w:t>ere requested</w:t>
      </w:r>
    </w:p>
    <w:p w14:paraId="7AE11FB3" w14:textId="61C6BBE2" w:rsidR="005E607C" w:rsidRDefault="008F6CEB" w:rsidP="00CB1048">
      <w:pPr>
        <w:pStyle w:val="BulletList"/>
        <w:numPr>
          <w:ilvl w:val="2"/>
          <w:numId w:val="8"/>
        </w:numPr>
      </w:pPr>
      <w:r>
        <w:t>In the case where the decryption private key of the delegator is not kept at the delegate</w:t>
      </w:r>
      <w:r w:rsidR="00E21FBC">
        <w:t xml:space="preserve">: Passes along the BVAC messages to the delegator for which it retrieved the message. This delegator party is then responsible for decrypting the individual BVAC messages with its </w:t>
      </w:r>
      <w:r>
        <w:t xml:space="preserve">decryption </w:t>
      </w:r>
      <w:r w:rsidR="00E21FBC">
        <w:t>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504" w:name="_Toc331166992"/>
      <w:bookmarkStart w:id="505" w:name="_Toc370160383"/>
      <w:bookmarkStart w:id="506" w:name="_Toc328714152"/>
      <w:bookmarkStart w:id="507" w:name="_Ref328412275"/>
      <w:bookmarkStart w:id="508" w:name="_Ref328412256"/>
      <w:bookmarkStart w:id="509" w:name="_Toc293952467"/>
      <w:bookmarkEnd w:id="377"/>
      <w:bookmarkEnd w:id="378"/>
      <w:bookmarkEnd w:id="504"/>
      <w:r>
        <w:t>Input &amp; Output Message</w:t>
      </w:r>
      <w:bookmarkEnd w:id="505"/>
    </w:p>
    <w:bookmarkEnd w:id="506"/>
    <w:bookmarkEnd w:id="507"/>
    <w:bookmarkEnd w:id="508"/>
    <w:p w14:paraId="589A50BA" w14:textId="2BBC69DA" w:rsidR="00797A6D" w:rsidRDefault="00965528" w:rsidP="00797A6D">
      <w:pPr>
        <w:pStyle w:val="NormalWithSpacing"/>
        <w:keepNext/>
        <w:jc w:val="center"/>
      </w:pPr>
      <w:r w:rsidRPr="00965528">
        <w:rPr>
          <w:noProof/>
          <w:lang w:val="nl-BE" w:eastAsia="nl-BE"/>
        </w:rPr>
        <w:drawing>
          <wp:inline distT="0" distB="0" distL="0" distR="0" wp14:anchorId="6E55A043" wp14:editId="0975454D">
            <wp:extent cx="6210935" cy="6013290"/>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935" cy="6013290"/>
                    </a:xfrm>
                    <a:prstGeom prst="rect">
                      <a:avLst/>
                    </a:prstGeom>
                    <a:noFill/>
                    <a:ln>
                      <a:noFill/>
                    </a:ln>
                  </pic:spPr>
                </pic:pic>
              </a:graphicData>
            </a:graphic>
          </wp:inline>
        </w:drawing>
      </w:r>
    </w:p>
    <w:p w14:paraId="6BE548E7" w14:textId="3317C91C" w:rsidR="00E2462C" w:rsidRDefault="00797A6D" w:rsidP="00797A6D">
      <w:pPr>
        <w:pStyle w:val="Caption"/>
      </w:pPr>
      <w:bookmarkStart w:id="510" w:name="_Ref363828152"/>
      <w:bookmarkStart w:id="511" w:name="_Toc363729819"/>
      <w:bookmarkStart w:id="512" w:name="_Toc372113908"/>
      <w:bookmarkStart w:id="513" w:name="_Toc370160349"/>
      <w:r>
        <w:t xml:space="preserve">Figure </w:t>
      </w:r>
      <w:r w:rsidR="005951F5">
        <w:fldChar w:fldCharType="begin"/>
      </w:r>
      <w:r w:rsidR="005951F5">
        <w:instrText xml:space="preserve"> SEQ Figure \* ARABIC </w:instrText>
      </w:r>
      <w:r w:rsidR="005951F5">
        <w:fldChar w:fldCharType="separate"/>
      </w:r>
      <w:r w:rsidR="00AF17A9">
        <w:rPr>
          <w:noProof/>
        </w:rPr>
        <w:t>6</w:t>
      </w:r>
      <w:r w:rsidR="005951F5">
        <w:rPr>
          <w:noProof/>
        </w:rPr>
        <w:fldChar w:fldCharType="end"/>
      </w:r>
      <w:r>
        <w:t xml:space="preserve"> - Get BVAC messages</w:t>
      </w:r>
      <w:bookmarkEnd w:id="510"/>
      <w:bookmarkEnd w:id="511"/>
      <w:bookmarkEnd w:id="512"/>
      <w:bookmarkEnd w:id="513"/>
    </w:p>
    <w:p w14:paraId="041E8C1B" w14:textId="77777777" w:rsidR="007603DF" w:rsidRDefault="007603DF" w:rsidP="007603DF">
      <w:pPr>
        <w:pStyle w:val="NormalWithSpacing"/>
      </w:pPr>
    </w:p>
    <w:p w14:paraId="566AC522" w14:textId="59198596" w:rsidR="007603DF" w:rsidRDefault="007603DF" w:rsidP="007603DF">
      <w:pPr>
        <w:pStyle w:val="NormalWithSpacing"/>
      </w:pPr>
      <w:r>
        <w:t>Some important notes:</w:t>
      </w:r>
    </w:p>
    <w:p w14:paraId="22F1936B" w14:textId="3F263D4A" w:rsidR="007603DF" w:rsidRDefault="00D8677A" w:rsidP="007603DF">
      <w:pPr>
        <w:pStyle w:val="NormalWithSpacing"/>
        <w:numPr>
          <w:ilvl w:val="0"/>
          <w:numId w:val="21"/>
        </w:numPr>
      </w:pPr>
      <w:r>
        <w:t>As stated before, the</w:t>
      </w:r>
      <w:r w:rsidR="007603DF">
        <w:t xml:space="preserve"> grey box means that this content is in encrypted format.</w:t>
      </w:r>
      <w:r>
        <w:t xml:space="preserve"> This means that the request parameters, the symmetric key and the single message only appear in encrypted (sealed) format.</w:t>
      </w:r>
    </w:p>
    <w:p w14:paraId="2BCF5E73" w14:textId="0FFE8B2D" w:rsidR="00D8677A" w:rsidRDefault="00D8677A" w:rsidP="00D8677A">
      <w:pPr>
        <w:pStyle w:val="NormalWithSpacing"/>
        <w:numPr>
          <w:ilvl w:val="0"/>
          <w:numId w:val="21"/>
        </w:numPr>
        <w:rPr>
          <w:rFonts w:eastAsiaTheme="minorHAnsi"/>
          <w:lang w:val="en-GB"/>
        </w:rPr>
      </w:pPr>
      <w:r>
        <w:rPr>
          <w:rFonts w:eastAsiaTheme="minorHAnsi"/>
          <w:lang w:val="en-GB"/>
        </w:rPr>
        <w:t>In the input message, the structure ‘routing parameters’ is optional</w:t>
      </w:r>
      <w:r w:rsidR="004E4923">
        <w:rPr>
          <w:rFonts w:eastAsiaTheme="minorHAnsi"/>
          <w:lang w:val="en-GB"/>
        </w:rPr>
        <w:t xml:space="preserve"> (see the dashed box)</w:t>
      </w:r>
      <w:r>
        <w:rPr>
          <w:rFonts w:eastAsiaTheme="minorHAnsi"/>
          <w:lang w:val="en-GB"/>
        </w:rPr>
        <w:t>. It is foreseen for future extension sake. This means that you do not have to provide this structure. However, if you do provide it, it should contain the CBE number to which the TIP system public key belongs (i.e. 0406753266 at the writing of this document).</w:t>
      </w:r>
    </w:p>
    <w:p w14:paraId="5709AD7B" w14:textId="332DEE0D" w:rsidR="00D8677A" w:rsidRPr="00D8677A" w:rsidRDefault="00D8677A" w:rsidP="00D8677A">
      <w:pPr>
        <w:pStyle w:val="NormalWithSpacing"/>
        <w:numPr>
          <w:ilvl w:val="0"/>
          <w:numId w:val="21"/>
        </w:numPr>
        <w:rPr>
          <w:rFonts w:eastAsiaTheme="minorHAnsi"/>
          <w:lang w:val="en-GB"/>
        </w:rPr>
      </w:pPr>
      <w:r>
        <w:rPr>
          <w:rFonts w:eastAsiaTheme="minorHAnsi"/>
          <w:lang w:val="en-GB"/>
        </w:rPr>
        <w:t>In the output message, t</w:t>
      </w:r>
      <w:r w:rsidR="007603DF">
        <w:rPr>
          <w:rFonts w:eastAsiaTheme="minorHAnsi"/>
          <w:lang w:val="en-GB"/>
        </w:rPr>
        <w:t xml:space="preserve">he field TIP ID </w:t>
      </w:r>
      <w:r>
        <w:rPr>
          <w:rFonts w:eastAsiaTheme="minorHAnsi"/>
          <w:lang w:val="en-GB"/>
        </w:rPr>
        <w:t xml:space="preserve">in the routing info </w:t>
      </w:r>
      <w:r w:rsidR="007603DF">
        <w:rPr>
          <w:rFonts w:eastAsiaTheme="minorHAnsi"/>
          <w:lang w:val="en-GB"/>
        </w:rPr>
        <w:t>is optional</w:t>
      </w:r>
      <w:r w:rsidR="004E4923">
        <w:rPr>
          <w:rFonts w:eastAsiaTheme="minorHAnsi"/>
          <w:lang w:val="en-GB"/>
        </w:rPr>
        <w:t xml:space="preserve"> (see the dashed box)</w:t>
      </w:r>
      <w:r>
        <w:rPr>
          <w:rFonts w:eastAsiaTheme="minorHAnsi"/>
          <w:lang w:val="en-GB"/>
        </w:rPr>
        <w:t xml:space="preserve">. It is </w:t>
      </w:r>
      <w:r w:rsidR="007603DF">
        <w:rPr>
          <w:rFonts w:eastAsiaTheme="minorHAnsi"/>
          <w:lang w:val="en-GB"/>
        </w:rPr>
        <w:t>foreseen for future extension sake. Currently it will not be returned.</w:t>
      </w:r>
    </w:p>
    <w:p w14:paraId="64EEE704" w14:textId="77777777" w:rsidR="00D8677A" w:rsidRDefault="00D8677A" w:rsidP="00D8677A">
      <w:pPr>
        <w:pStyle w:val="NormalWithSpacing"/>
        <w:numPr>
          <w:ilvl w:val="0"/>
          <w:numId w:val="21"/>
        </w:numPr>
        <w:rPr>
          <w:rFonts w:eastAsiaTheme="minorHAnsi"/>
          <w:lang w:val="en-GB"/>
        </w:rPr>
      </w:pPr>
      <w:r>
        <w:rPr>
          <w:rFonts w:eastAsiaTheme="minorHAnsi"/>
          <w:lang w:val="en-GB"/>
        </w:rPr>
        <w:t xml:space="preserve">The output message contains a BVAC list, which contains a number of BVAC structures. Each BVAC structure, contains one single message structure (see </w:t>
      </w:r>
      <w:r>
        <w:rPr>
          <w:rFonts w:eastAsiaTheme="minorHAnsi"/>
          <w:lang w:val="en-GB"/>
        </w:rPr>
        <w:fldChar w:fldCharType="begin"/>
      </w:r>
      <w:r>
        <w:rPr>
          <w:rFonts w:eastAsiaTheme="minorHAnsi"/>
          <w:lang w:val="en-GB"/>
        </w:rPr>
        <w:instrText xml:space="preserve"> REF _Ref370155179 \r \h </w:instrText>
      </w:r>
      <w:r>
        <w:rPr>
          <w:rFonts w:eastAsiaTheme="minorHAnsi"/>
          <w:lang w:val="en-GB"/>
        </w:rPr>
      </w:r>
      <w:r>
        <w:rPr>
          <w:rFonts w:eastAsiaTheme="minorHAnsi"/>
          <w:lang w:val="en-GB"/>
        </w:rPr>
        <w:fldChar w:fldCharType="separate"/>
      </w:r>
      <w:r w:rsidR="00AF17A9">
        <w:rPr>
          <w:rFonts w:eastAsiaTheme="minorHAnsi"/>
          <w:lang w:val="en-GB"/>
        </w:rPr>
        <w:t>3.1</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_Ref370155187 \h </w:instrText>
      </w:r>
      <w:r>
        <w:rPr>
          <w:rFonts w:eastAsiaTheme="minorHAnsi"/>
          <w:lang w:val="en-GB"/>
        </w:rPr>
      </w:r>
      <w:r>
        <w:rPr>
          <w:rFonts w:eastAsiaTheme="minorHAnsi"/>
          <w:lang w:val="en-GB"/>
        </w:rPr>
        <w:fldChar w:fldCharType="separate"/>
      </w:r>
      <w:r w:rsidR="00AF17A9">
        <w:t>Single Message</w:t>
      </w:r>
      <w:r>
        <w:rPr>
          <w:rFonts w:eastAsiaTheme="minorHAnsi"/>
          <w:lang w:val="en-GB"/>
        </w:rPr>
        <w:fldChar w:fldCharType="end"/>
      </w:r>
      <w:r>
        <w:rPr>
          <w:rFonts w:eastAsiaTheme="minorHAnsi"/>
          <w:lang w:val="en-GB"/>
        </w:rPr>
        <w:t xml:space="preserve">), which in its turn contains one BVAC event (see </w:t>
      </w:r>
      <w:r>
        <w:rPr>
          <w:rFonts w:eastAsiaTheme="minorHAnsi"/>
          <w:lang w:val="en-GB"/>
        </w:rPr>
        <w:fldChar w:fldCharType="begin"/>
      </w:r>
      <w:r>
        <w:rPr>
          <w:rFonts w:eastAsiaTheme="minorHAnsi"/>
          <w:lang w:val="en-GB"/>
        </w:rPr>
        <w:instrText xml:space="preserve"> REF _Ref370155228 \r \h </w:instrText>
      </w:r>
      <w:r>
        <w:rPr>
          <w:rFonts w:eastAsiaTheme="minorHAnsi"/>
          <w:lang w:val="en-GB"/>
        </w:rPr>
      </w:r>
      <w:r>
        <w:rPr>
          <w:rFonts w:eastAsiaTheme="minorHAnsi"/>
          <w:lang w:val="en-GB"/>
        </w:rPr>
        <w:fldChar w:fldCharType="separate"/>
      </w:r>
      <w:r w:rsidR="00AF17A9">
        <w:rPr>
          <w:rFonts w:eastAsiaTheme="minorHAnsi"/>
          <w:lang w:val="en-GB"/>
        </w:rPr>
        <w:t>3.2</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_Ref370155219 \h </w:instrText>
      </w:r>
      <w:r>
        <w:rPr>
          <w:rFonts w:eastAsiaTheme="minorHAnsi"/>
          <w:lang w:val="en-GB"/>
        </w:rPr>
      </w:r>
      <w:r>
        <w:rPr>
          <w:rFonts w:eastAsiaTheme="minorHAnsi"/>
          <w:lang w:val="en-GB"/>
        </w:rPr>
        <w:fldChar w:fldCharType="separate"/>
      </w:r>
      <w:r w:rsidR="00AF17A9">
        <w:t>BVAC Event</w:t>
      </w:r>
      <w:r>
        <w:rPr>
          <w:rFonts w:eastAsiaTheme="minorHAnsi"/>
          <w:lang w:val="en-GB"/>
        </w:rPr>
        <w:fldChar w:fldCharType="end"/>
      </w:r>
      <w:r>
        <w:rPr>
          <w:rFonts w:eastAsiaTheme="minorHAnsi"/>
          <w:lang w:val="en-GB"/>
        </w:rPr>
        <w:t>), which contains one BVAC document.</w:t>
      </w:r>
    </w:p>
    <w:p w14:paraId="220EC7F9" w14:textId="2B40FF7A" w:rsidR="00D8677A" w:rsidRDefault="00D8677A" w:rsidP="00D8677A">
      <w:pPr>
        <w:pStyle w:val="NormalWithSpacing"/>
        <w:numPr>
          <w:ilvl w:val="0"/>
          <w:numId w:val="21"/>
        </w:numPr>
        <w:rPr>
          <w:rFonts w:eastAsiaTheme="minorHAnsi"/>
          <w:lang w:val="en-GB"/>
        </w:rPr>
      </w:pPr>
      <w:r>
        <w:rPr>
          <w:rFonts w:eastAsiaTheme="minorHAnsi"/>
          <w:lang w:val="en-GB"/>
        </w:rPr>
        <w:t>The output message always contains a success or error message, together with the error text in Dutch, French and English. See</w:t>
      </w:r>
      <w:r w:rsidR="004E4923">
        <w:rPr>
          <w:rFonts w:eastAsiaTheme="minorHAnsi"/>
          <w:lang w:val="en-GB"/>
        </w:rPr>
        <w:t xml:space="preserve"> section</w:t>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\r \h </w:instrText>
      </w:r>
      <w:r w:rsidR="001444D1">
        <w:rPr>
          <w:rFonts w:eastAsiaTheme="minorHAnsi"/>
          <w:lang w:val="en-GB"/>
        </w:rPr>
      </w:r>
      <w:r w:rsidR="001444D1">
        <w:rPr>
          <w:rFonts w:eastAsiaTheme="minorHAnsi"/>
          <w:lang w:val="en-GB"/>
        </w:rPr>
        <w:fldChar w:fldCharType="separate"/>
      </w:r>
      <w:r w:rsidR="00AF17A9">
        <w:rPr>
          <w:rFonts w:eastAsiaTheme="minorHAnsi"/>
          <w:lang w:val="en-GB"/>
        </w:rPr>
        <w:t>4.3.6</w:t>
      </w:r>
      <w:r w:rsidR="001444D1">
        <w:rPr>
          <w:rFonts w:eastAsiaTheme="minorHAnsi"/>
          <w:lang w:val="en-GB"/>
        </w:rPr>
        <w:fldChar w:fldCharType="end"/>
      </w:r>
      <w:r w:rsidR="001444D1">
        <w:rPr>
          <w:rFonts w:eastAsiaTheme="minorHAnsi"/>
          <w:lang w:val="en-GB"/>
        </w:rPr>
        <w:t xml:space="preserve"> </w:t>
      </w:r>
      <w:r w:rsidR="001444D1">
        <w:rPr>
          <w:rFonts w:eastAsiaTheme="minorHAnsi"/>
          <w:lang w:val="en-GB"/>
        </w:rPr>
        <w:fldChar w:fldCharType="begin"/>
      </w:r>
      <w:r w:rsidR="001444D1">
        <w:rPr>
          <w:rFonts w:eastAsiaTheme="minorHAnsi"/>
          <w:lang w:val="en-GB"/>
        </w:rPr>
        <w:instrText xml:space="preserve"> REF _Ref370160301 \h </w:instrText>
      </w:r>
      <w:r w:rsidR="001444D1">
        <w:rPr>
          <w:rFonts w:eastAsiaTheme="minorHAnsi"/>
          <w:lang w:val="en-GB"/>
        </w:rPr>
      </w:r>
      <w:r w:rsidR="001444D1">
        <w:rPr>
          <w:rFonts w:eastAsiaTheme="minorHAnsi"/>
          <w:lang w:val="en-GB"/>
        </w:rPr>
        <w:fldChar w:fldCharType="separate"/>
      </w:r>
      <w:r w:rsidR="00AF17A9">
        <w:t>Messages</w:t>
      </w:r>
      <w:r w:rsidR="001444D1">
        <w:rPr>
          <w:rFonts w:eastAsiaTheme="minorHAnsi"/>
          <w:lang w:val="en-GB"/>
        </w:rPr>
        <w:fldChar w:fldCharType="end"/>
      </w:r>
      <w:r w:rsidR="004E4923">
        <w:rPr>
          <w:rFonts w:eastAsiaTheme="minorHAnsi"/>
          <w:lang w:val="en-GB"/>
        </w:rPr>
        <w:t xml:space="preserve"> </w:t>
      </w:r>
      <w:r>
        <w:rPr>
          <w:rFonts w:eastAsiaTheme="minorHAnsi"/>
          <w:lang w:val="en-GB"/>
        </w:rPr>
        <w:t xml:space="preserve">for an overview of the </w:t>
      </w:r>
      <w:r w:rsidR="001444D1">
        <w:rPr>
          <w:rFonts w:eastAsiaTheme="minorHAnsi"/>
          <w:lang w:val="en-GB"/>
        </w:rPr>
        <w:t xml:space="preserve">success and </w:t>
      </w:r>
      <w:r>
        <w:rPr>
          <w:rFonts w:eastAsiaTheme="minorHAnsi"/>
          <w:lang w:val="en-GB"/>
        </w:rPr>
        <w:t>error message at the time of writing of this document.</w:t>
      </w:r>
    </w:p>
    <w:p w14:paraId="5FB335D1" w14:textId="107305C9" w:rsidR="004A0027" w:rsidRPr="003D66EA" w:rsidRDefault="00965528" w:rsidP="004A0027">
      <w:pPr>
        <w:keepNext/>
        <w:keepLines/>
        <w:spacing w:after="120"/>
        <w:jc w:val="center"/>
        <w:rPr>
          <w:noProof/>
        </w:rPr>
      </w:pPr>
      <w:r w:rsidRPr="00965528">
        <w:rPr>
          <w:noProof/>
          <w:lang w:val="nl-BE" w:eastAsia="nl-BE"/>
        </w:rPr>
        <w:drawing>
          <wp:inline distT="0" distB="0" distL="0" distR="0" wp14:anchorId="4FF373BF" wp14:editId="22992705">
            <wp:extent cx="3731379" cy="258012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33304" cy="2581454"/>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514" w:name="_Ref328713844"/>
      <w:bookmarkStart w:id="515" w:name="_Toc328487662"/>
      <w:bookmarkStart w:id="516" w:name="_Toc328714267"/>
      <w:bookmarkStart w:id="517" w:name="_Toc372113909"/>
      <w:bookmarkStart w:id="518" w:name="_Toc370160350"/>
      <w:r w:rsidRPr="00F03361">
        <w:t xml:space="preserve">Figure </w:t>
      </w:r>
      <w:r w:rsidR="005951F5">
        <w:fldChar w:fldCharType="begin"/>
      </w:r>
      <w:r w:rsidR="005951F5">
        <w:instrText xml:space="preserve"> SEQ Figure \* ARABIC </w:instrText>
      </w:r>
      <w:r w:rsidR="005951F5">
        <w:fldChar w:fldCharType="separate"/>
      </w:r>
      <w:r w:rsidR="00AF17A9">
        <w:rPr>
          <w:noProof/>
        </w:rPr>
        <w:t>7</w:t>
      </w:r>
      <w:r w:rsidR="005951F5">
        <w:rPr>
          <w:noProof/>
        </w:rPr>
        <w:fldChar w:fldCharType="end"/>
      </w:r>
      <w:bookmarkEnd w:id="514"/>
      <w:r w:rsidR="00F51247">
        <w:t xml:space="preserve"> -</w:t>
      </w:r>
      <w:r w:rsidRPr="00F03361">
        <w:t xml:space="preserve"> Error response structure</w:t>
      </w:r>
      <w:bookmarkEnd w:id="515"/>
      <w:bookmarkEnd w:id="516"/>
      <w:bookmarkEnd w:id="517"/>
      <w:bookmarkEnd w:id="518"/>
    </w:p>
    <w:p w14:paraId="66821ABA" w14:textId="77777777" w:rsidR="00ED1785" w:rsidRDefault="00ED1785" w:rsidP="00ED1785">
      <w:pPr>
        <w:pStyle w:val="NormalWithSpacing"/>
        <w:rPr>
          <w:rFonts w:eastAsiaTheme="minorHAnsi"/>
          <w:lang w:val="en-GB"/>
        </w:rPr>
      </w:pPr>
    </w:p>
    <w:p w14:paraId="4F45F144" w14:textId="77777777" w:rsidR="007603DF" w:rsidRDefault="007603DF" w:rsidP="007603DF">
      <w:pPr>
        <w:pStyle w:val="Heading3"/>
      </w:pPr>
      <w:bookmarkStart w:id="519" w:name="_Toc370160384"/>
      <w:r>
        <w:t>Sample input and output message</w:t>
      </w:r>
      <w:bookmarkEnd w:id="519"/>
    </w:p>
    <w:p w14:paraId="63EB4B55" w14:textId="77777777" w:rsidR="007603DF" w:rsidRDefault="007603DF" w:rsidP="007603DF">
      <w:pPr>
        <w:pStyle w:val="NormalWithSpacing"/>
        <w:rPr>
          <w:rFonts w:eastAsiaTheme="minorHAnsi"/>
        </w:rPr>
      </w:pPr>
      <w:r>
        <w:rPr>
          <w:rFonts w:eastAsiaTheme="minorHAnsi"/>
        </w:rPr>
        <w:t xml:space="preserve">The input message contains request parameter, which are sealed with a symmetric key, after which the symmetric key is also sealed on its turn by the public key of the TIP System. Please find below </w:t>
      </w:r>
    </w:p>
    <w:p w14:paraId="4630C9E3" w14:textId="2F40037D" w:rsidR="007603DF" w:rsidRDefault="007603DF" w:rsidP="00965528">
      <w:pPr>
        <w:pStyle w:val="NormalWithSpacing"/>
        <w:numPr>
          <w:ilvl w:val="0"/>
          <w:numId w:val="22"/>
        </w:numPr>
        <w:rPr>
          <w:rFonts w:eastAsiaTheme="minorHAnsi"/>
        </w:rPr>
      </w:pPr>
      <w:r>
        <w:rPr>
          <w:rFonts w:eastAsiaTheme="minorHAnsi"/>
        </w:rPr>
        <w:t>A sample xml of the request parameters before sealing with the symmetric key</w:t>
      </w:r>
    </w:p>
    <w:p w14:paraId="00A22C56" w14:textId="77777777" w:rsidR="00965528" w:rsidRPr="00965528" w:rsidRDefault="00965528" w:rsidP="00965528">
      <w:pPr>
        <w:pStyle w:val="NormalWithSpacing"/>
        <w:ind w:firstLine="720"/>
        <w:rPr>
          <w:del w:id="520" w:author="Author"/>
          <w:rFonts w:eastAsiaTheme="minorHAnsi"/>
        </w:rPr>
      </w:pPr>
      <w:del w:id="521" w:author="Author">
        <w:r>
          <w:rPr>
            <w:rFonts w:eastAsiaTheme="minorHAnsi"/>
          </w:rPr>
          <w:object w:dxaOrig="1531" w:dyaOrig="1002" w14:anchorId="57B2C7A7">
            <v:shape id="_x0000_i1035" type="#_x0000_t75" style="width:76.5pt;height:50.25pt" o:ole="">
              <v:imagedata r:id="rId33" o:title=""/>
            </v:shape>
            <o:OLEObject Type="Embed" ProgID="Package" ShapeID="_x0000_i1035" DrawAspect="Icon" ObjectID="_1446273572" r:id="rId34"/>
          </w:object>
        </w:r>
      </w:del>
    </w:p>
    <w:p w14:paraId="45D2A727" w14:textId="77777777" w:rsidR="00965528" w:rsidRPr="00965528" w:rsidRDefault="00965528" w:rsidP="00965528">
      <w:pPr>
        <w:pStyle w:val="NormalWithSpacing"/>
        <w:ind w:firstLine="720"/>
        <w:rPr>
          <w:ins w:id="522" w:author="Author"/>
          <w:rFonts w:eastAsiaTheme="minorHAnsi"/>
        </w:rPr>
      </w:pPr>
      <w:ins w:id="523" w:author="Author">
        <w:r>
          <w:rPr>
            <w:rFonts w:eastAsiaTheme="minorHAnsi"/>
          </w:rPr>
          <w:object w:dxaOrig="1531" w:dyaOrig="1002" w14:anchorId="50621C10">
            <v:shape id="_x0000_i1026" type="#_x0000_t75" style="width:76.5pt;height:50.25pt" o:ole="">
              <v:imagedata r:id="rId33" o:title=""/>
            </v:shape>
            <o:OLEObject Type="Embed" ProgID="Package" ShapeID="_x0000_i1026" DrawAspect="Icon" ObjectID="_1446273573" r:id="rId35"/>
          </w:object>
        </w:r>
      </w:ins>
    </w:p>
    <w:p w14:paraId="4DBA5EAF" w14:textId="2E1E1D90" w:rsidR="007603DF" w:rsidRDefault="007603DF" w:rsidP="00965528">
      <w:pPr>
        <w:pStyle w:val="NormalWithSpacing"/>
        <w:numPr>
          <w:ilvl w:val="0"/>
          <w:numId w:val="22"/>
        </w:numPr>
        <w:rPr>
          <w:rFonts w:eastAsiaTheme="minorHAnsi"/>
        </w:rPr>
      </w:pPr>
      <w:r>
        <w:rPr>
          <w:rFonts w:eastAsiaTheme="minorHAnsi"/>
        </w:rPr>
        <w:t xml:space="preserve">A sample xml of the </w:t>
      </w:r>
      <w:r w:rsidR="002F1DE3">
        <w:rPr>
          <w:rFonts w:eastAsiaTheme="minorHAnsi"/>
        </w:rPr>
        <w:t xml:space="preserve">total </w:t>
      </w:r>
      <w:r w:rsidR="00F37AB3">
        <w:rPr>
          <w:rFonts w:eastAsiaTheme="minorHAnsi"/>
        </w:rPr>
        <w:t>input</w:t>
      </w:r>
      <w:r w:rsidR="002F1DE3">
        <w:rPr>
          <w:rFonts w:eastAsiaTheme="minorHAnsi"/>
        </w:rPr>
        <w:t xml:space="preserve"> message, after sealing the request parameters</w:t>
      </w:r>
      <w:r w:rsidR="004E4923">
        <w:rPr>
          <w:rFonts w:eastAsiaTheme="minorHAnsi"/>
        </w:rPr>
        <w:t>. We also included the optional routing parameters (see before).</w:t>
      </w:r>
    </w:p>
    <w:p w14:paraId="4C4C3CBE" w14:textId="77777777" w:rsidR="00965528" w:rsidRPr="00965528" w:rsidRDefault="00965528" w:rsidP="00965528">
      <w:pPr>
        <w:ind w:firstLine="720"/>
        <w:rPr>
          <w:del w:id="524" w:author="Author"/>
          <w:rFonts w:eastAsiaTheme="minorHAnsi"/>
        </w:rPr>
      </w:pPr>
      <w:del w:id="525" w:author="Author">
        <w:r>
          <w:rPr>
            <w:rFonts w:eastAsiaTheme="minorHAnsi"/>
          </w:rPr>
          <w:object w:dxaOrig="1531" w:dyaOrig="1002" w14:anchorId="688B8A79">
            <v:shape id="_x0000_i1036" type="#_x0000_t75" style="width:76.5pt;height:50.25pt" o:ole="">
              <v:imagedata r:id="rId36" o:title=""/>
            </v:shape>
            <o:OLEObject Type="Embed" ProgID="Package" ShapeID="_x0000_i1036" DrawAspect="Icon" ObjectID="_1446273574" r:id="rId37"/>
          </w:object>
        </w:r>
      </w:del>
    </w:p>
    <w:p w14:paraId="42720E6C" w14:textId="77777777" w:rsidR="00965528" w:rsidRPr="00965528" w:rsidRDefault="00965528" w:rsidP="00965528">
      <w:pPr>
        <w:ind w:firstLine="720"/>
        <w:rPr>
          <w:ins w:id="526" w:author="Author"/>
          <w:rFonts w:eastAsiaTheme="minorHAnsi"/>
        </w:rPr>
      </w:pPr>
      <w:ins w:id="527" w:author="Author">
        <w:r>
          <w:rPr>
            <w:rFonts w:eastAsiaTheme="minorHAnsi"/>
          </w:rPr>
          <w:object w:dxaOrig="1531" w:dyaOrig="1002" w14:anchorId="42701F22">
            <v:shape id="_x0000_i1027" type="#_x0000_t75" style="width:76.5pt;height:50.25pt" o:ole="">
              <v:imagedata r:id="rId36" o:title=""/>
            </v:shape>
            <o:OLEObject Type="Embed" ProgID="Package" ShapeID="_x0000_i1027" DrawAspect="Icon" ObjectID="_1446273575" r:id="rId38"/>
          </w:object>
        </w:r>
      </w:ins>
    </w:p>
    <w:p w14:paraId="07361FE3" w14:textId="26162EEE" w:rsidR="00965528" w:rsidRDefault="00965528" w:rsidP="00965528">
      <w:pPr>
        <w:pStyle w:val="NormalWithSpacing"/>
        <w:numPr>
          <w:ilvl w:val="0"/>
          <w:numId w:val="22"/>
        </w:numPr>
        <w:rPr>
          <w:rFonts w:eastAsiaTheme="minorHAnsi"/>
        </w:rPr>
      </w:pPr>
      <w:r>
        <w:rPr>
          <w:rFonts w:eastAsiaTheme="minorHAnsi"/>
        </w:rPr>
        <w:t xml:space="preserve">A sample xml of the </w:t>
      </w:r>
      <w:r w:rsidR="00F37AB3">
        <w:rPr>
          <w:rFonts w:eastAsiaTheme="minorHAnsi"/>
        </w:rPr>
        <w:t>output</w:t>
      </w:r>
      <w:r>
        <w:rPr>
          <w:rFonts w:eastAsiaTheme="minorHAnsi"/>
        </w:rPr>
        <w:t xml:space="preserve"> message</w:t>
      </w:r>
    </w:p>
    <w:p w14:paraId="101C2F1B" w14:textId="77777777" w:rsidR="00965528" w:rsidRPr="00965528" w:rsidRDefault="00965528" w:rsidP="00F37AB3">
      <w:pPr>
        <w:ind w:firstLine="567"/>
        <w:rPr>
          <w:del w:id="528" w:author="Author"/>
          <w:rFonts w:eastAsiaTheme="minorHAnsi"/>
        </w:rPr>
      </w:pPr>
      <w:del w:id="529" w:author="Author">
        <w:r>
          <w:rPr>
            <w:rFonts w:eastAsiaTheme="minorHAnsi"/>
          </w:rPr>
          <w:object w:dxaOrig="1531" w:dyaOrig="1002" w14:anchorId="23C322D6">
            <v:shape id="_x0000_i1037" type="#_x0000_t75" style="width:76.5pt;height:50.25pt" o:ole="">
              <v:imagedata r:id="rId39" o:title=""/>
            </v:shape>
            <o:OLEObject Type="Embed" ProgID="Package" ShapeID="_x0000_i1037" DrawAspect="Icon" ObjectID="_1446273576" r:id="rId40"/>
          </w:object>
        </w:r>
      </w:del>
    </w:p>
    <w:p w14:paraId="0E97516E" w14:textId="77777777" w:rsidR="00965528" w:rsidRPr="00965528" w:rsidRDefault="00965528" w:rsidP="00F37AB3">
      <w:pPr>
        <w:ind w:firstLine="567"/>
        <w:rPr>
          <w:ins w:id="530" w:author="Author"/>
          <w:rFonts w:eastAsiaTheme="minorHAnsi"/>
        </w:rPr>
      </w:pPr>
      <w:ins w:id="531" w:author="Author">
        <w:r>
          <w:rPr>
            <w:rFonts w:eastAsiaTheme="minorHAnsi"/>
          </w:rPr>
          <w:object w:dxaOrig="1531" w:dyaOrig="1002" w14:anchorId="62672B26">
            <v:shape id="_x0000_i1028" type="#_x0000_t75" style="width:76.5pt;height:50.25pt" o:ole="">
              <v:imagedata r:id="rId39" o:title=""/>
            </v:shape>
            <o:OLEObject Type="Embed" ProgID="Package" ShapeID="_x0000_i1028" DrawAspect="Icon" ObjectID="_1446273577" r:id="rId41"/>
          </w:object>
        </w:r>
      </w:ins>
    </w:p>
    <w:p w14:paraId="79BF0217" w14:textId="624CB7A4" w:rsidR="007D268A" w:rsidRDefault="007D268A" w:rsidP="007D268A">
      <w:pPr>
        <w:pStyle w:val="Heading3"/>
      </w:pPr>
      <w:bookmarkStart w:id="532" w:name="_Toc370160385"/>
      <w:r>
        <w:t>WSDL</w:t>
      </w:r>
      <w:r w:rsidR="00AA58AC">
        <w:t xml:space="preserve"> and XSD</w:t>
      </w:r>
      <w:bookmarkEnd w:id="532"/>
    </w:p>
    <w:p w14:paraId="12F4D95E" w14:textId="05E8F420" w:rsidR="007D268A" w:rsidRDefault="00AA58AC" w:rsidP="00D707E7">
      <w:pPr>
        <w:pStyle w:val="NormalWithSpacing"/>
        <w:rPr>
          <w:rFonts w:eastAsiaTheme="minorHAnsi"/>
        </w:rPr>
      </w:pPr>
      <w:r>
        <w:rPr>
          <w:rFonts w:eastAsiaTheme="minorHAnsi"/>
        </w:rPr>
        <w:t>Below the current format of WSDL and corresponding XSD</w:t>
      </w:r>
      <w:r w:rsidR="0055135C">
        <w:rPr>
          <w:rFonts w:eastAsiaTheme="minorHAnsi"/>
        </w:rPr>
        <w:t>’s</w:t>
      </w:r>
      <w:r>
        <w:rPr>
          <w:rFonts w:eastAsiaTheme="minorHAnsi"/>
        </w:rPr>
        <w:t xml:space="preserve"> for the get bvac data web service.</w:t>
      </w:r>
      <w:r w:rsidR="0055135C">
        <w:rPr>
          <w:rFonts w:eastAsiaTheme="minorHAnsi"/>
        </w:rPr>
        <w:t xml:space="preserve"> There  are two xsd’s, one that corresponds to the webservice, and one that corresponds to the encrypted part of the request parameters.</w:t>
      </w:r>
    </w:p>
    <w:p w14:paraId="580BADA4" w14:textId="77777777" w:rsidR="00B101CC" w:rsidRDefault="00D71571" w:rsidP="00D71571">
      <w:pPr>
        <w:pStyle w:val="NormalWithSpacing"/>
        <w:rPr>
          <w:del w:id="533" w:author="Author"/>
          <w:rFonts w:eastAsiaTheme="minorHAnsi"/>
        </w:rPr>
      </w:pPr>
      <w:del w:id="534" w:author="Author">
        <w:r>
          <w:rPr>
            <w:rFonts w:eastAsiaTheme="minorHAnsi"/>
          </w:rPr>
          <w:object w:dxaOrig="1531" w:dyaOrig="1002" w14:anchorId="2447DD9A">
            <v:shape id="_x0000_i1038" type="#_x0000_t75" style="width:76.5pt;height:50.25pt" o:ole="">
              <v:imagedata r:id="rId42" o:title=""/>
            </v:shape>
            <o:OLEObject Type="Embed" ProgID="Package" ShapeID="_x0000_i1038" DrawAspect="Icon" ObjectID="_1446273578" r:id="rId43"/>
          </w:object>
        </w:r>
        <w:r>
          <w:rPr>
            <w:rFonts w:eastAsiaTheme="minorHAnsi"/>
          </w:rPr>
          <w:tab/>
        </w:r>
        <w:r w:rsidR="00201CED">
          <w:rPr>
            <w:rFonts w:eastAsiaTheme="minorHAnsi"/>
          </w:rPr>
          <w:object w:dxaOrig="1531" w:dyaOrig="1002" w14:anchorId="740D18A9">
            <v:shape id="_x0000_i1039" type="#_x0000_t75" style="width:76.5pt;height:50.25pt" o:ole="">
              <v:imagedata r:id="rId44" o:title=""/>
            </v:shape>
            <o:OLEObject Type="Embed" ProgID="Package" ShapeID="_x0000_i1039" DrawAspect="Icon" ObjectID="_1446273579" r:id="rId45"/>
          </w:object>
        </w:r>
        <w:r>
          <w:rPr>
            <w:rFonts w:eastAsiaTheme="minorHAnsi"/>
          </w:rPr>
          <w:tab/>
        </w:r>
        <w:r w:rsidR="002F1DE3">
          <w:rPr>
            <w:rFonts w:eastAsiaTheme="minorHAnsi"/>
          </w:rPr>
          <w:object w:dxaOrig="1531" w:dyaOrig="1002" w14:anchorId="357802AE">
            <v:shape id="_x0000_i1040" type="#_x0000_t75" style="width:76.5pt;height:50.25pt" o:ole="">
              <v:imagedata r:id="rId46" o:title=""/>
            </v:shape>
            <o:OLEObject Type="Embed" ProgID="Package" ShapeID="_x0000_i1040" DrawAspect="Icon" ObjectID="_1446273580" r:id="rId47"/>
          </w:object>
        </w:r>
      </w:del>
    </w:p>
    <w:p w14:paraId="1C167F5C" w14:textId="72E5CC36" w:rsidR="00B101CC" w:rsidRDefault="00D71571" w:rsidP="00D71571">
      <w:pPr>
        <w:pStyle w:val="NormalWithSpacing"/>
        <w:rPr>
          <w:ins w:id="535" w:author="Author"/>
          <w:rFonts w:eastAsiaTheme="minorHAnsi"/>
        </w:rPr>
      </w:pPr>
      <w:ins w:id="536" w:author="Author">
        <w:r>
          <w:rPr>
            <w:rFonts w:eastAsiaTheme="minorHAnsi"/>
          </w:rPr>
          <w:object w:dxaOrig="1531" w:dyaOrig="1002" w14:anchorId="440C69E7">
            <v:shape id="_x0000_i1029" type="#_x0000_t75" style="width:76.5pt;height:50.25pt" o:ole="">
              <v:imagedata r:id="rId42" o:title=""/>
            </v:shape>
            <o:OLEObject Type="Embed" ProgID="Package" ShapeID="_x0000_i1029" DrawAspect="Icon" ObjectID="_1446273581" r:id="rId48"/>
          </w:object>
        </w:r>
        <w:r>
          <w:rPr>
            <w:rFonts w:eastAsiaTheme="minorHAnsi"/>
          </w:rPr>
          <w:tab/>
        </w:r>
        <w:r w:rsidR="00201CED">
          <w:rPr>
            <w:rFonts w:eastAsiaTheme="minorHAnsi"/>
          </w:rPr>
          <w:object w:dxaOrig="1531" w:dyaOrig="1002" w14:anchorId="04BE4E04">
            <v:shape id="_x0000_i1030" type="#_x0000_t75" style="width:76.5pt;height:50.25pt" o:ole="">
              <v:imagedata r:id="rId44" o:title=""/>
            </v:shape>
            <o:OLEObject Type="Embed" ProgID="Package" ShapeID="_x0000_i1030" DrawAspect="Icon" ObjectID="_1446273582" r:id="rId49"/>
          </w:object>
        </w:r>
        <w:r>
          <w:rPr>
            <w:rFonts w:eastAsiaTheme="minorHAnsi"/>
          </w:rPr>
          <w:tab/>
        </w:r>
        <w:r w:rsidR="002F1DE3">
          <w:rPr>
            <w:rFonts w:eastAsiaTheme="minorHAnsi"/>
          </w:rPr>
          <w:object w:dxaOrig="1531" w:dyaOrig="1002" w14:anchorId="0B126106">
            <v:shape id="_x0000_i1031" type="#_x0000_t75" style="width:76.5pt;height:50.25pt" o:ole="">
              <v:imagedata r:id="rId46" o:title=""/>
            </v:shape>
            <o:OLEObject Type="Embed" ProgID="Package" ShapeID="_x0000_i1031" DrawAspect="Icon" ObjectID="_1446273583" r:id="rId50"/>
          </w:object>
        </w:r>
      </w:ins>
    </w:p>
    <w:p w14:paraId="5D124FC1" w14:textId="7B54C0E5" w:rsidR="00D8677A" w:rsidRDefault="0038354D" w:rsidP="00D8677A">
      <w:pPr>
        <w:pStyle w:val="Heading3"/>
      </w:pPr>
      <w:bookmarkStart w:id="537" w:name="_Ref370160301"/>
      <w:bookmarkStart w:id="538" w:name="_Toc370160386"/>
      <w:r>
        <w:t>Messages</w:t>
      </w:r>
      <w:bookmarkEnd w:id="537"/>
      <w:bookmarkEnd w:id="538"/>
    </w:p>
    <w:p w14:paraId="5CB8F4DD" w14:textId="44A5A47F" w:rsidR="0038354D" w:rsidRPr="00095554" w:rsidRDefault="00095554" w:rsidP="0038354D">
      <w:pPr>
        <w:pStyle w:val="NormalWithSpacing"/>
        <w:rPr>
          <w:rFonts w:eastAsiaTheme="minorHAnsi"/>
        </w:rPr>
      </w:pPr>
      <w:r>
        <w:rPr>
          <w:rFonts w:eastAsiaTheme="minorHAnsi"/>
        </w:rPr>
        <w:t>Below are the messages which can be received in the output of the get bvac data call.</w:t>
      </w:r>
    </w:p>
    <w:tbl>
      <w:tblPr>
        <w:tblStyle w:val="TableGrid"/>
        <w:tblW w:w="9997" w:type="dxa"/>
        <w:tblLayout w:type="fixed"/>
        <w:tblLook w:val="04A0" w:firstRow="1" w:lastRow="0" w:firstColumn="1" w:lastColumn="0" w:noHBand="0" w:noVBand="1"/>
      </w:tblPr>
      <w:tblGrid>
        <w:gridCol w:w="3369"/>
        <w:gridCol w:w="1213"/>
        <w:gridCol w:w="1763"/>
        <w:gridCol w:w="1660"/>
        <w:gridCol w:w="1992"/>
      </w:tblGrid>
      <w:tr w:rsidR="0038354D" w:rsidRPr="0038354D" w14:paraId="0D11D9AE" w14:textId="77777777" w:rsidTr="00095554">
        <w:tc>
          <w:tcPr>
            <w:tcW w:w="3369" w:type="dxa"/>
          </w:tcPr>
          <w:p w14:paraId="5DAC96C3" w14:textId="08B9E607"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code</w:t>
            </w:r>
          </w:p>
        </w:tc>
        <w:tc>
          <w:tcPr>
            <w:tcW w:w="1213" w:type="dxa"/>
          </w:tcPr>
          <w:p w14:paraId="4120A908" w14:textId="58639C26"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type</w:t>
            </w:r>
          </w:p>
        </w:tc>
        <w:tc>
          <w:tcPr>
            <w:tcW w:w="1763" w:type="dxa"/>
          </w:tcPr>
          <w:p w14:paraId="1D016ADB" w14:textId="7A9C6418"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(EN)</w:t>
            </w:r>
          </w:p>
        </w:tc>
        <w:tc>
          <w:tcPr>
            <w:tcW w:w="1660" w:type="dxa"/>
          </w:tcPr>
          <w:p w14:paraId="5A6D09F5" w14:textId="20A30C1E"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(FR)</w:t>
            </w:r>
          </w:p>
        </w:tc>
        <w:tc>
          <w:tcPr>
            <w:tcW w:w="1992" w:type="dxa"/>
          </w:tcPr>
          <w:p w14:paraId="2423D0E6" w14:textId="19148EC2" w:rsidR="0038354D" w:rsidRPr="0038354D" w:rsidRDefault="0038354D" w:rsidP="00D71571">
            <w:pPr>
              <w:pStyle w:val="NormalWithSpacing"/>
              <w:rPr>
                <w:rFonts w:eastAsiaTheme="minorHAnsi"/>
                <w:b/>
                <w:sz w:val="16"/>
                <w:szCs w:val="16"/>
              </w:rPr>
            </w:pPr>
            <w:r w:rsidRPr="0038354D">
              <w:rPr>
                <w:rFonts w:eastAsiaTheme="minorHAnsi"/>
                <w:b/>
                <w:sz w:val="16"/>
                <w:szCs w:val="16"/>
              </w:rPr>
              <w:t>Message (NL)</w:t>
            </w:r>
          </w:p>
        </w:tc>
      </w:tr>
      <w:tr w:rsidR="0038354D" w:rsidRPr="0038354D" w14:paraId="290AD97C" w14:textId="77777777" w:rsidTr="00095554">
        <w:tc>
          <w:tcPr>
            <w:tcW w:w="3369" w:type="dxa"/>
          </w:tcPr>
          <w:p w14:paraId="00D89EB0" w14:textId="1F6CA8DA" w:rsidR="0038354D" w:rsidRPr="0038354D" w:rsidRDefault="0038354D" w:rsidP="00D71571">
            <w:pPr>
              <w:pStyle w:val="NormalWithSpacing"/>
              <w:rPr>
                <w:rFonts w:eastAsiaTheme="minorHAnsi"/>
                <w:sz w:val="16"/>
                <w:szCs w:val="16"/>
              </w:rPr>
            </w:pPr>
            <w:r w:rsidRPr="0038354D">
              <w:rPr>
                <w:sz w:val="16"/>
                <w:szCs w:val="16"/>
              </w:rPr>
              <w:t>TIP_200</w:t>
            </w:r>
          </w:p>
        </w:tc>
        <w:tc>
          <w:tcPr>
            <w:tcW w:w="1213" w:type="dxa"/>
          </w:tcPr>
          <w:p w14:paraId="114C7B71" w14:textId="269672BD" w:rsidR="0038354D" w:rsidRPr="0038354D" w:rsidRDefault="0038354D" w:rsidP="00D71571">
            <w:pPr>
              <w:pStyle w:val="NormalWithSpacing"/>
              <w:rPr>
                <w:rFonts w:eastAsiaTheme="minorHAnsi"/>
                <w:sz w:val="16"/>
                <w:szCs w:val="16"/>
              </w:rPr>
            </w:pPr>
            <w:r w:rsidRPr="0038354D">
              <w:rPr>
                <w:sz w:val="16"/>
                <w:szCs w:val="16"/>
              </w:rPr>
              <w:t>FUNCTIONAL</w:t>
            </w:r>
          </w:p>
        </w:tc>
        <w:tc>
          <w:tcPr>
            <w:tcW w:w="1763" w:type="dxa"/>
          </w:tcPr>
          <w:p w14:paraId="3E2845B1" w14:textId="74BC7155" w:rsidR="0038354D" w:rsidRPr="0038354D" w:rsidRDefault="0038354D" w:rsidP="00D71571">
            <w:pPr>
              <w:pStyle w:val="NormalWithSpacing"/>
              <w:rPr>
                <w:rFonts w:eastAsiaTheme="minorHAnsi"/>
                <w:sz w:val="16"/>
                <w:szCs w:val="16"/>
              </w:rPr>
            </w:pPr>
            <w:r w:rsidRPr="0038354D">
              <w:rPr>
                <w:sz w:val="16"/>
                <w:szCs w:val="16"/>
              </w:rPr>
              <w:t>Success</w:t>
            </w:r>
          </w:p>
        </w:tc>
        <w:tc>
          <w:tcPr>
            <w:tcW w:w="1660" w:type="dxa"/>
          </w:tcPr>
          <w:p w14:paraId="2A0659A7" w14:textId="1667BF60" w:rsidR="0038354D" w:rsidRPr="0038354D" w:rsidRDefault="0038354D" w:rsidP="00D71571">
            <w:pPr>
              <w:pStyle w:val="NormalWithSpacing"/>
              <w:rPr>
                <w:rFonts w:eastAsiaTheme="minorHAnsi"/>
                <w:sz w:val="16"/>
                <w:szCs w:val="16"/>
              </w:rPr>
            </w:pPr>
            <w:r w:rsidRPr="0038354D">
              <w:rPr>
                <w:sz w:val="16"/>
                <w:szCs w:val="16"/>
              </w:rPr>
              <w:t>Succès</w:t>
            </w:r>
          </w:p>
        </w:tc>
        <w:tc>
          <w:tcPr>
            <w:tcW w:w="1992" w:type="dxa"/>
          </w:tcPr>
          <w:p w14:paraId="50AA1C41" w14:textId="63C719D3" w:rsidR="0038354D" w:rsidRPr="0038354D" w:rsidRDefault="0038354D" w:rsidP="00D71571">
            <w:pPr>
              <w:pStyle w:val="NormalWithSpacing"/>
              <w:rPr>
                <w:rFonts w:eastAsiaTheme="minorHAnsi"/>
                <w:sz w:val="16"/>
                <w:szCs w:val="16"/>
              </w:rPr>
            </w:pPr>
            <w:r w:rsidRPr="0038354D">
              <w:rPr>
                <w:sz w:val="16"/>
                <w:szCs w:val="16"/>
              </w:rPr>
              <w:t>Succes</w:t>
            </w:r>
          </w:p>
        </w:tc>
      </w:tr>
      <w:tr w:rsidR="0038354D" w:rsidRPr="00B22F33" w14:paraId="41C70BFC" w14:textId="77777777" w:rsidTr="00095554">
        <w:tc>
          <w:tcPr>
            <w:tcW w:w="3369" w:type="dxa"/>
          </w:tcPr>
          <w:p w14:paraId="204624CB" w14:textId="25258AD0" w:rsidR="0038354D" w:rsidRPr="0038354D" w:rsidRDefault="0038354D" w:rsidP="00D71571">
            <w:pPr>
              <w:pStyle w:val="NormalWithSpacing"/>
              <w:rPr>
                <w:rFonts w:eastAsiaTheme="minorHAnsi"/>
                <w:sz w:val="16"/>
                <w:szCs w:val="16"/>
              </w:rPr>
            </w:pPr>
            <w:r w:rsidRPr="0038354D">
              <w:rPr>
                <w:rFonts w:eastAsiaTheme="minorHAnsi"/>
                <w:sz w:val="16"/>
                <w:szCs w:val="16"/>
              </w:rPr>
              <w:t>TIP_999</w:t>
            </w:r>
          </w:p>
        </w:tc>
        <w:tc>
          <w:tcPr>
            <w:tcW w:w="1213" w:type="dxa"/>
          </w:tcPr>
          <w:p w14:paraId="3DFE42CF" w14:textId="5514A710" w:rsidR="0038354D" w:rsidRPr="0038354D" w:rsidRDefault="0038354D" w:rsidP="00D71571">
            <w:pPr>
              <w:pStyle w:val="NormalWithSpacing"/>
              <w:rPr>
                <w:rFonts w:eastAsiaTheme="minorHAnsi"/>
                <w:sz w:val="16"/>
                <w:szCs w:val="16"/>
              </w:rPr>
            </w:pPr>
            <w:r w:rsidRPr="0038354D">
              <w:rPr>
                <w:rFonts w:eastAsiaTheme="minorHAnsi"/>
                <w:sz w:val="16"/>
                <w:szCs w:val="16"/>
              </w:rPr>
              <w:t>TECHNICAL</w:t>
            </w:r>
          </w:p>
        </w:tc>
        <w:tc>
          <w:tcPr>
            <w:tcW w:w="1763" w:type="dxa"/>
          </w:tcPr>
          <w:p w14:paraId="5E55C87A" w14:textId="7BE217A4" w:rsidR="0038354D" w:rsidRPr="0038354D" w:rsidRDefault="0038354D" w:rsidP="00D71571">
            <w:pPr>
              <w:pStyle w:val="NormalWithSpacing"/>
              <w:rPr>
                <w:rFonts w:eastAsiaTheme="minorHAnsi"/>
                <w:sz w:val="16"/>
                <w:szCs w:val="16"/>
              </w:rPr>
            </w:pPr>
            <w:r w:rsidRPr="0038354D">
              <w:rPr>
                <w:sz w:val="16"/>
                <w:szCs w:val="16"/>
              </w:rPr>
              <w:t>Technical error on TIP System</w:t>
            </w:r>
          </w:p>
        </w:tc>
        <w:tc>
          <w:tcPr>
            <w:tcW w:w="1660" w:type="dxa"/>
          </w:tcPr>
          <w:p w14:paraId="1BF8E2E3" w14:textId="25267F7D" w:rsidR="0038354D" w:rsidRPr="0038354D" w:rsidRDefault="0038354D" w:rsidP="0038354D">
            <w:pPr>
              <w:pStyle w:val="NormalWithSpacing"/>
              <w:rPr>
                <w:rFonts w:eastAsiaTheme="minorHAnsi"/>
                <w:sz w:val="16"/>
                <w:szCs w:val="16"/>
                <w:lang w:val="fr-FR"/>
              </w:rPr>
            </w:pPr>
            <w:r w:rsidRPr="0038354D">
              <w:rPr>
                <w:sz w:val="16"/>
                <w:szCs w:val="16"/>
                <w:lang w:val="fr-FR"/>
              </w:rPr>
              <w:t>Erreur technique TIP System</w:t>
            </w:r>
          </w:p>
        </w:tc>
        <w:tc>
          <w:tcPr>
            <w:tcW w:w="1992" w:type="dxa"/>
          </w:tcPr>
          <w:p w14:paraId="3624EDE4" w14:textId="62E8EE93" w:rsidR="0038354D" w:rsidRPr="0038354D" w:rsidRDefault="0038354D" w:rsidP="00D71571">
            <w:pPr>
              <w:pStyle w:val="NormalWithSpacing"/>
              <w:rPr>
                <w:rFonts w:eastAsiaTheme="minorHAnsi"/>
                <w:sz w:val="16"/>
                <w:szCs w:val="16"/>
                <w:lang w:val="nl-BE"/>
              </w:rPr>
            </w:pPr>
            <w:r w:rsidRPr="0038354D">
              <w:rPr>
                <w:sz w:val="16"/>
                <w:szCs w:val="16"/>
                <w:lang w:val="nl-BE"/>
              </w:rPr>
              <w:t>Technische fout op TIP systeem.</w:t>
            </w:r>
          </w:p>
        </w:tc>
      </w:tr>
      <w:tr w:rsidR="0038354D" w:rsidRPr="0038354D" w14:paraId="1715B97F" w14:textId="77777777" w:rsidTr="00095554">
        <w:tc>
          <w:tcPr>
            <w:tcW w:w="3369" w:type="dxa"/>
          </w:tcPr>
          <w:p w14:paraId="0C239951" w14:textId="1BBC4CE2" w:rsidR="0038354D" w:rsidRPr="0038354D" w:rsidRDefault="0038354D" w:rsidP="00D71571">
            <w:pPr>
              <w:pStyle w:val="NormalWithSpacing"/>
              <w:rPr>
                <w:rFonts w:eastAsiaTheme="minorHAnsi"/>
                <w:sz w:val="16"/>
                <w:szCs w:val="16"/>
              </w:rPr>
            </w:pPr>
            <w:r w:rsidRPr="0038354D">
              <w:rPr>
                <w:sz w:val="16"/>
                <w:szCs w:val="16"/>
              </w:rPr>
              <w:t>TIP_ERROR_ASSURALIA_DECRYPTION_FAILED</w:t>
            </w:r>
          </w:p>
        </w:tc>
        <w:tc>
          <w:tcPr>
            <w:tcW w:w="1213" w:type="dxa"/>
          </w:tcPr>
          <w:p w14:paraId="4CBD78F0" w14:textId="21DE463B"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1BD57817" w14:textId="67390DE3" w:rsidR="0038354D" w:rsidRPr="0038354D" w:rsidRDefault="0038354D" w:rsidP="00D71571">
            <w:pPr>
              <w:pStyle w:val="NormalWithSpacing"/>
              <w:rPr>
                <w:rFonts w:eastAsiaTheme="minorHAnsi"/>
                <w:sz w:val="16"/>
                <w:szCs w:val="16"/>
                <w:lang w:val="nl-BE"/>
              </w:rPr>
            </w:pPr>
            <w:r w:rsidRPr="0038354D">
              <w:rPr>
                <w:sz w:val="16"/>
                <w:szCs w:val="16"/>
              </w:rPr>
              <w:t>The Assuralia decryption failed.</w:t>
            </w:r>
          </w:p>
        </w:tc>
        <w:tc>
          <w:tcPr>
            <w:tcW w:w="1660" w:type="dxa"/>
          </w:tcPr>
          <w:p w14:paraId="676CC938" w14:textId="12D6B01C" w:rsidR="0038354D" w:rsidRPr="0038354D" w:rsidRDefault="0038354D" w:rsidP="00D71571">
            <w:pPr>
              <w:pStyle w:val="NormalWithSpacing"/>
              <w:rPr>
                <w:rFonts w:eastAsiaTheme="minorHAnsi"/>
                <w:sz w:val="16"/>
                <w:szCs w:val="16"/>
                <w:lang w:val="fr-FR"/>
              </w:rPr>
            </w:pPr>
            <w:r w:rsidRPr="0038354D">
              <w:rPr>
                <w:sz w:val="16"/>
                <w:szCs w:val="16"/>
                <w:lang w:val="fr-FR"/>
              </w:rPr>
              <w:t>La decryption de Assuralia a échouer.</w:t>
            </w:r>
          </w:p>
        </w:tc>
        <w:tc>
          <w:tcPr>
            <w:tcW w:w="1992" w:type="dxa"/>
          </w:tcPr>
          <w:p w14:paraId="53705264" w14:textId="512ED233" w:rsidR="0038354D" w:rsidRPr="0038354D" w:rsidRDefault="0038354D" w:rsidP="00D71571">
            <w:pPr>
              <w:pStyle w:val="NormalWithSpacing"/>
              <w:rPr>
                <w:rFonts w:eastAsiaTheme="minorHAnsi"/>
                <w:sz w:val="16"/>
                <w:szCs w:val="16"/>
                <w:lang w:val="nl-BE"/>
              </w:rPr>
            </w:pPr>
            <w:r w:rsidRPr="0038354D">
              <w:rPr>
                <w:sz w:val="16"/>
                <w:szCs w:val="16"/>
              </w:rPr>
              <w:t>Assuralia decryptie is gefaald.</w:t>
            </w:r>
          </w:p>
        </w:tc>
      </w:tr>
      <w:tr w:rsidR="0038354D" w:rsidRPr="00B22F33" w14:paraId="6876F418" w14:textId="77777777" w:rsidTr="00095554">
        <w:tc>
          <w:tcPr>
            <w:tcW w:w="3369" w:type="dxa"/>
          </w:tcPr>
          <w:p w14:paraId="14AA97D7" w14:textId="5F7BE398" w:rsidR="0038354D" w:rsidRPr="0038354D" w:rsidRDefault="0038354D" w:rsidP="00D71571">
            <w:pPr>
              <w:pStyle w:val="NormalWithSpacing"/>
              <w:rPr>
                <w:rFonts w:eastAsiaTheme="minorHAnsi"/>
                <w:sz w:val="16"/>
                <w:szCs w:val="16"/>
                <w:lang w:val="nl-BE"/>
              </w:rPr>
            </w:pPr>
            <w:r w:rsidRPr="0038354D">
              <w:rPr>
                <w:sz w:val="16"/>
                <w:szCs w:val="16"/>
              </w:rPr>
              <w:t>TIP_ERROR_BVAC_CONFIGURATION_TRANSPORT</w:t>
            </w:r>
          </w:p>
        </w:tc>
        <w:tc>
          <w:tcPr>
            <w:tcW w:w="1213" w:type="dxa"/>
          </w:tcPr>
          <w:p w14:paraId="6F8FBF16" w14:textId="2ED721A6"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8A2A0BB" w14:textId="0E32B892" w:rsidR="0038354D" w:rsidRPr="0038354D" w:rsidRDefault="0038354D" w:rsidP="00D71571">
            <w:pPr>
              <w:pStyle w:val="NormalWithSpacing"/>
              <w:rPr>
                <w:rFonts w:eastAsiaTheme="minorHAnsi"/>
                <w:sz w:val="16"/>
                <w:szCs w:val="16"/>
              </w:rPr>
            </w:pPr>
            <w:r w:rsidRPr="0038354D">
              <w:rPr>
                <w:sz w:val="16"/>
                <w:szCs w:val="16"/>
              </w:rPr>
              <w:t>The specified transport method is not supported {0}</w:t>
            </w:r>
          </w:p>
        </w:tc>
        <w:tc>
          <w:tcPr>
            <w:tcW w:w="1660" w:type="dxa"/>
          </w:tcPr>
          <w:p w14:paraId="11FD1BF3" w14:textId="4ADF75A8" w:rsidR="0038354D" w:rsidRPr="0038354D" w:rsidRDefault="0038354D" w:rsidP="00D71571">
            <w:pPr>
              <w:pStyle w:val="NormalWithSpacing"/>
              <w:rPr>
                <w:rFonts w:eastAsiaTheme="minorHAnsi"/>
                <w:sz w:val="16"/>
                <w:szCs w:val="16"/>
                <w:lang w:val="fr-FR"/>
              </w:rPr>
            </w:pPr>
            <w:r w:rsidRPr="0038354D">
              <w:rPr>
                <w:sz w:val="16"/>
                <w:szCs w:val="16"/>
                <w:lang w:val="fr-FR"/>
              </w:rPr>
              <w:t>La method de transport spécifié n est pas supportée: {0}</w:t>
            </w:r>
          </w:p>
        </w:tc>
        <w:tc>
          <w:tcPr>
            <w:tcW w:w="1992" w:type="dxa"/>
          </w:tcPr>
          <w:p w14:paraId="3625F00D" w14:textId="79B185D8" w:rsidR="0038354D" w:rsidRPr="0038354D" w:rsidRDefault="0038354D" w:rsidP="00D71571">
            <w:pPr>
              <w:pStyle w:val="NormalWithSpacing"/>
              <w:rPr>
                <w:rFonts w:eastAsiaTheme="minorHAnsi"/>
                <w:sz w:val="16"/>
                <w:szCs w:val="16"/>
                <w:lang w:val="nl-BE"/>
              </w:rPr>
            </w:pPr>
            <w:r w:rsidRPr="0038354D">
              <w:rPr>
                <w:sz w:val="16"/>
                <w:szCs w:val="16"/>
                <w:lang w:val="nl-BE"/>
              </w:rPr>
              <w:t>De gespecifierde transport methode is niet gesupporteerd {0}</w:t>
            </w:r>
          </w:p>
        </w:tc>
      </w:tr>
      <w:tr w:rsidR="0038354D" w:rsidRPr="00B22F33" w14:paraId="20C4CF5F" w14:textId="77777777" w:rsidTr="00095554">
        <w:tc>
          <w:tcPr>
            <w:tcW w:w="3369" w:type="dxa"/>
          </w:tcPr>
          <w:p w14:paraId="5CA8A247" w14:textId="2A68AB2D" w:rsidR="0038354D" w:rsidRPr="0038354D" w:rsidRDefault="0038354D" w:rsidP="00D71571">
            <w:pPr>
              <w:pStyle w:val="NormalWithSpacing"/>
              <w:rPr>
                <w:rFonts w:eastAsiaTheme="minorHAnsi"/>
                <w:sz w:val="16"/>
                <w:szCs w:val="16"/>
              </w:rPr>
            </w:pPr>
            <w:r w:rsidRPr="0038354D">
              <w:rPr>
                <w:sz w:val="16"/>
                <w:szCs w:val="16"/>
              </w:rPr>
              <w:t>TIP_ERROR_BVAC_CONFIGURATION_REQUESTORID</w:t>
            </w:r>
          </w:p>
        </w:tc>
        <w:tc>
          <w:tcPr>
            <w:tcW w:w="1213" w:type="dxa"/>
          </w:tcPr>
          <w:p w14:paraId="4C665D67" w14:textId="0C7BB2FF"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0E1A0992" w14:textId="008E855B" w:rsidR="0038354D" w:rsidRPr="0038354D" w:rsidRDefault="0038354D" w:rsidP="00D71571">
            <w:pPr>
              <w:pStyle w:val="NormalWithSpacing"/>
              <w:rPr>
                <w:rFonts w:eastAsiaTheme="minorHAnsi"/>
                <w:sz w:val="16"/>
                <w:szCs w:val="16"/>
              </w:rPr>
            </w:pPr>
            <w:r w:rsidRPr="0038354D">
              <w:rPr>
                <w:sz w:val="16"/>
                <w:szCs w:val="16"/>
              </w:rPr>
              <w:t>The bvac configuration for the given requestor id can not be retrieved {0}</w:t>
            </w:r>
          </w:p>
        </w:tc>
        <w:tc>
          <w:tcPr>
            <w:tcW w:w="1660" w:type="dxa"/>
          </w:tcPr>
          <w:p w14:paraId="17EDCEA7" w14:textId="769EA7AE" w:rsidR="0038354D" w:rsidRPr="0038354D" w:rsidRDefault="0038354D" w:rsidP="00D71571">
            <w:pPr>
              <w:pStyle w:val="NormalWithSpacing"/>
              <w:rPr>
                <w:rFonts w:eastAsiaTheme="minorHAnsi"/>
                <w:sz w:val="16"/>
                <w:szCs w:val="16"/>
                <w:lang w:val="fr-FR"/>
              </w:rPr>
            </w:pPr>
            <w:r w:rsidRPr="0038354D">
              <w:rPr>
                <w:sz w:val="16"/>
                <w:szCs w:val="16"/>
                <w:lang w:val="fr-FR"/>
              </w:rPr>
              <w:t>La bvac configuration ne peut être récupérée pour le requestorId : {0}</w:t>
            </w:r>
          </w:p>
        </w:tc>
        <w:tc>
          <w:tcPr>
            <w:tcW w:w="1992" w:type="dxa"/>
          </w:tcPr>
          <w:p w14:paraId="191DA161" w14:textId="3F93C42F" w:rsidR="0038354D" w:rsidRPr="0038354D" w:rsidRDefault="0038354D" w:rsidP="00D71571">
            <w:pPr>
              <w:pStyle w:val="NormalWithSpacing"/>
              <w:rPr>
                <w:rFonts w:eastAsiaTheme="minorHAnsi"/>
                <w:sz w:val="16"/>
                <w:szCs w:val="16"/>
                <w:lang w:val="nl-BE"/>
              </w:rPr>
            </w:pPr>
            <w:r w:rsidRPr="0038354D">
              <w:rPr>
                <w:sz w:val="16"/>
                <w:szCs w:val="16"/>
                <w:lang w:val="nl-BE"/>
              </w:rPr>
              <w:t>De bvac configuration voor de opgegeven requestor id kan niet worden opgehaald: {0}</w:t>
            </w:r>
          </w:p>
        </w:tc>
      </w:tr>
      <w:tr w:rsidR="0038354D" w:rsidRPr="00B22F33" w14:paraId="24251BCC" w14:textId="77777777" w:rsidTr="00095554">
        <w:tc>
          <w:tcPr>
            <w:tcW w:w="3369" w:type="dxa"/>
          </w:tcPr>
          <w:p w14:paraId="50C2619A" w14:textId="22DA1BC3" w:rsidR="0038354D" w:rsidRPr="0038354D" w:rsidRDefault="0038354D" w:rsidP="00D71571">
            <w:pPr>
              <w:pStyle w:val="NormalWithSpacing"/>
              <w:rPr>
                <w:rFonts w:eastAsiaTheme="minorHAnsi"/>
                <w:sz w:val="16"/>
                <w:szCs w:val="16"/>
              </w:rPr>
            </w:pPr>
            <w:r w:rsidRPr="0038354D">
              <w:rPr>
                <w:sz w:val="16"/>
                <w:szCs w:val="16"/>
              </w:rPr>
              <w:t>TIP_ERROR_BVAC_CONFIGURATION_CBFA</w:t>
            </w:r>
          </w:p>
        </w:tc>
        <w:tc>
          <w:tcPr>
            <w:tcW w:w="1213" w:type="dxa"/>
          </w:tcPr>
          <w:p w14:paraId="4C272AC9" w14:textId="2467D5C4"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5A132B2" w14:textId="3E809672" w:rsidR="0038354D" w:rsidRPr="0038354D" w:rsidRDefault="0038354D" w:rsidP="00D71571">
            <w:pPr>
              <w:pStyle w:val="NormalWithSpacing"/>
              <w:rPr>
                <w:rFonts w:eastAsiaTheme="minorHAnsi"/>
                <w:sz w:val="16"/>
                <w:szCs w:val="16"/>
              </w:rPr>
            </w:pPr>
            <w:r w:rsidRPr="0038354D">
              <w:rPr>
                <w:sz w:val="16"/>
                <w:szCs w:val="16"/>
              </w:rPr>
              <w:t>The bvac configuration for the given cbfa id can not be retrieved {0}</w:t>
            </w:r>
          </w:p>
        </w:tc>
        <w:tc>
          <w:tcPr>
            <w:tcW w:w="1660" w:type="dxa"/>
          </w:tcPr>
          <w:p w14:paraId="642289B0" w14:textId="66186FE0" w:rsidR="0038354D" w:rsidRPr="0038354D" w:rsidRDefault="0038354D" w:rsidP="00D71571">
            <w:pPr>
              <w:pStyle w:val="NormalWithSpacing"/>
              <w:rPr>
                <w:rFonts w:eastAsiaTheme="minorHAnsi"/>
                <w:sz w:val="16"/>
                <w:szCs w:val="16"/>
                <w:lang w:val="fr-FR"/>
              </w:rPr>
            </w:pPr>
            <w:r w:rsidRPr="0038354D">
              <w:rPr>
                <w:sz w:val="16"/>
                <w:szCs w:val="16"/>
                <w:lang w:val="fr-FR"/>
              </w:rPr>
              <w:t>La bvac configuration ne peut être récupérée pour le cbfa : {0}</w:t>
            </w:r>
          </w:p>
        </w:tc>
        <w:tc>
          <w:tcPr>
            <w:tcW w:w="1992" w:type="dxa"/>
          </w:tcPr>
          <w:p w14:paraId="1C091987" w14:textId="5288C3C2" w:rsidR="0038354D" w:rsidRPr="0038354D" w:rsidRDefault="0038354D" w:rsidP="00D71571">
            <w:pPr>
              <w:pStyle w:val="NormalWithSpacing"/>
              <w:rPr>
                <w:rFonts w:eastAsiaTheme="minorHAnsi"/>
                <w:sz w:val="16"/>
                <w:szCs w:val="16"/>
                <w:lang w:val="nl-BE"/>
              </w:rPr>
            </w:pPr>
            <w:r w:rsidRPr="0038354D">
              <w:rPr>
                <w:sz w:val="16"/>
                <w:szCs w:val="16"/>
                <w:lang w:val="nl-BE"/>
              </w:rPr>
              <w:t>De bvac configuration voor de opgegeven CBFA kan niet worden opgehaald: {0}</w:t>
            </w:r>
          </w:p>
        </w:tc>
      </w:tr>
      <w:tr w:rsidR="0038354D" w:rsidRPr="00B22F33" w14:paraId="70055A18" w14:textId="77777777" w:rsidTr="00095554">
        <w:tc>
          <w:tcPr>
            <w:tcW w:w="3369" w:type="dxa"/>
          </w:tcPr>
          <w:p w14:paraId="5FFBBE92" w14:textId="63CACC15" w:rsidR="0038354D" w:rsidRPr="0038354D" w:rsidRDefault="0038354D" w:rsidP="00D71571">
            <w:pPr>
              <w:pStyle w:val="NormalWithSpacing"/>
              <w:rPr>
                <w:rFonts w:eastAsiaTheme="minorHAnsi"/>
                <w:sz w:val="16"/>
                <w:szCs w:val="16"/>
              </w:rPr>
            </w:pPr>
            <w:r w:rsidRPr="0038354D">
              <w:rPr>
                <w:sz w:val="16"/>
                <w:szCs w:val="16"/>
              </w:rPr>
              <w:t>TIP_ERROR_ASSURALIA_REQUESTOR_NOT_AUTHORIZED</w:t>
            </w:r>
          </w:p>
        </w:tc>
        <w:tc>
          <w:tcPr>
            <w:tcW w:w="1213" w:type="dxa"/>
          </w:tcPr>
          <w:p w14:paraId="57CACAC4" w14:textId="76041CF7"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19D1B857" w14:textId="16D819AF" w:rsidR="0038354D" w:rsidRPr="0038354D" w:rsidRDefault="0038354D" w:rsidP="00D71571">
            <w:pPr>
              <w:pStyle w:val="NormalWithSpacing"/>
              <w:rPr>
                <w:rFonts w:eastAsiaTheme="minorHAnsi"/>
                <w:sz w:val="16"/>
                <w:szCs w:val="16"/>
              </w:rPr>
            </w:pPr>
            <w:r w:rsidRPr="0038354D">
              <w:rPr>
                <w:sz w:val="16"/>
                <w:szCs w:val="16"/>
              </w:rPr>
              <w:t>The requestor is not authorized to get the bvac messages</w:t>
            </w:r>
          </w:p>
        </w:tc>
        <w:tc>
          <w:tcPr>
            <w:tcW w:w="1660" w:type="dxa"/>
          </w:tcPr>
          <w:p w14:paraId="1D99B41B" w14:textId="7B5DFC0D" w:rsidR="0038354D" w:rsidRPr="0038354D" w:rsidRDefault="0038354D" w:rsidP="00D71571">
            <w:pPr>
              <w:pStyle w:val="NormalWithSpacing"/>
              <w:rPr>
                <w:rFonts w:eastAsiaTheme="minorHAnsi"/>
                <w:sz w:val="16"/>
                <w:szCs w:val="16"/>
                <w:lang w:val="fr-FR"/>
              </w:rPr>
            </w:pPr>
            <w:r w:rsidRPr="0038354D">
              <w:rPr>
                <w:sz w:val="16"/>
                <w:szCs w:val="16"/>
                <w:lang w:val="fr-FR"/>
              </w:rPr>
              <w:t>Le requestor n'est pas authorisé à consulter ces bvac messages</w:t>
            </w:r>
          </w:p>
        </w:tc>
        <w:tc>
          <w:tcPr>
            <w:tcW w:w="1992" w:type="dxa"/>
          </w:tcPr>
          <w:p w14:paraId="2C9F22C3" w14:textId="5F9B88BD" w:rsidR="0038354D" w:rsidRPr="0038354D" w:rsidRDefault="0038354D" w:rsidP="00D71571">
            <w:pPr>
              <w:pStyle w:val="NormalWithSpacing"/>
              <w:rPr>
                <w:rFonts w:eastAsiaTheme="minorHAnsi"/>
                <w:sz w:val="16"/>
                <w:szCs w:val="16"/>
                <w:lang w:val="nl-BE"/>
              </w:rPr>
            </w:pPr>
            <w:r w:rsidRPr="0038354D">
              <w:rPr>
                <w:sz w:val="16"/>
                <w:szCs w:val="16"/>
                <w:lang w:val="nl-BE"/>
              </w:rPr>
              <w:t>De requestor is niet geauthorizeerd om de cbfa data op te vragen</w:t>
            </w:r>
          </w:p>
        </w:tc>
      </w:tr>
      <w:tr w:rsidR="0038354D" w:rsidRPr="00B22F33" w14:paraId="5BE7A606" w14:textId="77777777" w:rsidTr="00095554">
        <w:tc>
          <w:tcPr>
            <w:tcW w:w="3369" w:type="dxa"/>
          </w:tcPr>
          <w:p w14:paraId="7E55E603" w14:textId="6CD9AAFA" w:rsidR="0038354D" w:rsidRPr="0038354D" w:rsidRDefault="0038354D" w:rsidP="00D71571">
            <w:pPr>
              <w:pStyle w:val="NormalWithSpacing"/>
              <w:rPr>
                <w:rFonts w:eastAsiaTheme="minorHAnsi"/>
                <w:sz w:val="16"/>
                <w:szCs w:val="16"/>
              </w:rPr>
            </w:pPr>
            <w:r w:rsidRPr="0038354D">
              <w:rPr>
                <w:sz w:val="16"/>
                <w:szCs w:val="16"/>
              </w:rPr>
              <w:t>TIP_ERROR_ASSURALIA_COULD_NOT_VERIFY_SIGNATURE</w:t>
            </w:r>
          </w:p>
        </w:tc>
        <w:tc>
          <w:tcPr>
            <w:tcW w:w="1213" w:type="dxa"/>
          </w:tcPr>
          <w:p w14:paraId="40660F14" w14:textId="75811D5F"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265D5433" w14:textId="7550BCB8" w:rsidR="0038354D" w:rsidRPr="0038354D" w:rsidRDefault="0038354D" w:rsidP="00D71571">
            <w:pPr>
              <w:pStyle w:val="NormalWithSpacing"/>
              <w:rPr>
                <w:rFonts w:eastAsiaTheme="minorHAnsi"/>
                <w:sz w:val="16"/>
                <w:szCs w:val="16"/>
              </w:rPr>
            </w:pPr>
            <w:r w:rsidRPr="0038354D">
              <w:rPr>
                <w:sz w:val="16"/>
                <w:szCs w:val="16"/>
              </w:rPr>
              <w:t>Could not verify the signature.</w:t>
            </w:r>
          </w:p>
        </w:tc>
        <w:tc>
          <w:tcPr>
            <w:tcW w:w="1660" w:type="dxa"/>
          </w:tcPr>
          <w:p w14:paraId="6573EB83" w14:textId="3564DEBF" w:rsidR="0038354D" w:rsidRPr="0038354D" w:rsidRDefault="0038354D" w:rsidP="00D71571">
            <w:pPr>
              <w:pStyle w:val="NormalWithSpacing"/>
              <w:rPr>
                <w:rFonts w:eastAsiaTheme="minorHAnsi"/>
                <w:sz w:val="16"/>
                <w:szCs w:val="16"/>
                <w:lang w:val="fr-FR"/>
              </w:rPr>
            </w:pPr>
            <w:r w:rsidRPr="0038354D">
              <w:rPr>
                <w:sz w:val="16"/>
                <w:szCs w:val="16"/>
                <w:lang w:val="fr-FR"/>
              </w:rPr>
              <w:t>Pas possible de verifier la signature.</w:t>
            </w:r>
          </w:p>
        </w:tc>
        <w:tc>
          <w:tcPr>
            <w:tcW w:w="1992" w:type="dxa"/>
          </w:tcPr>
          <w:p w14:paraId="2B1EE944" w14:textId="79C2219F" w:rsidR="0038354D" w:rsidRPr="0038354D" w:rsidRDefault="0038354D" w:rsidP="00D71571">
            <w:pPr>
              <w:pStyle w:val="NormalWithSpacing"/>
              <w:rPr>
                <w:rFonts w:eastAsiaTheme="minorHAnsi"/>
                <w:sz w:val="16"/>
                <w:szCs w:val="16"/>
                <w:lang w:val="nl-BE"/>
              </w:rPr>
            </w:pPr>
            <w:r w:rsidRPr="0038354D">
              <w:rPr>
                <w:sz w:val="16"/>
                <w:szCs w:val="16"/>
                <w:lang w:val="nl-BE"/>
              </w:rPr>
              <w:t>Kon de signature niet verifiëren.</w:t>
            </w:r>
          </w:p>
        </w:tc>
      </w:tr>
      <w:tr w:rsidR="0038354D" w:rsidRPr="00B22F33" w14:paraId="4BFFC934" w14:textId="77777777" w:rsidTr="00095554">
        <w:tc>
          <w:tcPr>
            <w:tcW w:w="3369" w:type="dxa"/>
          </w:tcPr>
          <w:p w14:paraId="60D92997" w14:textId="2790C19B" w:rsidR="0038354D" w:rsidRPr="0038354D" w:rsidRDefault="0038354D" w:rsidP="00D71571">
            <w:pPr>
              <w:pStyle w:val="NormalWithSpacing"/>
              <w:rPr>
                <w:rFonts w:eastAsiaTheme="minorHAnsi"/>
                <w:sz w:val="16"/>
                <w:szCs w:val="16"/>
              </w:rPr>
            </w:pPr>
            <w:r w:rsidRPr="0038354D">
              <w:rPr>
                <w:sz w:val="16"/>
                <w:szCs w:val="16"/>
              </w:rPr>
              <w:t>TIP_ERROR_ASSURALIA_REQUESTOR_SIGNATURE_NOT_VERIFIED</w:t>
            </w:r>
          </w:p>
        </w:tc>
        <w:tc>
          <w:tcPr>
            <w:tcW w:w="1213" w:type="dxa"/>
          </w:tcPr>
          <w:p w14:paraId="061D77E6" w14:textId="77602010"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338D7791" w14:textId="3DBAEDF7" w:rsidR="0038354D" w:rsidRPr="0038354D" w:rsidRDefault="0038354D" w:rsidP="00D71571">
            <w:pPr>
              <w:pStyle w:val="NormalWithSpacing"/>
              <w:rPr>
                <w:rFonts w:eastAsiaTheme="minorHAnsi"/>
                <w:sz w:val="16"/>
                <w:szCs w:val="16"/>
              </w:rPr>
            </w:pPr>
            <w:r w:rsidRPr="0038354D">
              <w:rPr>
                <w:sz w:val="16"/>
                <w:szCs w:val="16"/>
              </w:rPr>
              <w:t>The requestor signature is not verified.</w:t>
            </w:r>
          </w:p>
        </w:tc>
        <w:tc>
          <w:tcPr>
            <w:tcW w:w="1660" w:type="dxa"/>
          </w:tcPr>
          <w:p w14:paraId="5530B451" w14:textId="4747E2CA" w:rsidR="0038354D" w:rsidRPr="0038354D" w:rsidRDefault="0038354D" w:rsidP="00D71571">
            <w:pPr>
              <w:pStyle w:val="NormalWithSpacing"/>
              <w:rPr>
                <w:rFonts w:eastAsiaTheme="minorHAnsi"/>
                <w:sz w:val="16"/>
                <w:szCs w:val="16"/>
                <w:lang w:val="fr-FR"/>
              </w:rPr>
            </w:pPr>
            <w:r w:rsidRPr="0038354D">
              <w:rPr>
                <w:sz w:val="16"/>
                <w:szCs w:val="16"/>
                <w:lang w:val="fr-FR"/>
              </w:rPr>
              <w:t>La signature de requstor n'est pas verfié.</w:t>
            </w:r>
          </w:p>
        </w:tc>
        <w:tc>
          <w:tcPr>
            <w:tcW w:w="1992" w:type="dxa"/>
          </w:tcPr>
          <w:p w14:paraId="48825B92" w14:textId="2BD432DB" w:rsidR="0038354D" w:rsidRPr="0038354D" w:rsidRDefault="0038354D" w:rsidP="00D71571">
            <w:pPr>
              <w:pStyle w:val="NormalWithSpacing"/>
              <w:rPr>
                <w:rFonts w:eastAsiaTheme="minorHAnsi"/>
                <w:sz w:val="16"/>
                <w:szCs w:val="16"/>
                <w:lang w:val="nl-BE"/>
              </w:rPr>
            </w:pPr>
            <w:r w:rsidRPr="0038354D">
              <w:rPr>
                <w:sz w:val="16"/>
                <w:szCs w:val="16"/>
                <w:lang w:val="nl-BE"/>
              </w:rPr>
              <w:t>De requestor signature is niet geverifiërd.</w:t>
            </w:r>
          </w:p>
        </w:tc>
      </w:tr>
      <w:tr w:rsidR="0038354D" w:rsidRPr="00B22F33" w14:paraId="34481797" w14:textId="77777777" w:rsidTr="00095554">
        <w:tc>
          <w:tcPr>
            <w:tcW w:w="3369" w:type="dxa"/>
          </w:tcPr>
          <w:p w14:paraId="2ED6AF93" w14:textId="06AFBC60" w:rsidR="0038354D" w:rsidRPr="0038354D" w:rsidRDefault="0038354D" w:rsidP="00D71571">
            <w:pPr>
              <w:pStyle w:val="NormalWithSpacing"/>
              <w:rPr>
                <w:rFonts w:eastAsiaTheme="minorHAnsi"/>
                <w:sz w:val="16"/>
                <w:szCs w:val="16"/>
              </w:rPr>
            </w:pPr>
            <w:r w:rsidRPr="0038354D">
              <w:rPr>
                <w:sz w:val="16"/>
                <w:szCs w:val="16"/>
              </w:rPr>
              <w:t>TIP_ERROR_ASSURALIA_NO_TRANSPORT_KEY</w:t>
            </w:r>
          </w:p>
        </w:tc>
        <w:tc>
          <w:tcPr>
            <w:tcW w:w="1213" w:type="dxa"/>
          </w:tcPr>
          <w:p w14:paraId="7D1A7284" w14:textId="1EDA66EC"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7AA8232B" w14:textId="3BAB407B" w:rsidR="0038354D" w:rsidRPr="0038354D" w:rsidRDefault="0038354D" w:rsidP="00D71571">
            <w:pPr>
              <w:pStyle w:val="NormalWithSpacing"/>
              <w:rPr>
                <w:rFonts w:eastAsiaTheme="minorHAnsi"/>
                <w:sz w:val="16"/>
                <w:szCs w:val="16"/>
              </w:rPr>
            </w:pPr>
            <w:r w:rsidRPr="0038354D">
              <w:rPr>
                <w:sz w:val="16"/>
                <w:szCs w:val="16"/>
              </w:rPr>
              <w:t>There is no transport key found.</w:t>
            </w:r>
          </w:p>
        </w:tc>
        <w:tc>
          <w:tcPr>
            <w:tcW w:w="1660" w:type="dxa"/>
          </w:tcPr>
          <w:p w14:paraId="1F5A1425" w14:textId="33D572DF" w:rsidR="0038354D" w:rsidRPr="0038354D" w:rsidRDefault="0038354D" w:rsidP="00D71571">
            <w:pPr>
              <w:pStyle w:val="NormalWithSpacing"/>
              <w:rPr>
                <w:rFonts w:eastAsiaTheme="minorHAnsi"/>
                <w:sz w:val="16"/>
                <w:szCs w:val="16"/>
                <w:lang w:val="nl-BE"/>
              </w:rPr>
            </w:pPr>
            <w:r w:rsidRPr="0038354D">
              <w:rPr>
                <w:sz w:val="16"/>
                <w:szCs w:val="16"/>
              </w:rPr>
              <w:t>Aucune transport key trouvée.</w:t>
            </w:r>
          </w:p>
        </w:tc>
        <w:tc>
          <w:tcPr>
            <w:tcW w:w="1992" w:type="dxa"/>
          </w:tcPr>
          <w:p w14:paraId="5DC39C17" w14:textId="1EA493BB" w:rsidR="0038354D" w:rsidRPr="0038354D" w:rsidRDefault="0038354D" w:rsidP="00D71571">
            <w:pPr>
              <w:pStyle w:val="NormalWithSpacing"/>
              <w:rPr>
                <w:rFonts w:eastAsiaTheme="minorHAnsi"/>
                <w:sz w:val="16"/>
                <w:szCs w:val="16"/>
                <w:lang w:val="nl-BE"/>
              </w:rPr>
            </w:pPr>
            <w:r w:rsidRPr="0038354D">
              <w:rPr>
                <w:sz w:val="16"/>
                <w:szCs w:val="16"/>
                <w:lang w:val="nl-BE"/>
              </w:rPr>
              <w:t>Er is geen transport key gevonden.</w:t>
            </w:r>
          </w:p>
        </w:tc>
      </w:tr>
      <w:tr w:rsidR="0038354D" w:rsidRPr="00B22F33" w14:paraId="568C5E94" w14:textId="77777777" w:rsidTr="00095554">
        <w:tc>
          <w:tcPr>
            <w:tcW w:w="3369" w:type="dxa"/>
          </w:tcPr>
          <w:p w14:paraId="4C3D53D9" w14:textId="7BE3839E" w:rsidR="0038354D" w:rsidRPr="0038354D" w:rsidRDefault="0038354D" w:rsidP="00D71571">
            <w:pPr>
              <w:pStyle w:val="NormalWithSpacing"/>
              <w:rPr>
                <w:rFonts w:eastAsiaTheme="minorHAnsi"/>
                <w:sz w:val="16"/>
                <w:szCs w:val="16"/>
              </w:rPr>
            </w:pPr>
            <w:r w:rsidRPr="0038354D">
              <w:rPr>
                <w:sz w:val="16"/>
                <w:szCs w:val="16"/>
              </w:rPr>
              <w:t>TIP_ERROR_ASSURALIA_NO_ENCRYPTION_KEY</w:t>
            </w:r>
          </w:p>
        </w:tc>
        <w:tc>
          <w:tcPr>
            <w:tcW w:w="1213" w:type="dxa"/>
          </w:tcPr>
          <w:p w14:paraId="67C67CD4" w14:textId="623D4533" w:rsidR="0038354D" w:rsidRPr="0038354D" w:rsidRDefault="0038354D" w:rsidP="00D71571">
            <w:pPr>
              <w:pStyle w:val="NormalWithSpacing"/>
              <w:rPr>
                <w:rFonts w:eastAsiaTheme="minorHAnsi"/>
                <w:sz w:val="16"/>
                <w:szCs w:val="16"/>
                <w:lang w:val="nl-BE"/>
              </w:rPr>
            </w:pPr>
            <w:r w:rsidRPr="0038354D">
              <w:rPr>
                <w:sz w:val="16"/>
                <w:szCs w:val="16"/>
              </w:rPr>
              <w:t>FUNCTIONAL</w:t>
            </w:r>
          </w:p>
        </w:tc>
        <w:tc>
          <w:tcPr>
            <w:tcW w:w="1763" w:type="dxa"/>
          </w:tcPr>
          <w:p w14:paraId="44AFB86B" w14:textId="639498A8" w:rsidR="0038354D" w:rsidRPr="0038354D" w:rsidRDefault="0038354D" w:rsidP="00D71571">
            <w:pPr>
              <w:pStyle w:val="NormalWithSpacing"/>
              <w:rPr>
                <w:rFonts w:eastAsiaTheme="minorHAnsi"/>
                <w:sz w:val="16"/>
                <w:szCs w:val="16"/>
              </w:rPr>
            </w:pPr>
            <w:r w:rsidRPr="0038354D">
              <w:rPr>
                <w:sz w:val="16"/>
                <w:szCs w:val="16"/>
              </w:rPr>
              <w:t>There is no encryption key found.</w:t>
            </w:r>
          </w:p>
        </w:tc>
        <w:tc>
          <w:tcPr>
            <w:tcW w:w="1660" w:type="dxa"/>
          </w:tcPr>
          <w:p w14:paraId="2442ADD3" w14:textId="56B14AC8" w:rsidR="0038354D" w:rsidRPr="0038354D" w:rsidRDefault="0038354D" w:rsidP="00D71571">
            <w:pPr>
              <w:pStyle w:val="NormalWithSpacing"/>
              <w:rPr>
                <w:rFonts w:eastAsiaTheme="minorHAnsi"/>
                <w:sz w:val="16"/>
                <w:szCs w:val="16"/>
                <w:lang w:val="nl-BE"/>
              </w:rPr>
            </w:pPr>
            <w:r w:rsidRPr="0038354D">
              <w:rPr>
                <w:sz w:val="16"/>
                <w:szCs w:val="16"/>
              </w:rPr>
              <w:t>Aucune encryption key trouvée.</w:t>
            </w:r>
          </w:p>
        </w:tc>
        <w:tc>
          <w:tcPr>
            <w:tcW w:w="1992" w:type="dxa"/>
          </w:tcPr>
          <w:p w14:paraId="2D134009" w14:textId="6A8ECE1E" w:rsidR="0038354D" w:rsidRPr="0038354D" w:rsidRDefault="0038354D" w:rsidP="00D71571">
            <w:pPr>
              <w:pStyle w:val="NormalWithSpacing"/>
              <w:rPr>
                <w:rFonts w:eastAsiaTheme="minorHAnsi"/>
                <w:sz w:val="16"/>
                <w:szCs w:val="16"/>
                <w:lang w:val="nl-BE"/>
              </w:rPr>
            </w:pPr>
            <w:r w:rsidRPr="0038354D">
              <w:rPr>
                <w:sz w:val="16"/>
                <w:szCs w:val="16"/>
                <w:lang w:val="nl-BE"/>
              </w:rPr>
              <w:t>Er is geen encryption key gevonden.</w:t>
            </w:r>
          </w:p>
        </w:tc>
      </w:tr>
      <w:tr w:rsidR="0038354D" w:rsidRPr="00B22F33" w14:paraId="0DA03931" w14:textId="77777777" w:rsidTr="00095554">
        <w:tc>
          <w:tcPr>
            <w:tcW w:w="3369" w:type="dxa"/>
          </w:tcPr>
          <w:p w14:paraId="3AF34379" w14:textId="03865195" w:rsidR="0038354D" w:rsidRPr="0038354D" w:rsidRDefault="0038354D" w:rsidP="00D71571">
            <w:pPr>
              <w:pStyle w:val="NormalWithSpacing"/>
              <w:rPr>
                <w:rFonts w:eastAsiaTheme="minorHAnsi"/>
                <w:sz w:val="16"/>
                <w:szCs w:val="16"/>
              </w:rPr>
            </w:pPr>
            <w:r w:rsidRPr="0038354D">
              <w:rPr>
                <w:sz w:val="16"/>
                <w:szCs w:val="16"/>
              </w:rPr>
              <w:t>TIP_ERROR_GENERATING_AES_KEY</w:t>
            </w:r>
          </w:p>
        </w:tc>
        <w:tc>
          <w:tcPr>
            <w:tcW w:w="1213" w:type="dxa"/>
          </w:tcPr>
          <w:p w14:paraId="217055DF" w14:textId="52F47E32" w:rsidR="0038354D" w:rsidRPr="0038354D" w:rsidRDefault="0038354D" w:rsidP="00D71571">
            <w:pPr>
              <w:pStyle w:val="NormalWithSpacing"/>
              <w:rPr>
                <w:rFonts w:eastAsiaTheme="minorHAnsi"/>
                <w:sz w:val="16"/>
                <w:szCs w:val="16"/>
                <w:lang w:val="nl-BE"/>
              </w:rPr>
            </w:pPr>
            <w:r w:rsidRPr="0038354D">
              <w:rPr>
                <w:sz w:val="16"/>
                <w:szCs w:val="16"/>
              </w:rPr>
              <w:t>TECHNICAL</w:t>
            </w:r>
          </w:p>
        </w:tc>
        <w:tc>
          <w:tcPr>
            <w:tcW w:w="1763" w:type="dxa"/>
          </w:tcPr>
          <w:p w14:paraId="6D9B087A" w14:textId="089A1F6E" w:rsidR="0038354D" w:rsidRPr="0038354D" w:rsidRDefault="0038354D" w:rsidP="00D71571">
            <w:pPr>
              <w:pStyle w:val="NormalWithSpacing"/>
              <w:rPr>
                <w:rFonts w:eastAsiaTheme="minorHAnsi"/>
                <w:sz w:val="16"/>
                <w:szCs w:val="16"/>
              </w:rPr>
            </w:pPr>
            <w:r w:rsidRPr="0038354D">
              <w:rPr>
                <w:sz w:val="16"/>
                <w:szCs w:val="16"/>
              </w:rPr>
              <w:t>Failed to generate the AES key.</w:t>
            </w:r>
          </w:p>
        </w:tc>
        <w:tc>
          <w:tcPr>
            <w:tcW w:w="1660" w:type="dxa"/>
          </w:tcPr>
          <w:p w14:paraId="6FA1208F" w14:textId="1BB47B95" w:rsidR="0038354D" w:rsidRPr="0038354D" w:rsidRDefault="0038354D" w:rsidP="00D71571">
            <w:pPr>
              <w:pStyle w:val="NormalWithSpacing"/>
              <w:rPr>
                <w:rFonts w:eastAsiaTheme="minorHAnsi"/>
                <w:sz w:val="16"/>
                <w:szCs w:val="16"/>
                <w:lang w:val="fr-FR"/>
              </w:rPr>
            </w:pPr>
            <w:r w:rsidRPr="0038354D">
              <w:rPr>
                <w:sz w:val="16"/>
                <w:szCs w:val="16"/>
                <w:lang w:val="fr-FR"/>
              </w:rPr>
              <w:t>Pas posible de génerer un AES key</w:t>
            </w:r>
          </w:p>
        </w:tc>
        <w:tc>
          <w:tcPr>
            <w:tcW w:w="1992" w:type="dxa"/>
          </w:tcPr>
          <w:p w14:paraId="136B120D" w14:textId="75F5B494" w:rsidR="0038354D" w:rsidRPr="0038354D" w:rsidRDefault="0038354D" w:rsidP="00D71571">
            <w:pPr>
              <w:pStyle w:val="NormalWithSpacing"/>
              <w:rPr>
                <w:rFonts w:eastAsiaTheme="minorHAnsi"/>
                <w:sz w:val="16"/>
                <w:szCs w:val="16"/>
                <w:lang w:val="nl-BE"/>
              </w:rPr>
            </w:pPr>
            <w:r w:rsidRPr="0038354D">
              <w:rPr>
                <w:sz w:val="16"/>
                <w:szCs w:val="16"/>
                <w:lang w:val="nl-BE"/>
              </w:rPr>
              <w:t>Error bij het genereren van een AES key.</w:t>
            </w:r>
          </w:p>
        </w:tc>
      </w:tr>
    </w:tbl>
    <w:p w14:paraId="71E44404" w14:textId="77777777" w:rsidR="00D8677A" w:rsidRPr="0038354D" w:rsidRDefault="00D8677A" w:rsidP="00D71571">
      <w:pPr>
        <w:pStyle w:val="NormalWithSpacing"/>
        <w:rPr>
          <w:rFonts w:eastAsiaTheme="minorHAnsi"/>
          <w:lang w:val="nl-BE"/>
        </w:rPr>
      </w:pPr>
    </w:p>
    <w:p w14:paraId="5643952F" w14:textId="77777777" w:rsidR="007D268A" w:rsidRPr="0038354D" w:rsidRDefault="007D268A" w:rsidP="00D707E7">
      <w:pPr>
        <w:pStyle w:val="NormalWithSpacing"/>
        <w:rPr>
          <w:rFonts w:eastAsiaTheme="minorHAnsi"/>
          <w:lang w:val="nl-BE"/>
        </w:rPr>
      </w:pPr>
    </w:p>
    <w:p w14:paraId="1449DF77" w14:textId="6443195B" w:rsidR="00127990" w:rsidRDefault="00127990" w:rsidP="00127990">
      <w:pPr>
        <w:pStyle w:val="Heading2"/>
      </w:pPr>
      <w:bookmarkStart w:id="539" w:name="_Ref370154873"/>
      <w:bookmarkStart w:id="540" w:name="_Ref370154881"/>
      <w:bookmarkStart w:id="541" w:name="_Toc370160387"/>
      <w:bookmarkStart w:id="542" w:name="_Toc372113894"/>
      <w:r>
        <w:t>SFTP</w:t>
      </w:r>
      <w:bookmarkEnd w:id="539"/>
      <w:bookmarkEnd w:id="540"/>
      <w:bookmarkEnd w:id="541"/>
      <w:bookmarkEnd w:id="542"/>
    </w:p>
    <w:p w14:paraId="4755D5CC" w14:textId="4F21122F" w:rsidR="003533C4" w:rsidRPr="00127990" w:rsidRDefault="003533C4" w:rsidP="003533C4">
      <w:pPr>
        <w:pStyle w:val="Heading3"/>
      </w:pPr>
      <w:bookmarkStart w:id="543" w:name="_Toc370160388"/>
      <w:r>
        <w:t>Authentication &amp; secure message transfer</w:t>
      </w:r>
      <w:bookmarkEnd w:id="543"/>
    </w:p>
    <w:p w14:paraId="42F7C0E3" w14:textId="16DC38B3" w:rsidR="003533C4" w:rsidRDefault="003533C4" w:rsidP="003533C4">
      <w:pPr>
        <w:pStyle w:val="NormalWithSpacing"/>
        <w:rPr>
          <w:lang w:val="en-GB"/>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del w:id="544" w:author="Author">
        <w:r w:rsidRPr="00127990">
          <w:rPr>
            <w:lang w:val="en-GB"/>
          </w:rPr>
          <w:delText>user name</w:delText>
        </w:r>
      </w:del>
      <w:ins w:id="545" w:author="Author">
        <w:r w:rsidR="008225DC">
          <w:rPr>
            <w:lang w:val="en-GB"/>
          </w:rPr>
          <w:t>Username</w:t>
        </w:r>
      </w:ins>
      <w:r w:rsidRPr="00127990">
        <w:rPr>
          <w:lang w:val="en-GB"/>
        </w:rPr>
        <w:t xml:space="preserve"> of the insurer with the SSH Key</w:t>
      </w:r>
      <w:del w:id="546" w:author="Author">
        <w:r w:rsidRPr="00127990">
          <w:rPr>
            <w:lang w:val="en-GB"/>
          </w:rPr>
          <w:delText>, so there is no need to each time enter a password</w:delText>
        </w:r>
      </w:del>
      <w:r w:rsidRPr="00127990">
        <w:rPr>
          <w:lang w:val="en-GB"/>
        </w:rPr>
        <w:t>. The data is transferred from TIP to Insurer through a secure channel (SSH-2) with data encryption based on a temporary agreed symmetric session key based on AES</w:t>
      </w:r>
      <w:del w:id="547" w:author="Author">
        <w:r w:rsidRPr="00127990">
          <w:rPr>
            <w:lang w:val="en-GB"/>
          </w:rPr>
          <w:delText>-192</w:delText>
        </w:r>
      </w:del>
      <w:r w:rsidRPr="00127990">
        <w:rPr>
          <w:lang w:val="en-GB"/>
        </w:rPr>
        <w:t xml:space="preserve"> algorithm. </w:t>
      </w:r>
    </w:p>
    <w:p w14:paraId="3ABCEEEA" w14:textId="6D353920" w:rsidR="004139D1" w:rsidRDefault="004139D1" w:rsidP="004139D1">
      <w:pPr>
        <w:pStyle w:val="Heading3"/>
      </w:pPr>
      <w:bookmarkStart w:id="548" w:name="_Toc370160389"/>
      <w:r>
        <w:t>Flow</w:t>
      </w:r>
      <w:bookmarkEnd w:id="548"/>
    </w:p>
    <w:p w14:paraId="41AD2F4D" w14:textId="5D191A82" w:rsidR="003533C4" w:rsidRDefault="00127990" w:rsidP="00CB1048">
      <w:pPr>
        <w:pStyle w:val="NormalWithSpacing"/>
        <w:numPr>
          <w:ilvl w:val="0"/>
          <w:numId w:val="10"/>
        </w:numPr>
        <w:rPr>
          <w:lang w:val="en-GB"/>
        </w:rPr>
      </w:pPr>
      <w:r w:rsidRPr="00204A97">
        <w:rPr>
          <w:lang w:val="en-GB"/>
        </w:rPr>
        <w:t xml:space="preserve">The TIP system will have a </w:t>
      </w:r>
      <w:r w:rsidR="00B677C1">
        <w:rPr>
          <w:lang w:val="en-GB"/>
        </w:rPr>
        <w:t>4-daily</w:t>
      </w:r>
      <w:r w:rsidRPr="00204A97">
        <w:rPr>
          <w:lang w:val="en-GB"/>
        </w:rPr>
        <w:t xml:space="preserve">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xml:space="preserve">. The distinct BVAC messages are encrypted with the </w:t>
      </w:r>
      <w:r w:rsidR="008F6CEB">
        <w:rPr>
          <w:lang w:val="en-GB"/>
        </w:rPr>
        <w:t xml:space="preserve">encryption </w:t>
      </w:r>
      <w:r w:rsidR="00E81C73">
        <w:rPr>
          <w:lang w:val="en-GB"/>
        </w:rPr>
        <w:t>public key of the target insurer and grouped into an aggregate file per CBFA</w:t>
      </w:r>
    </w:p>
    <w:p w14:paraId="1032560C" w14:textId="7554652A" w:rsidR="00541B1A" w:rsidRPr="00541B1A" w:rsidRDefault="003533C4" w:rsidP="00CB1048">
      <w:pPr>
        <w:pStyle w:val="NormalWithSpacing"/>
        <w:numPr>
          <w:ilvl w:val="0"/>
          <w:numId w:val="10"/>
        </w:numPr>
        <w:rPr>
          <w:lang w:val="en-GB"/>
        </w:rPr>
      </w:pPr>
      <w:r w:rsidRPr="00541B1A">
        <w:rPr>
          <w:lang w:val="en-GB"/>
        </w:rPr>
        <w:t xml:space="preserve">The </w:t>
      </w:r>
      <w:r w:rsidR="008F6CEB">
        <w:rPr>
          <w:lang w:val="en-GB"/>
        </w:rPr>
        <w:t>retrieving</w:t>
      </w:r>
      <w:r w:rsidR="00640851">
        <w:rPr>
          <w:lang w:val="en-GB"/>
        </w:rPr>
        <w:t xml:space="preserve">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957EC">
        <w:rPr>
          <w:lang w:val="en-GB"/>
        </w:rPr>
        <w:t>SSH</w:t>
      </w:r>
      <w:r w:rsidR="001B65AB">
        <w:rPr>
          <w:lang w:val="en-GB"/>
        </w:rPr>
        <w:t xml:space="preserve"> </w:t>
      </w:r>
      <w:r w:rsidR="00992C42">
        <w:rPr>
          <w:lang w:val="en-GB"/>
        </w:rPr>
        <w:t>key</w:t>
      </w:r>
      <w:ins w:id="549" w:author="Author">
        <w:r w:rsidR="008225DC">
          <w:rPr>
            <w:lang w:val="en-GB"/>
          </w:rPr>
          <w:t xml:space="preserve"> and the Username provided by Farmaflux</w:t>
        </w:r>
      </w:ins>
    </w:p>
    <w:p w14:paraId="3EF9A16C" w14:textId="680794A5"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 xml:space="preserve">access to the directories belonging to the insurers for which the </w:t>
      </w:r>
      <w:r w:rsidR="008F6CEB">
        <w:rPr>
          <w:lang w:val="en-GB"/>
        </w:rPr>
        <w:t>retrieving</w:t>
      </w:r>
      <w:r>
        <w:rPr>
          <w:lang w:val="en-GB"/>
        </w:rPr>
        <w:t xml:space="preserve"> party has access (</w:t>
      </w:r>
      <w:r w:rsidRPr="00541B1A">
        <w:rPr>
          <w:lang w:val="en-GB"/>
        </w:rPr>
        <w:t>using the parameters provided during technical registration)</w:t>
      </w:r>
    </w:p>
    <w:p w14:paraId="71708F05" w14:textId="6656B376" w:rsidR="003E7348" w:rsidRPr="003533C4" w:rsidRDefault="00127990" w:rsidP="00CB1048">
      <w:pPr>
        <w:pStyle w:val="NormalWithSpacing"/>
        <w:numPr>
          <w:ilvl w:val="0"/>
          <w:numId w:val="10"/>
        </w:numPr>
        <w:rPr>
          <w:lang w:val="en-GB"/>
        </w:rPr>
      </w:pPr>
      <w:r w:rsidRPr="00204A97">
        <w:rPr>
          <w:lang w:val="en-GB"/>
        </w:rPr>
        <w:t xml:space="preserve">The file can then be picked up by </w:t>
      </w:r>
      <w:r w:rsidR="008F6CEB">
        <w:rPr>
          <w:lang w:val="en-GB"/>
        </w:rPr>
        <w:t xml:space="preserve">the retrieving party </w:t>
      </w:r>
      <w:r w:rsidRPr="00204A97">
        <w:rPr>
          <w:lang w:val="en-GB"/>
        </w:rPr>
        <w:t>through SFTP connection</w:t>
      </w:r>
    </w:p>
    <w:p w14:paraId="5DB56CE3" w14:textId="320A95D6" w:rsidR="00127990" w:rsidRDefault="00204A97" w:rsidP="00CB1048">
      <w:pPr>
        <w:pStyle w:val="NormalWithSpacing"/>
        <w:numPr>
          <w:ilvl w:val="0"/>
          <w:numId w:val="10"/>
        </w:numPr>
        <w:rPr>
          <w:lang w:val="en-GB"/>
        </w:rPr>
      </w:pPr>
      <w:r>
        <w:rPr>
          <w:lang w:val="en-GB"/>
        </w:rPr>
        <w:t xml:space="preserve">After successful retrieval of the file, the </w:t>
      </w:r>
      <w:r w:rsidR="008F6CEB">
        <w:rPr>
          <w:lang w:val="en-GB"/>
        </w:rPr>
        <w:t>retrieving party</w:t>
      </w:r>
      <w:r>
        <w:rPr>
          <w:lang w:val="en-GB"/>
        </w:rPr>
        <w:t xml:space="preserve"> is expected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271AE62A" w14:textId="77777777" w:rsidR="00B677C1" w:rsidRDefault="008F6CEB" w:rsidP="008F6CEB">
      <w:pPr>
        <w:pStyle w:val="BulletList"/>
        <w:numPr>
          <w:ilvl w:val="1"/>
          <w:numId w:val="10"/>
        </w:numPr>
      </w:pPr>
      <w:r>
        <w:t xml:space="preserve">In the case where the decryption private key of the delegator is kept at the delegate: </w:t>
      </w:r>
    </w:p>
    <w:p w14:paraId="154921DD" w14:textId="3E83D5B6" w:rsidR="008F6CEB" w:rsidRDefault="008F6CEB" w:rsidP="00B677C1">
      <w:pPr>
        <w:pStyle w:val="BulletList"/>
        <w:numPr>
          <w:ilvl w:val="2"/>
          <w:numId w:val="10"/>
        </w:numPr>
      </w:pPr>
      <w:r>
        <w:t xml:space="preserve">Decrypts the </w:t>
      </w:r>
      <w:r w:rsidR="00B677C1">
        <w:t>symmetric key</w:t>
      </w:r>
      <w:r>
        <w:t xml:space="preserve"> </w:t>
      </w:r>
      <w:r w:rsidR="00B677C1">
        <w:t xml:space="preserve">(AES-256) </w:t>
      </w:r>
      <w:r>
        <w:t>with the decryption private key linked to the insurer for which the messages were requested</w:t>
      </w:r>
    </w:p>
    <w:p w14:paraId="7CBF0B65" w14:textId="6CA4F23C" w:rsidR="00B677C1" w:rsidRDefault="00B677C1" w:rsidP="00B677C1">
      <w:pPr>
        <w:pStyle w:val="BulletList"/>
        <w:numPr>
          <w:ilvl w:val="2"/>
          <w:numId w:val="10"/>
        </w:numPr>
      </w:pPr>
      <w:r>
        <w:t xml:space="preserve">Decrypts the individual BVAC messages </w:t>
      </w:r>
      <w:r w:rsidR="00D71571">
        <w:t>using the provided</w:t>
      </w:r>
      <w:r>
        <w:t xml:space="preserve"> the symmetric key</w:t>
      </w:r>
    </w:p>
    <w:p w14:paraId="5293E74E" w14:textId="77777777" w:rsidR="00B677C1" w:rsidRDefault="008F6CEB" w:rsidP="008F6CEB">
      <w:pPr>
        <w:pStyle w:val="BulletList"/>
        <w:numPr>
          <w:ilvl w:val="1"/>
          <w:numId w:val="10"/>
        </w:numPr>
      </w:pPr>
      <w:r>
        <w:t xml:space="preserve">In the case where the decryption private key of the delegator is not kept at the delegate: </w:t>
      </w:r>
    </w:p>
    <w:p w14:paraId="40964D47" w14:textId="77777777" w:rsidR="00B677C1" w:rsidRPr="00B677C1" w:rsidRDefault="008F6CEB" w:rsidP="00665B38">
      <w:pPr>
        <w:pStyle w:val="BulletList"/>
        <w:numPr>
          <w:ilvl w:val="2"/>
          <w:numId w:val="10"/>
        </w:numPr>
        <w:rPr>
          <w:lang w:val="en-GB"/>
        </w:rPr>
      </w:pPr>
      <w:r>
        <w:t xml:space="preserve">Passes along the BVAC messages to the delegator for which it retrieved the message. This delegator party is </w:t>
      </w:r>
      <w:r w:rsidR="00B677C1">
        <w:t>then responsible for decryption</w:t>
      </w:r>
    </w:p>
    <w:p w14:paraId="0FD1CE1F" w14:textId="77777777" w:rsidR="00B677C1" w:rsidRDefault="00B677C1" w:rsidP="00B677C1">
      <w:pPr>
        <w:pStyle w:val="BulletList"/>
        <w:numPr>
          <w:ilvl w:val="0"/>
          <w:numId w:val="0"/>
        </w:numPr>
        <w:ind w:left="567" w:hanging="283"/>
        <w:rPr>
          <w:lang w:val="en-GB"/>
        </w:rPr>
      </w:pPr>
    </w:p>
    <w:p w14:paraId="6894E811" w14:textId="611F7B80" w:rsidR="00640851" w:rsidRPr="00B677C1" w:rsidRDefault="00665B38" w:rsidP="00B677C1">
      <w:pPr>
        <w:pStyle w:val="BulletList"/>
        <w:numPr>
          <w:ilvl w:val="0"/>
          <w:numId w:val="0"/>
        </w:numPr>
        <w:ind w:left="567" w:hanging="283"/>
        <w:rPr>
          <w:lang w:val="en-GB"/>
        </w:rPr>
      </w:pPr>
      <w:r w:rsidRPr="00B677C1">
        <w:rPr>
          <w:lang w:val="en-GB"/>
        </w:rPr>
        <w:t xml:space="preserve">Please mind that since we do not know </w:t>
      </w:r>
      <w:r w:rsidR="00640851" w:rsidRPr="00B677C1">
        <w:rPr>
          <w:lang w:val="en-GB"/>
        </w:rPr>
        <w:t xml:space="preserve">which party will be retrieving the file, we cannot encrypt the aggregate message. Only the individual messages out of which the </w:t>
      </w:r>
      <w:r w:rsidR="00FB65E2" w:rsidRPr="00B677C1">
        <w:rPr>
          <w:lang w:val="en-GB"/>
        </w:rPr>
        <w:t>aggregate message is made up, are</w:t>
      </w:r>
      <w:r w:rsidR="00640851" w:rsidRPr="00B677C1">
        <w:rPr>
          <w:lang w:val="en-GB"/>
        </w:rPr>
        <w:t xml:space="preserve"> encrypted.</w:t>
      </w:r>
    </w:p>
    <w:p w14:paraId="4F362532" w14:textId="5C6A7648" w:rsidR="00BD40DD" w:rsidRDefault="00DE59EC" w:rsidP="00127990">
      <w:pPr>
        <w:pStyle w:val="Heading3"/>
      </w:pPr>
      <w:bookmarkStart w:id="550" w:name="_Toc370160390"/>
      <w:r>
        <w:t>Output File</w:t>
      </w:r>
      <w:bookmarkEnd w:id="550"/>
    </w:p>
    <w:p w14:paraId="0FB239DD" w14:textId="1977F3C9" w:rsidR="00890753" w:rsidRPr="004D4AEC" w:rsidRDefault="00890753" w:rsidP="00D707E7">
      <w:pPr>
        <w:pStyle w:val="NormalWithSpacing"/>
        <w:rPr>
          <w:i/>
          <w:sz w:val="18"/>
        </w:rPr>
      </w:pPr>
      <w:r>
        <w:rPr>
          <w:lang w:val="en-GB"/>
        </w:rPr>
        <w:t>There is one</w:t>
      </w:r>
      <w:r w:rsidR="004D4AEC">
        <w:rPr>
          <w:lang w:val="en-GB"/>
        </w:rPr>
        <w:t xml:space="preserve"> output directory for each CBFA </w:t>
      </w:r>
      <w:del w:id="551" w:author="Author">
        <w:r w:rsidR="004D4AEC">
          <w:rPr>
            <w:lang w:val="en-GB"/>
          </w:rPr>
          <w:delText xml:space="preserve">indicated by its CBFA number </w:delText>
        </w:r>
        <w:r w:rsidR="004D4AEC" w:rsidRPr="004D4AEC">
          <w:rPr>
            <w:i/>
            <w:sz w:val="18"/>
          </w:rPr>
          <w:delText>/&lt;CBFA&gt;/</w:delText>
        </w:r>
      </w:del>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extracts, </w:t>
      </w:r>
      <w:r>
        <w:rPr>
          <w:lang w:val="en-GB"/>
        </w:rPr>
        <w:t xml:space="preserve">is </w:t>
      </w:r>
      <w:r w:rsidRPr="00127E0A">
        <w:rPr>
          <w:i/>
          <w:sz w:val="18"/>
        </w:rPr>
        <w:t>BVAC-&lt;CBFA&gt;-&lt;date</w:t>
      </w:r>
      <w:r w:rsidR="00894430">
        <w:rPr>
          <w:i/>
          <w:sz w:val="18"/>
        </w:rPr>
        <w:t>time</w:t>
      </w:r>
      <w:r w:rsidRPr="00127E0A">
        <w:rPr>
          <w:i/>
          <w:sz w:val="18"/>
        </w:rPr>
        <w:t>&gt;.xml</w:t>
      </w:r>
      <w:r w:rsidR="00894430" w:rsidRPr="00894430">
        <w:rPr>
          <w:sz w:val="18"/>
        </w:rPr>
        <w:t xml:space="preserve"> where &lt;CBFA&gt; is the CBFA</w:t>
      </w:r>
      <w:r w:rsidR="00894430">
        <w:rPr>
          <w:sz w:val="18"/>
        </w:rPr>
        <w:t xml:space="preserve"> number of the insurer and &lt;date&gt; is the datetime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3193F61C" w:rsidR="00A07D19" w:rsidRPr="00B22F33" w:rsidRDefault="00A07D19" w:rsidP="00B22F33">
      <w:pPr>
        <w:pStyle w:val="NormalWithSpacing"/>
        <w:jc w:val="left"/>
        <w:rPr>
          <w:sz w:val="18"/>
          <w:lang w:val="en-GB"/>
          <w:rPrChange w:id="552" w:author="Author">
            <w:rPr>
              <w:sz w:val="18"/>
              <w:lang w:val="fr-FR"/>
            </w:rPr>
          </w:rPrChange>
        </w:rPr>
        <w:pPrChange w:id="553" w:author="Author">
          <w:pPr>
            <w:pStyle w:val="NormalWithSpacing"/>
          </w:pPr>
        </w:pPrChange>
      </w:pPr>
      <w:r w:rsidRPr="00B22F33">
        <w:rPr>
          <w:sz w:val="18"/>
          <w:lang w:val="en-GB"/>
          <w:rPrChange w:id="554" w:author="Author">
            <w:rPr>
              <w:sz w:val="18"/>
              <w:lang w:val="fr-FR"/>
            </w:rPr>
          </w:rPrChange>
        </w:rPr>
        <w:t>/3333/BVAC-3333-</w:t>
      </w:r>
      <w:del w:id="555" w:author="Author">
        <w:r w:rsidRPr="00B22F33">
          <w:rPr>
            <w:sz w:val="18"/>
          </w:rPr>
          <w:delText>2013</w:delText>
        </w:r>
        <w:r w:rsidRPr="00B22F33">
          <w:delText>-</w:delText>
        </w:r>
        <w:r w:rsidRPr="00B22F33">
          <w:rPr>
            <w:sz w:val="18"/>
          </w:rPr>
          <w:delText>08-19T23:32:52</w:delText>
        </w:r>
      </w:del>
      <w:ins w:id="556" w:author="Author">
        <w:r w:rsidRPr="001E1EC6">
          <w:rPr>
            <w:sz w:val="18"/>
            <w:lang w:val="en-GB"/>
          </w:rPr>
          <w:t>20130819</w:t>
        </w:r>
        <w:r w:rsidR="001E1EC6" w:rsidRPr="001E1EC6">
          <w:rPr>
            <w:sz w:val="18"/>
            <w:lang w:val="en-GB"/>
          </w:rPr>
          <w:t xml:space="preserve"> </w:t>
        </w:r>
        <w:r w:rsidRPr="001E1EC6">
          <w:rPr>
            <w:sz w:val="18"/>
            <w:lang w:val="en-GB"/>
          </w:rPr>
          <w:t>233252</w:t>
        </w:r>
      </w:ins>
      <w:r w:rsidR="00065B65" w:rsidRPr="00B22F33">
        <w:rPr>
          <w:sz w:val="18"/>
          <w:lang w:val="en-GB"/>
          <w:rPrChange w:id="557" w:author="Author">
            <w:rPr>
              <w:sz w:val="18"/>
              <w:lang w:val="fr-FR"/>
            </w:rPr>
          </w:rPrChange>
        </w:rPr>
        <w:t>.xml</w:t>
      </w:r>
      <w:r w:rsidRPr="00B22F33">
        <w:rPr>
          <w:sz w:val="18"/>
          <w:lang w:val="en-GB"/>
          <w:rPrChange w:id="558" w:author="Author">
            <w:rPr>
              <w:sz w:val="18"/>
              <w:lang w:val="fr-FR"/>
            </w:rPr>
          </w:rPrChange>
        </w:rPr>
        <w:br/>
        <w:t>/3333/BVAC-3333-</w:t>
      </w:r>
      <w:del w:id="559" w:author="Author">
        <w:r w:rsidRPr="00B22F33">
          <w:rPr>
            <w:sz w:val="18"/>
          </w:rPr>
          <w:delText>2013</w:delText>
        </w:r>
        <w:r w:rsidRPr="00B22F33">
          <w:delText>-</w:delText>
        </w:r>
        <w:r w:rsidRPr="00B22F33">
          <w:rPr>
            <w:sz w:val="18"/>
          </w:rPr>
          <w:delText>08-20T23:30:12</w:delText>
        </w:r>
      </w:del>
      <w:ins w:id="560" w:author="Author">
        <w:r w:rsidRPr="001E1EC6">
          <w:rPr>
            <w:sz w:val="18"/>
            <w:lang w:val="en-GB"/>
          </w:rPr>
          <w:t>20130820</w:t>
        </w:r>
        <w:r w:rsidR="001E1EC6" w:rsidRPr="001E1EC6">
          <w:rPr>
            <w:sz w:val="18"/>
            <w:lang w:val="en-GB"/>
          </w:rPr>
          <w:t xml:space="preserve"> </w:t>
        </w:r>
        <w:r w:rsidRPr="001E1EC6">
          <w:rPr>
            <w:sz w:val="18"/>
            <w:lang w:val="en-GB"/>
          </w:rPr>
          <w:t>233012</w:t>
        </w:r>
      </w:ins>
      <w:r w:rsidR="00065B65" w:rsidRPr="00B22F33">
        <w:rPr>
          <w:sz w:val="18"/>
          <w:lang w:val="en-GB"/>
          <w:rPrChange w:id="561" w:author="Author">
            <w:rPr>
              <w:sz w:val="18"/>
              <w:lang w:val="fr-FR"/>
            </w:rPr>
          </w:rPrChange>
        </w:rPr>
        <w:t>.xml</w:t>
      </w:r>
    </w:p>
    <w:p w14:paraId="6B3DD2BE" w14:textId="187B159E" w:rsidR="00BD40DD" w:rsidRPr="00890753" w:rsidRDefault="00182B33" w:rsidP="00D707E7">
      <w:pPr>
        <w:pStyle w:val="NormalWithSpacing"/>
      </w:pPr>
      <w:r w:rsidRPr="00127990">
        <w:rPr>
          <w:lang w:val="en-GB"/>
        </w:rPr>
        <w:t xml:space="preserve">The file format is XML and </w:t>
      </w:r>
      <w:r w:rsidR="0055135C">
        <w:rPr>
          <w:lang w:val="en-GB"/>
        </w:rPr>
        <w:t>has following structure:</w:t>
      </w:r>
      <w:r w:rsidRPr="00127990">
        <w:rPr>
          <w:lang w:val="en-GB"/>
        </w:rPr>
        <w:t xml:space="preserve"> </w:t>
      </w:r>
    </w:p>
    <w:p w14:paraId="0E9B4D35" w14:textId="327E136D" w:rsidR="00C7690B" w:rsidRDefault="0055135C" w:rsidP="0055135C">
      <w:pPr>
        <w:pStyle w:val="NormalWithSpacing"/>
        <w:jc w:val="center"/>
        <w:rPr>
          <w:rFonts w:eastAsiaTheme="minorHAnsi"/>
        </w:rPr>
      </w:pPr>
      <w:r w:rsidRPr="0055135C">
        <w:rPr>
          <w:rFonts w:eastAsiaTheme="minorHAnsi"/>
          <w:noProof/>
          <w:lang w:val="nl-BE" w:eastAsia="nl-BE"/>
        </w:rPr>
        <w:drawing>
          <wp:inline distT="0" distB="0" distL="0" distR="0" wp14:anchorId="257EFF46" wp14:editId="285DDDFB">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A0B21CF" w14:textId="1B075123" w:rsidR="0055135C" w:rsidRPr="0055135C" w:rsidRDefault="0055135C" w:rsidP="0055135C">
      <w:pPr>
        <w:pStyle w:val="Caption"/>
      </w:pPr>
      <w:bookmarkStart w:id="562" w:name="_Toc372113910"/>
      <w:bookmarkStart w:id="563" w:name="_Toc370160351"/>
      <w:r>
        <w:t xml:space="preserve">Figure </w:t>
      </w:r>
      <w:r w:rsidR="005951F5">
        <w:fldChar w:fldCharType="begin"/>
      </w:r>
      <w:r w:rsidR="005951F5">
        <w:instrText xml:space="preserve"> SEQ Figure \* ARABIC </w:instrText>
      </w:r>
      <w:r w:rsidR="005951F5">
        <w:fldChar w:fldCharType="separate"/>
      </w:r>
      <w:r w:rsidR="00AF17A9">
        <w:rPr>
          <w:noProof/>
        </w:rPr>
        <w:t>8</w:t>
      </w:r>
      <w:r w:rsidR="005951F5">
        <w:rPr>
          <w:noProof/>
        </w:rPr>
        <w:fldChar w:fldCharType="end"/>
      </w:r>
      <w:r>
        <w:t xml:space="preserve"> – SFTP XML file structure</w:t>
      </w:r>
      <w:bookmarkEnd w:id="562"/>
      <w:bookmarkEnd w:id="563"/>
    </w:p>
    <w:p w14:paraId="4BA0B054" w14:textId="1A96575A" w:rsidR="0055135C" w:rsidRDefault="0055135C" w:rsidP="00C7690B">
      <w:pPr>
        <w:pStyle w:val="NormalWithSpacing"/>
        <w:rPr>
          <w:rFonts w:eastAsiaTheme="minorHAnsi"/>
          <w:lang w:val="en-GB"/>
        </w:rPr>
      </w:pPr>
      <w:r>
        <w:rPr>
          <w:rFonts w:eastAsiaTheme="minorHAnsi"/>
          <w:lang w:val="en-GB"/>
        </w:rPr>
        <w:t xml:space="preserve">An example </w:t>
      </w:r>
      <w:r w:rsidR="00B677C1">
        <w:rPr>
          <w:rFonts w:eastAsiaTheme="minorHAnsi"/>
          <w:lang w:val="en-GB"/>
        </w:rPr>
        <w:t xml:space="preserve">file </w:t>
      </w:r>
      <w:r>
        <w:rPr>
          <w:rFonts w:eastAsiaTheme="minorHAnsi"/>
          <w:lang w:val="en-GB"/>
        </w:rPr>
        <w:t>would be:</w:t>
      </w:r>
    </w:p>
    <w:tbl>
      <w:tblPr>
        <w:tblStyle w:val="TableGrid"/>
        <w:tblW w:w="0" w:type="auto"/>
        <w:tblLook w:val="04A0" w:firstRow="1" w:lastRow="0" w:firstColumn="1" w:lastColumn="0" w:noHBand="0" w:noVBand="1"/>
      </w:tblPr>
      <w:tblGrid>
        <w:gridCol w:w="9921"/>
      </w:tblGrid>
      <w:tr w:rsidR="00B677C1" w14:paraId="4D195F63" w14:textId="77777777" w:rsidTr="00B677C1">
        <w:tc>
          <w:tcPr>
            <w:tcW w:w="9921" w:type="dxa"/>
          </w:tcPr>
          <w:p w14:paraId="6CE0965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&lt;BvacList&gt;</w:t>
            </w:r>
          </w:p>
          <w:p w14:paraId="7EF5637E"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&lt;Bvac&gt;</w:t>
            </w:r>
          </w:p>
          <w:p w14:paraId="26F6E6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68FFA8C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32FA76E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&lt;BvacDocumentId&gt;document_1&lt;/BvacDocumentId&gt;</w:t>
            </w:r>
          </w:p>
          <w:p w14:paraId="4DB0D7AF"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144F24E6"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3B475A9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&lt;/Bvac&gt;</w:t>
            </w:r>
          </w:p>
          <w:p w14:paraId="3B6BB7F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&lt;Bvac&gt;</w:t>
            </w:r>
          </w:p>
          <w:p w14:paraId="2E7E29E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391B0160"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5C10940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&lt;BvacDocumentId&gt;document_1&lt;/BvacDocumentId&gt;</w:t>
            </w:r>
          </w:p>
          <w:p w14:paraId="030B5CF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65FAE8D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65C464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&lt;/Bvac&gt;</w:t>
            </w:r>
          </w:p>
          <w:p w14:paraId="65B4331A" w14:textId="3A5A950F" w:rsidR="00B677C1" w:rsidRDefault="00B677C1" w:rsidP="00B677C1">
            <w:pPr>
              <w:pStyle w:val="NormalWithSpacing"/>
              <w:rPr>
                <w:rFonts w:eastAsiaTheme="minorHAnsi"/>
                <w:lang w:val="en-GB"/>
              </w:rPr>
            </w:pPr>
            <w:r w:rsidRPr="00B677C1">
              <w:rPr>
                <w:rFonts w:eastAsiaTheme="minorHAnsi"/>
                <w:lang w:val="en-GB"/>
              </w:rPr>
              <w:t xml:space="preserve">         &lt;/BvacList&gt;</w:t>
            </w:r>
          </w:p>
        </w:tc>
      </w:tr>
    </w:tbl>
    <w:p w14:paraId="68F53B59" w14:textId="77777777" w:rsidR="0055135C" w:rsidRDefault="0055135C" w:rsidP="00C7690B">
      <w:pPr>
        <w:pStyle w:val="NormalWithSpacing"/>
        <w:rPr>
          <w:rFonts w:eastAsiaTheme="minorHAnsi"/>
          <w:lang w:val="en-GB"/>
        </w:rPr>
      </w:pPr>
    </w:p>
    <w:p w14:paraId="41882974" w14:textId="77777777" w:rsidR="00C9125C" w:rsidRDefault="00C7690B" w:rsidP="00C7690B">
      <w:pPr>
        <w:pStyle w:val="NormalWithSpacing"/>
        <w:rPr>
          <w:rFonts w:eastAsiaTheme="minorHAnsi"/>
          <w:lang w:val="en-GB"/>
        </w:rPr>
      </w:pPr>
      <w:r>
        <w:rPr>
          <w:rFonts w:eastAsiaTheme="minorHAnsi"/>
          <w:lang w:val="en-GB"/>
        </w:rPr>
        <w:t xml:space="preserve">Please mind that </w:t>
      </w:r>
    </w:p>
    <w:p w14:paraId="6EB33080" w14:textId="1E0D766C" w:rsidR="0055135C" w:rsidRDefault="0055135C" w:rsidP="00C9125C">
      <w:pPr>
        <w:pStyle w:val="NormalWithSpacing"/>
        <w:numPr>
          <w:ilvl w:val="0"/>
          <w:numId w:val="16"/>
        </w:numPr>
        <w:rPr>
          <w:rFonts w:eastAsiaTheme="minorHAnsi"/>
          <w:lang w:val="en-GB"/>
        </w:rPr>
      </w:pPr>
      <w:r>
        <w:rPr>
          <w:rFonts w:eastAsiaTheme="minorHAnsi"/>
          <w:lang w:val="en-GB"/>
        </w:rPr>
        <w:t xml:space="preserve">This structure is exactly the same as the </w:t>
      </w:r>
      <w:r w:rsidR="00D71571">
        <w:rPr>
          <w:rFonts w:eastAsiaTheme="minorHAnsi"/>
          <w:lang w:val="en-GB"/>
        </w:rPr>
        <w:t xml:space="preserve">inner </w:t>
      </w:r>
      <w:r>
        <w:rPr>
          <w:rFonts w:eastAsiaTheme="minorHAnsi"/>
          <w:lang w:val="en-GB"/>
        </w:rPr>
        <w:t>structure returned via the web service (also see the xsd’s provided in the chapter on webservice)</w:t>
      </w:r>
    </w:p>
    <w:p w14:paraId="75F52D92" w14:textId="0C6473E2" w:rsidR="00C9125C" w:rsidRDefault="00C9125C" w:rsidP="00C9125C">
      <w:pPr>
        <w:pStyle w:val="NormalWithSpacing"/>
        <w:numPr>
          <w:ilvl w:val="0"/>
          <w:numId w:val="16"/>
        </w:numPr>
        <w:rPr>
          <w:rFonts w:eastAsiaTheme="minorHAnsi"/>
          <w:lang w:val="en-GB"/>
        </w:rPr>
      </w:pPr>
      <w:r>
        <w:rPr>
          <w:rFonts w:eastAsiaTheme="minorHAnsi"/>
          <w:lang w:val="en-GB"/>
        </w:rPr>
        <w:t>T</w:t>
      </w:r>
      <w:r w:rsidR="00C7690B">
        <w:rPr>
          <w:rFonts w:eastAsiaTheme="minorHAnsi"/>
          <w:lang w:val="en-GB"/>
        </w:rPr>
        <w:t xml:space="preserve">his file contains multiple ‘Single Messages’, namely one per BVAC </w:t>
      </w:r>
      <w:r w:rsidR="00D71571">
        <w:rPr>
          <w:rFonts w:eastAsiaTheme="minorHAnsi"/>
          <w:lang w:val="en-GB"/>
        </w:rPr>
        <w:t>document</w:t>
      </w:r>
      <w:r w:rsidR="00C7690B">
        <w:rPr>
          <w:rFonts w:eastAsiaTheme="minorHAnsi"/>
          <w:lang w:val="en-GB"/>
        </w:rPr>
        <w:t>.</w:t>
      </w:r>
    </w:p>
    <w:p w14:paraId="00DBA83B" w14:textId="145555B5" w:rsidR="00C9125C" w:rsidRDefault="00004058" w:rsidP="00C9125C">
      <w:pPr>
        <w:pStyle w:val="NormalWithSpacing"/>
        <w:numPr>
          <w:ilvl w:val="0"/>
          <w:numId w:val="16"/>
        </w:numPr>
        <w:rPr>
          <w:rFonts w:eastAsiaTheme="minorHAnsi"/>
          <w:lang w:val="en-GB"/>
        </w:rPr>
      </w:pPr>
      <w:r>
        <w:rPr>
          <w:rFonts w:eastAsiaTheme="minorHAnsi"/>
          <w:lang w:val="en-GB"/>
        </w:rPr>
        <w:t xml:space="preserve">The </w:t>
      </w:r>
      <w:ins w:id="564" w:author="Author">
        <w:r w:rsidR="00D71571">
          <w:rPr>
            <w:rFonts w:eastAsiaTheme="minorHAnsi"/>
            <w:lang w:val="en-GB"/>
          </w:rPr>
          <w:t>S-GUID</w:t>
        </w:r>
        <w:r w:rsidR="001E1EC6">
          <w:rPr>
            <w:rFonts w:eastAsiaTheme="minorHAnsi"/>
            <w:lang w:val="en-GB"/>
          </w:rPr>
          <w:t xml:space="preserve"> and </w:t>
        </w:r>
      </w:ins>
      <w:r w:rsidR="001E1EC6">
        <w:rPr>
          <w:rFonts w:eastAsiaTheme="minorHAnsi"/>
          <w:lang w:val="en-GB"/>
        </w:rPr>
        <w:t>Document ID</w:t>
      </w:r>
      <w:del w:id="565" w:author="Author">
        <w:r>
          <w:rPr>
            <w:rFonts w:eastAsiaTheme="minorHAnsi"/>
            <w:lang w:val="en-GB"/>
          </w:rPr>
          <w:delText xml:space="preserve"> </w:delText>
        </w:r>
        <w:r w:rsidR="00D71571">
          <w:rPr>
            <w:rFonts w:eastAsiaTheme="minorHAnsi"/>
            <w:lang w:val="en-GB"/>
          </w:rPr>
          <w:delText>and S-GUID</w:delText>
        </w:r>
      </w:del>
      <w:r w:rsidR="001E1EC6">
        <w:rPr>
          <w:rFonts w:eastAsiaTheme="minorHAnsi"/>
          <w:lang w:val="en-GB"/>
        </w:rPr>
        <w:t xml:space="preserve"> </w:t>
      </w:r>
      <w:r w:rsidR="00D71571">
        <w:rPr>
          <w:rFonts w:eastAsiaTheme="minorHAnsi"/>
          <w:lang w:val="en-GB"/>
        </w:rPr>
        <w:t>are</w:t>
      </w:r>
      <w:r>
        <w:rPr>
          <w:rFonts w:eastAsiaTheme="minorHAnsi"/>
          <w:lang w:val="en-GB"/>
        </w:rPr>
        <w:t xml:space="preserve"> present in the file for easy reference</w:t>
      </w:r>
    </w:p>
    <w:p w14:paraId="253D681C" w14:textId="77777777" w:rsidR="00D71571" w:rsidRPr="00EC420E" w:rsidRDefault="00D71571" w:rsidP="00D71571">
      <w:pPr>
        <w:pStyle w:val="NormalWithSpacing"/>
        <w:rPr>
          <w:rFonts w:eastAsiaTheme="minorHAnsi"/>
          <w:lang w:val="en-GB"/>
        </w:rPr>
      </w:pPr>
    </w:p>
    <w:p w14:paraId="564CA22F" w14:textId="19ADA12E" w:rsidR="00034A41" w:rsidRDefault="00034A41" w:rsidP="00034A41">
      <w:pPr>
        <w:pStyle w:val="Heading2"/>
      </w:pPr>
      <w:bookmarkStart w:id="566" w:name="_Ref365648326"/>
      <w:bookmarkStart w:id="567" w:name="_Toc370160391"/>
      <w:bookmarkStart w:id="568" w:name="_Toc372113895"/>
      <w:r>
        <w:t>Retention period</w:t>
      </w:r>
      <w:bookmarkEnd w:id="566"/>
      <w:bookmarkEnd w:id="567"/>
      <w:bookmarkEnd w:id="568"/>
    </w:p>
    <w:p w14:paraId="543EE2C6" w14:textId="3205FED6" w:rsidR="00257DEF" w:rsidRDefault="00034A41">
      <w:pPr>
        <w:spacing w:after="200" w:line="276" w:lineRule="auto"/>
        <w:jc w:val="left"/>
        <w:rPr>
          <w:lang w:val="en-GB"/>
        </w:rPr>
      </w:pPr>
      <w:r>
        <w:rPr>
          <w:lang w:val="en-GB"/>
        </w:rPr>
        <w:t xml:space="preserve">The messages are kept on the queue / on the file server for a configurable period which is currently </w:t>
      </w:r>
      <w:r w:rsidR="002376ED">
        <w:rPr>
          <w:lang w:val="en-GB"/>
        </w:rPr>
        <w:t>set</w:t>
      </w:r>
      <w:r>
        <w:rPr>
          <w:lang w:val="en-GB"/>
        </w:rPr>
        <w:t xml:space="preserve"> at 14 calendar days. If a message is still on the queue or on the file server after 14 calendar days have</w:t>
      </w:r>
      <w:r w:rsidR="002376ED">
        <w:rPr>
          <w:lang w:val="en-GB"/>
        </w:rPr>
        <w:t xml:space="preserve"> passed, they will be deleted by</w:t>
      </w:r>
      <w:r>
        <w:rPr>
          <w:lang w:val="en-GB"/>
        </w:rPr>
        <w:t xml:space="preserve"> a </w:t>
      </w:r>
      <w:r w:rsidR="002376ED">
        <w:rPr>
          <w:lang w:val="en-GB"/>
        </w:rPr>
        <w:t>deletion batch at night.</w:t>
      </w:r>
      <w:r w:rsidR="00257DEF">
        <w:rPr>
          <w:lang w:val="en-GB"/>
        </w:rPr>
        <w:br w:type="page"/>
      </w:r>
    </w:p>
    <w:p w14:paraId="5B897838" w14:textId="06AD0716" w:rsidR="00C20B64" w:rsidRDefault="00E355D7">
      <w:pPr>
        <w:pStyle w:val="Heading2"/>
        <w:rPr>
          <w:ins w:id="569" w:author="Author"/>
        </w:rPr>
      </w:pPr>
      <w:bookmarkStart w:id="570" w:name="_Toc372113896"/>
      <w:ins w:id="571" w:author="Author">
        <w:r>
          <w:t>FAQ</w:t>
        </w:r>
        <w:r w:rsidR="000B3E49">
          <w:t xml:space="preserve"> &amp; Code snippets</w:t>
        </w:r>
        <w:bookmarkEnd w:id="570"/>
      </w:ins>
    </w:p>
    <w:p w14:paraId="7E240878" w14:textId="77777777" w:rsidR="00C20B64" w:rsidRDefault="00C20B64" w:rsidP="00C20B64">
      <w:pPr>
        <w:pStyle w:val="Heading3"/>
        <w:rPr>
          <w:ins w:id="572" w:author="Author"/>
        </w:rPr>
      </w:pPr>
      <w:ins w:id="573" w:author="Author">
        <w:r>
          <w:t>General</w:t>
        </w:r>
      </w:ins>
    </w:p>
    <w:p w14:paraId="4A50CD48" w14:textId="77777777" w:rsidR="00C20B64" w:rsidRDefault="00C20B64" w:rsidP="00C20B64">
      <w:pPr>
        <w:pStyle w:val="NormalWithSpacing"/>
        <w:numPr>
          <w:ilvl w:val="0"/>
          <w:numId w:val="25"/>
        </w:numPr>
        <w:rPr>
          <w:ins w:id="574" w:author="Author"/>
          <w:lang w:eastAsia="fr-BE"/>
        </w:rPr>
      </w:pPr>
      <w:ins w:id="575" w:author="Author">
        <w:r>
          <w:rPr>
            <w:lang w:eastAsia="fr-BE"/>
          </w:rPr>
          <w:t>When creating the signature it’s important to have the correct date structure.</w:t>
        </w:r>
      </w:ins>
    </w:p>
    <w:p w14:paraId="3213F6CC" w14:textId="36F57B2F" w:rsidR="00C20B64" w:rsidRDefault="00C20B64" w:rsidP="00C20B64">
      <w:pPr>
        <w:pStyle w:val="ListParagraph"/>
        <w:numPr>
          <w:ilvl w:val="1"/>
          <w:numId w:val="25"/>
        </w:numPr>
        <w:jc w:val="left"/>
        <w:rPr>
          <w:ins w:id="576" w:author="Author"/>
        </w:rPr>
      </w:pPr>
      <w:ins w:id="577" w:author="Author">
        <w:r>
          <w:t xml:space="preserve">Date-time in format </w:t>
        </w:r>
        <w:r w:rsidRPr="00E355D7">
          <w:t>yyyy-MM-ddTHH:mm:ss.fffzzz</w:t>
        </w:r>
        <w:r w:rsidRPr="00AF7045">
          <w:t xml:space="preserve"> (e.g. </w:t>
        </w:r>
        <w:r>
          <w:t>2013-11-08T12:14:47.495+01:00)</w:t>
        </w:r>
      </w:ins>
    </w:p>
    <w:p w14:paraId="520099B8" w14:textId="028389A7" w:rsidR="00C20B64" w:rsidRDefault="00C20B64" w:rsidP="00C20B64">
      <w:pPr>
        <w:pStyle w:val="ListParagraph"/>
        <w:numPr>
          <w:ilvl w:val="1"/>
          <w:numId w:val="25"/>
        </w:numPr>
        <w:jc w:val="left"/>
        <w:rPr>
          <w:ins w:id="578" w:author="Author"/>
          <w:lang w:eastAsia="fr-BE"/>
        </w:rPr>
      </w:pPr>
      <w:ins w:id="579" w:author="Author">
        <w:r>
          <w:t xml:space="preserve">Signature: concatenation of the CBFA number  “;” and the date-time (in format </w:t>
        </w:r>
        <w:r w:rsidRPr="00095554">
          <w:t xml:space="preserve">ddMMyyyyHHmmss. </w:t>
        </w:r>
        <w:r>
          <w:t>(E.g.</w:t>
        </w:r>
        <w:r w:rsidRPr="00095554">
          <w:t xml:space="preserve"> 17102013110341</w:t>
        </w:r>
        <w:r>
          <w:t>)), signed with the private key of the calling party (e.g.</w:t>
        </w:r>
        <w:r w:rsidRPr="00095554">
          <w:t xml:space="preserve"> 5000;17102013110341</w:t>
        </w:r>
      </w:ins>
    </w:p>
    <w:p w14:paraId="797A3E4C" w14:textId="0B447B67" w:rsidR="00382AAD" w:rsidRDefault="00382AAD" w:rsidP="00C20B64">
      <w:pPr>
        <w:pStyle w:val="NormalWithSpacing"/>
        <w:rPr>
          <w:ins w:id="580" w:author="Author"/>
          <w:lang w:eastAsia="fr-BE"/>
        </w:rPr>
      </w:pPr>
    </w:p>
    <w:p w14:paraId="749A38BF" w14:textId="2FB55BA4" w:rsidR="00C20B64" w:rsidRPr="00C20B64" w:rsidRDefault="00C20B64" w:rsidP="00C20B64">
      <w:pPr>
        <w:pStyle w:val="Heading3"/>
        <w:rPr>
          <w:ins w:id="581" w:author="Author"/>
        </w:rPr>
      </w:pPr>
      <w:ins w:id="582" w:author="Author">
        <w:r>
          <w:t>.net</w:t>
        </w:r>
      </w:ins>
    </w:p>
    <w:p w14:paraId="68DFE5E5" w14:textId="5D3EC695" w:rsidR="003D6A40" w:rsidRDefault="00117AAF" w:rsidP="00E355D7">
      <w:pPr>
        <w:pStyle w:val="NormalWithSpacing"/>
        <w:numPr>
          <w:ilvl w:val="0"/>
          <w:numId w:val="25"/>
        </w:numPr>
        <w:rPr>
          <w:ins w:id="583" w:author="Author"/>
          <w:lang w:val="en-GB"/>
        </w:rPr>
      </w:pPr>
      <w:ins w:id="584" w:author="Author">
        <w:r>
          <w:rPr>
            <w:lang w:val="en-GB"/>
          </w:rPr>
          <w:t xml:space="preserve">For the RSA encryption/decryption it’s important to force PKCS# padding. </w:t>
        </w:r>
        <w:r w:rsidR="009F4BDE">
          <w:rPr>
            <w:lang w:val="en-GB"/>
          </w:rPr>
          <w:t>Snippet</w:t>
        </w:r>
        <w:r>
          <w:rPr>
            <w:lang w:val="en-GB"/>
          </w:rPr>
          <w:t xml:space="preserve"> below:</w:t>
        </w:r>
      </w:ins>
    </w:p>
    <w:p w14:paraId="70BE966D" w14:textId="7934A946" w:rsidR="00117AAF" w:rsidRPr="00117AAF" w:rsidRDefault="00117AAF" w:rsidP="00C20B64">
      <w:pPr>
        <w:autoSpaceDE w:val="0"/>
        <w:autoSpaceDN w:val="0"/>
        <w:ind w:left="720"/>
        <w:jc w:val="left"/>
        <w:rPr>
          <w:ins w:id="585" w:author="Author"/>
          <w:sz w:val="16"/>
          <w:szCs w:val="16"/>
          <w:lang w:val="en-GB"/>
        </w:rPr>
      </w:pPr>
      <w:ins w:id="586" w:author="Author">
        <w:r w:rsidRPr="00117AAF">
          <w:rPr>
            <w:rFonts w:ascii="Consolas" w:hAnsi="Consolas" w:cs="Consolas"/>
            <w:color w:val="2B91AF"/>
            <w:sz w:val="16"/>
            <w:szCs w:val="16"/>
            <w:lang w:eastAsia="fr-BE"/>
          </w:rPr>
          <w:t>RSACryptoServiceProvider</w:t>
        </w:r>
        <w:r w:rsidRPr="00117AAF">
          <w:rPr>
            <w:rFonts w:ascii="Consolas" w:hAnsi="Consolas" w:cs="Consolas"/>
            <w:sz w:val="16"/>
            <w:szCs w:val="16"/>
            <w:lang w:eastAsia="fr-BE"/>
          </w:rPr>
          <w:t xml:space="preserve"> rsaPublicKeyEncryptor = ((</w:t>
        </w:r>
        <w:r w:rsidRPr="00117AAF">
          <w:rPr>
            <w:rFonts w:ascii="Consolas" w:hAnsi="Consolas" w:cs="Consolas"/>
            <w:color w:val="2B91AF"/>
            <w:sz w:val="16"/>
            <w:szCs w:val="16"/>
            <w:lang w:eastAsia="fr-BE"/>
          </w:rPr>
          <w:t>RSACryptoServiceProvider</w:t>
        </w:r>
        <w:r w:rsidRPr="00117AAF">
          <w:rPr>
            <w:rFonts w:ascii="Consolas" w:hAnsi="Consolas" w:cs="Consolas"/>
            <w:sz w:val="16"/>
            <w:szCs w:val="16"/>
            <w:lang w:eastAsia="fr-BE"/>
          </w:rPr>
          <w:t>)publicKeyCert.PublicKey.Key</w:t>
        </w:r>
      </w:ins>
    </w:p>
    <w:p w14:paraId="07838637" w14:textId="0C94B82D" w:rsidR="00117AAF" w:rsidRDefault="00117AAF" w:rsidP="00C20B64">
      <w:pPr>
        <w:autoSpaceDE w:val="0"/>
        <w:autoSpaceDN w:val="0"/>
        <w:ind w:left="720"/>
        <w:jc w:val="left"/>
        <w:rPr>
          <w:ins w:id="587" w:author="Author"/>
          <w:rFonts w:ascii="Consolas" w:hAnsi="Consolas" w:cs="Consolas"/>
          <w:sz w:val="16"/>
          <w:szCs w:val="16"/>
          <w:lang w:eastAsia="fr-BE"/>
        </w:rPr>
      </w:pPr>
      <w:ins w:id="588" w:author="Author">
        <w:r w:rsidRPr="00117AAF">
          <w:rPr>
            <w:rFonts w:ascii="Consolas" w:hAnsi="Consolas" w:cs="Consolas"/>
            <w:color w:val="0000FF"/>
            <w:sz w:val="16"/>
            <w:szCs w:val="16"/>
            <w:lang w:eastAsia="fr-BE"/>
          </w:rPr>
          <w:t>byte</w:t>
        </w:r>
        <w:r w:rsidRPr="00117AAF">
          <w:rPr>
            <w:rFonts w:ascii="Consolas" w:hAnsi="Consolas" w:cs="Consolas"/>
            <w:sz w:val="16"/>
            <w:szCs w:val="16"/>
            <w:lang w:eastAsia="fr-BE"/>
          </w:rPr>
          <w:t xml:space="preserve">[] </w:t>
        </w:r>
        <w:r>
          <w:rPr>
            <w:rFonts w:ascii="Consolas" w:hAnsi="Consolas" w:cs="Consolas"/>
            <w:sz w:val="16"/>
            <w:szCs w:val="16"/>
            <w:lang w:eastAsia="fr-BE"/>
          </w:rPr>
          <w:t>encryptMessage</w:t>
        </w:r>
        <w:r w:rsidRPr="00117AAF">
          <w:rPr>
            <w:rFonts w:ascii="Consolas" w:hAnsi="Consolas" w:cs="Consolas"/>
            <w:sz w:val="16"/>
            <w:szCs w:val="16"/>
            <w:lang w:eastAsia="fr-BE"/>
          </w:rPr>
          <w:t xml:space="preserve"> = rsaPublicKeyEncryptor.Encrypt(</w:t>
        </w:r>
        <w:r w:rsidRPr="00117AAF">
          <w:rPr>
            <w:rFonts w:ascii="Consolas" w:hAnsi="Consolas" w:cs="Consolas"/>
            <w:color w:val="2B91AF"/>
            <w:sz w:val="16"/>
            <w:szCs w:val="16"/>
            <w:lang w:eastAsia="fr-BE"/>
          </w:rPr>
          <w:t>Encoding</w:t>
        </w:r>
        <w:r w:rsidRPr="00117AAF">
          <w:rPr>
            <w:rFonts w:ascii="Consolas" w:hAnsi="Consolas" w:cs="Consolas"/>
            <w:sz w:val="16"/>
            <w:szCs w:val="16"/>
            <w:lang w:eastAsia="fr-BE"/>
          </w:rPr>
          <w:t>.UTF8.GetBytes(</w:t>
        </w:r>
        <w:r w:rsidRPr="00117AAF">
          <w:rPr>
            <w:rFonts w:ascii="Consolas" w:hAnsi="Consolas" w:cs="Consolas"/>
            <w:color w:val="A31515"/>
            <w:sz w:val="16"/>
            <w:szCs w:val="16"/>
            <w:lang w:eastAsia="fr-BE"/>
          </w:rPr>
          <w:t>"Hello world"</w:t>
        </w:r>
        <w:r w:rsidRPr="00117AAF">
          <w:rPr>
            <w:rFonts w:ascii="Consolas" w:hAnsi="Consolas" w:cs="Consolas"/>
            <w:sz w:val="16"/>
            <w:szCs w:val="16"/>
            <w:lang w:eastAsia="fr-BE"/>
          </w:rPr>
          <w:t xml:space="preserve">), </w:t>
        </w:r>
        <w:r w:rsidRPr="00440968">
          <w:rPr>
            <w:rFonts w:ascii="Consolas" w:hAnsi="Consolas" w:cs="Consolas"/>
            <w:b/>
            <w:color w:val="0000FF"/>
            <w:sz w:val="16"/>
            <w:szCs w:val="16"/>
            <w:highlight w:val="yellow"/>
            <w:lang w:eastAsia="fr-BE"/>
          </w:rPr>
          <w:t>false</w:t>
        </w:r>
        <w:r w:rsidRPr="00117AAF">
          <w:rPr>
            <w:rFonts w:ascii="Consolas" w:hAnsi="Consolas" w:cs="Consolas"/>
            <w:sz w:val="16"/>
            <w:szCs w:val="16"/>
            <w:lang w:eastAsia="fr-BE"/>
          </w:rPr>
          <w:t>);</w:t>
        </w:r>
      </w:ins>
    </w:p>
    <w:p w14:paraId="67B0BC32" w14:textId="77777777" w:rsidR="00C20B64" w:rsidRDefault="00C20B64" w:rsidP="00C20B64">
      <w:pPr>
        <w:pStyle w:val="NormalWithSpacing"/>
        <w:ind w:left="720"/>
        <w:rPr>
          <w:ins w:id="589" w:author="Author"/>
          <w:lang w:eastAsia="fr-BE"/>
        </w:rPr>
      </w:pPr>
    </w:p>
    <w:p w14:paraId="0230A79B" w14:textId="5F666E82" w:rsidR="00C20B64" w:rsidRDefault="00C20B64" w:rsidP="00C20B64">
      <w:pPr>
        <w:pStyle w:val="NormalWithSpacing"/>
        <w:numPr>
          <w:ilvl w:val="0"/>
          <w:numId w:val="25"/>
        </w:numPr>
        <w:rPr>
          <w:ins w:id="590" w:author="Author"/>
          <w:lang w:eastAsia="fr-BE"/>
        </w:rPr>
      </w:pPr>
      <w:ins w:id="591" w:author="Author">
        <w:r>
          <w:rPr>
            <w:lang w:eastAsia="fr-BE"/>
          </w:rPr>
          <w:t>What is the size of IV for the AES encryption?</w:t>
        </w:r>
      </w:ins>
    </w:p>
    <w:p w14:paraId="73675CF7" w14:textId="1C02980F" w:rsidR="00C20B64" w:rsidRDefault="009F4BDE" w:rsidP="009F4BDE">
      <w:pPr>
        <w:pStyle w:val="NormalWithSpacing"/>
        <w:numPr>
          <w:ilvl w:val="1"/>
          <w:numId w:val="25"/>
        </w:numPr>
        <w:rPr>
          <w:ins w:id="592" w:author="Author"/>
          <w:lang w:eastAsia="fr-BE"/>
        </w:rPr>
      </w:pPr>
      <w:ins w:id="593" w:author="Author">
        <w:r>
          <w:rPr>
            <w:lang w:eastAsia="fr-BE"/>
          </w:rPr>
          <w:t>16 Bytes (256bits)</w:t>
        </w:r>
      </w:ins>
    </w:p>
    <w:p w14:paraId="28200DE0" w14:textId="31FB3BA5" w:rsidR="00C20B64" w:rsidRDefault="00592C25" w:rsidP="00592C25">
      <w:pPr>
        <w:pStyle w:val="NormalWithSpacing"/>
        <w:numPr>
          <w:ilvl w:val="0"/>
          <w:numId w:val="25"/>
        </w:numPr>
        <w:rPr>
          <w:ins w:id="594" w:author="Author"/>
          <w:lang w:eastAsia="fr-BE"/>
        </w:rPr>
      </w:pPr>
      <w:ins w:id="595" w:author="Author">
        <w:r>
          <w:rPr>
            <w:lang w:eastAsia="fr-BE"/>
          </w:rPr>
          <w:t>Bec</w:t>
        </w:r>
        <w:r w:rsidR="004F03B1">
          <w:rPr>
            <w:lang w:eastAsia="fr-BE"/>
          </w:rPr>
          <w:t>ause the IV vector is needed some extra steps are needed for the encryption</w:t>
        </w:r>
      </w:ins>
    </w:p>
    <w:p w14:paraId="4F9C15C0" w14:textId="1153C92C" w:rsidR="004F03B1" w:rsidRDefault="004F03B1" w:rsidP="004F03B1">
      <w:pPr>
        <w:pStyle w:val="NormalWithSpacing"/>
        <w:numPr>
          <w:ilvl w:val="1"/>
          <w:numId w:val="25"/>
        </w:numPr>
        <w:rPr>
          <w:ins w:id="596" w:author="Author"/>
          <w:lang w:eastAsia="fr-BE"/>
        </w:rPr>
      </w:pPr>
      <w:ins w:id="597" w:author="Author">
        <w:r>
          <w:rPr>
            <w:lang w:eastAsia="fr-BE"/>
          </w:rPr>
          <w:t>The first 16Bytes of the sealed message are reserved for the IV.</w:t>
        </w:r>
      </w:ins>
    </w:p>
    <w:p w14:paraId="09FDA8A8" w14:textId="77777777" w:rsidR="00050DD5" w:rsidRDefault="00050DD5" w:rsidP="00050DD5">
      <w:pPr>
        <w:pStyle w:val="NormalWithSpacing"/>
        <w:numPr>
          <w:ilvl w:val="0"/>
          <w:numId w:val="25"/>
        </w:numPr>
        <w:rPr>
          <w:ins w:id="598" w:author="Author"/>
          <w:lang w:eastAsia="fr-BE"/>
        </w:rPr>
      </w:pPr>
      <w:ins w:id="599" w:author="Author">
        <w:r>
          <w:rPr>
            <w:lang w:eastAsia="fr-BE"/>
          </w:rPr>
          <w:t>How to initialize the vector?</w:t>
        </w:r>
      </w:ins>
    </w:p>
    <w:p w14:paraId="5F3AA2E4" w14:textId="658CF51D" w:rsidR="00050DD5" w:rsidRPr="00050DD5" w:rsidRDefault="00050DD5" w:rsidP="00050DD5">
      <w:pPr>
        <w:pStyle w:val="NormalWithSpacing"/>
        <w:ind w:left="720"/>
        <w:jc w:val="left"/>
        <w:rPr>
          <w:ins w:id="600" w:author="Author"/>
          <w:lang w:eastAsia="fr-BE"/>
        </w:rPr>
      </w:pPr>
      <w:ins w:id="601" w:author="Author">
        <w:r w:rsidRPr="00050DD5">
          <w:rPr>
            <w:color w:val="0000FF"/>
            <w:lang w:eastAsia="fr-BE"/>
          </w:rPr>
          <w:t>byte</w:t>
        </w:r>
        <w:r w:rsidRPr="00050DD5">
          <w:rPr>
            <w:lang w:eastAsia="fr-BE"/>
          </w:rPr>
          <w:t xml:space="preserve">[] ivArr = { 1, 2, 3, 4, 5, 6, 6, 5, 4, 3, 2, 1, 7, 7, 7, 7 }; </w:t>
        </w:r>
        <w:r>
          <w:rPr>
            <w:b/>
            <w:bCs/>
            <w:color w:val="00B050"/>
            <w:lang w:eastAsia="fr-BE"/>
          </w:rPr>
          <w:br/>
        </w:r>
        <w:r>
          <w:rPr>
            <w:lang w:eastAsia="fr-BE"/>
          </w:rPr>
          <w:t>b</w:t>
        </w:r>
        <w:r w:rsidRPr="00050DD5">
          <w:rPr>
            <w:color w:val="0000FF"/>
            <w:lang w:eastAsia="fr-BE"/>
          </w:rPr>
          <w:t>yte</w:t>
        </w:r>
        <w:r w:rsidRPr="00050DD5">
          <w:rPr>
            <w:lang w:eastAsia="fr-BE"/>
          </w:rPr>
          <w:t xml:space="preserve">[] IVBytes16Value = </w:t>
        </w:r>
        <w:r w:rsidRPr="00050DD5">
          <w:rPr>
            <w:color w:val="0000FF"/>
            <w:lang w:eastAsia="fr-BE"/>
          </w:rPr>
          <w:t>new</w:t>
        </w:r>
        <w:r w:rsidRPr="00050DD5">
          <w:rPr>
            <w:lang w:eastAsia="fr-BE"/>
          </w:rPr>
          <w:t xml:space="preserve"> </w:t>
        </w:r>
        <w:r w:rsidRPr="00050DD5">
          <w:rPr>
            <w:color w:val="0000FF"/>
            <w:lang w:eastAsia="fr-BE"/>
          </w:rPr>
          <w:t>byte</w:t>
        </w:r>
        <w:r w:rsidRPr="00050DD5">
          <w:rPr>
            <w:lang w:eastAsia="fr-BE"/>
          </w:rPr>
          <w:t>[16];</w:t>
        </w:r>
        <w:r>
          <w:rPr>
            <w:lang w:eastAsia="fr-BE"/>
          </w:rPr>
          <w:br/>
        </w:r>
        <w:r w:rsidRPr="00050DD5">
          <w:rPr>
            <w:color w:val="2B91AF"/>
            <w:lang w:eastAsia="fr-BE"/>
          </w:rPr>
          <w:t>Array</w:t>
        </w:r>
        <w:r w:rsidRPr="00050DD5">
          <w:rPr>
            <w:lang w:eastAsia="fr-BE"/>
          </w:rPr>
          <w:t>.Copy(ivArr, IVBytes16Value, 16);</w:t>
        </w:r>
      </w:ins>
    </w:p>
    <w:p w14:paraId="632E0F84" w14:textId="6BA44581" w:rsidR="00050DD5" w:rsidRPr="00050DD5" w:rsidRDefault="00050DD5" w:rsidP="00050DD5">
      <w:pPr>
        <w:ind w:left="720"/>
        <w:jc w:val="left"/>
        <w:rPr>
          <w:ins w:id="602" w:author="Author"/>
          <w:lang w:eastAsia="fr-BE"/>
        </w:rPr>
      </w:pPr>
      <w:ins w:id="603" w:author="Author">
        <w:r w:rsidRPr="00050DD5">
          <w:rPr>
            <w:color w:val="0000FF"/>
            <w:lang w:eastAsia="fr-BE"/>
          </w:rPr>
          <w:t>var</w:t>
        </w:r>
        <w:r w:rsidRPr="00050DD5">
          <w:rPr>
            <w:lang w:eastAsia="fr-BE"/>
          </w:rPr>
          <w:t xml:space="preserve"> keyBytes = </w:t>
        </w:r>
        <w:r w:rsidRPr="00050DD5">
          <w:rPr>
            <w:color w:val="0000FF"/>
            <w:lang w:eastAsia="fr-BE"/>
          </w:rPr>
          <w:t>new</w:t>
        </w:r>
        <w:r w:rsidRPr="00050DD5">
          <w:rPr>
            <w:lang w:eastAsia="fr-BE"/>
          </w:rPr>
          <w:t xml:space="preserve"> </w:t>
        </w:r>
        <w:r w:rsidRPr="00050DD5">
          <w:rPr>
            <w:color w:val="0000FF"/>
            <w:lang w:eastAsia="fr-BE"/>
          </w:rPr>
          <w:t>byte</w:t>
        </w:r>
        <w:r w:rsidRPr="00050DD5">
          <w:rPr>
            <w:lang w:eastAsia="fr-BE"/>
          </w:rPr>
          <w:t>[32];</w:t>
        </w:r>
      </w:ins>
    </w:p>
    <w:p w14:paraId="79161923" w14:textId="0ACFC769" w:rsidR="00050DD5" w:rsidRPr="00050DD5" w:rsidRDefault="00050DD5" w:rsidP="00050DD5">
      <w:pPr>
        <w:ind w:left="720"/>
        <w:jc w:val="left"/>
        <w:rPr>
          <w:ins w:id="604" w:author="Author"/>
          <w:lang w:eastAsia="fr-BE"/>
        </w:rPr>
      </w:pPr>
      <w:ins w:id="605" w:author="Author">
        <w:r w:rsidRPr="00050DD5">
          <w:rPr>
            <w:color w:val="0000FF"/>
            <w:lang w:eastAsia="fr-BE"/>
          </w:rPr>
          <w:t>var</w:t>
        </w:r>
        <w:r w:rsidRPr="00050DD5">
          <w:rPr>
            <w:lang w:eastAsia="fr-BE"/>
          </w:rPr>
          <w:t xml:space="preserve"> secretKeyBytes = </w:t>
        </w:r>
        <w:r w:rsidRPr="00050DD5">
          <w:rPr>
            <w:color w:val="2B91AF"/>
            <w:lang w:eastAsia="fr-BE"/>
          </w:rPr>
          <w:t>Encoding</w:t>
        </w:r>
        <w:r w:rsidRPr="00050DD5">
          <w:rPr>
            <w:lang w:eastAsia="fr-BE"/>
          </w:rPr>
          <w:t>.UTF8.GetBytes(secretKey);</w:t>
        </w:r>
      </w:ins>
    </w:p>
    <w:p w14:paraId="5FCF39EA" w14:textId="3BBF409F" w:rsidR="00050DD5" w:rsidRPr="00050DD5" w:rsidRDefault="00050DD5" w:rsidP="00050DD5">
      <w:pPr>
        <w:ind w:left="720"/>
        <w:jc w:val="left"/>
        <w:rPr>
          <w:ins w:id="606" w:author="Author"/>
          <w:lang w:eastAsia="fr-BE"/>
        </w:rPr>
      </w:pPr>
      <w:ins w:id="607" w:author="Author">
        <w:r w:rsidRPr="00050DD5">
          <w:rPr>
            <w:color w:val="2B91AF"/>
            <w:lang w:eastAsia="fr-BE"/>
          </w:rPr>
          <w:t>Array</w:t>
        </w:r>
        <w:r w:rsidRPr="00050DD5">
          <w:rPr>
            <w:lang w:eastAsia="fr-BE"/>
          </w:rPr>
          <w:t xml:space="preserve">.Copy(secretKeyBytes, keyBytes, </w:t>
        </w:r>
        <w:r w:rsidRPr="00050DD5">
          <w:rPr>
            <w:color w:val="2B91AF"/>
            <w:lang w:eastAsia="fr-BE"/>
          </w:rPr>
          <w:t>Math</w:t>
        </w:r>
        <w:r w:rsidRPr="00050DD5">
          <w:rPr>
            <w:lang w:eastAsia="fr-BE"/>
          </w:rPr>
          <w:t>.Min(keyBytes.Length, secretKeyBytes.Length));</w:t>
        </w:r>
      </w:ins>
    </w:p>
    <w:p w14:paraId="5A756753" w14:textId="517BF154" w:rsidR="00050DD5" w:rsidRPr="00050DD5" w:rsidRDefault="00050DD5" w:rsidP="00050DD5">
      <w:pPr>
        <w:ind w:left="720"/>
        <w:jc w:val="left"/>
        <w:rPr>
          <w:ins w:id="608" w:author="Author"/>
          <w:lang w:eastAsia="fr-BE"/>
        </w:rPr>
      </w:pPr>
      <w:ins w:id="609" w:author="Author">
        <w:r w:rsidRPr="00050DD5">
          <w:rPr>
            <w:color w:val="0000FF"/>
            <w:lang w:eastAsia="fr-BE"/>
          </w:rPr>
          <w:t>return</w:t>
        </w:r>
        <w:r w:rsidRPr="00050DD5">
          <w:rPr>
            <w:lang w:eastAsia="fr-BE"/>
          </w:rPr>
          <w:t xml:space="preserve"> </w:t>
        </w:r>
        <w:r w:rsidRPr="00050DD5">
          <w:rPr>
            <w:color w:val="0000FF"/>
            <w:lang w:eastAsia="fr-BE"/>
          </w:rPr>
          <w:t>new</w:t>
        </w:r>
        <w:r w:rsidRPr="00050DD5">
          <w:rPr>
            <w:lang w:eastAsia="fr-BE"/>
          </w:rPr>
          <w:t xml:space="preserve"> </w:t>
        </w:r>
        <w:r w:rsidRPr="00050DD5">
          <w:rPr>
            <w:color w:val="2B91AF"/>
            <w:lang w:eastAsia="fr-BE"/>
          </w:rPr>
          <w:t>RijndaelManaged</w:t>
        </w:r>
        <w:r w:rsidRPr="00050DD5">
          <w:rPr>
            <w:lang w:eastAsia="fr-BE"/>
          </w:rPr>
          <w:t xml:space="preserve"> {</w:t>
        </w:r>
      </w:ins>
    </w:p>
    <w:p w14:paraId="6509C0D4" w14:textId="1F9BE9FA" w:rsidR="00050DD5" w:rsidRPr="00050DD5" w:rsidRDefault="00050DD5" w:rsidP="00050DD5">
      <w:pPr>
        <w:ind w:left="1440"/>
        <w:jc w:val="left"/>
        <w:rPr>
          <w:ins w:id="610" w:author="Author"/>
          <w:lang w:eastAsia="fr-BE"/>
        </w:rPr>
      </w:pPr>
      <w:ins w:id="611" w:author="Author">
        <w:r w:rsidRPr="00050DD5">
          <w:rPr>
            <w:lang w:eastAsia="fr-BE"/>
          </w:rPr>
          <w:t xml:space="preserve">Mode = </w:t>
        </w:r>
        <w:r w:rsidRPr="00050DD5">
          <w:rPr>
            <w:color w:val="2B91AF"/>
            <w:lang w:eastAsia="fr-BE"/>
          </w:rPr>
          <w:t>CipherMode</w:t>
        </w:r>
        <w:r w:rsidRPr="00050DD5">
          <w:rPr>
            <w:lang w:eastAsia="fr-BE"/>
          </w:rPr>
          <w:t>.CBC,</w:t>
        </w:r>
      </w:ins>
    </w:p>
    <w:p w14:paraId="42377183" w14:textId="77777777" w:rsidR="00050DD5" w:rsidRPr="00050DD5" w:rsidRDefault="00050DD5" w:rsidP="00050DD5">
      <w:pPr>
        <w:ind w:left="720"/>
        <w:jc w:val="left"/>
        <w:rPr>
          <w:ins w:id="612" w:author="Author"/>
          <w:lang w:eastAsia="fr-BE"/>
        </w:rPr>
      </w:pPr>
      <w:ins w:id="613" w:author="Author">
        <w:r w:rsidRPr="00050DD5">
          <w:rPr>
            <w:lang w:eastAsia="fr-BE"/>
          </w:rPr>
          <w:t xml:space="preserve">                Padding = </w:t>
        </w:r>
        <w:r w:rsidRPr="00050DD5">
          <w:rPr>
            <w:color w:val="2B91AF"/>
            <w:lang w:eastAsia="fr-BE"/>
          </w:rPr>
          <w:t>PaddingMode</w:t>
        </w:r>
        <w:r w:rsidRPr="00050DD5">
          <w:rPr>
            <w:lang w:eastAsia="fr-BE"/>
          </w:rPr>
          <w:t>.PKCS7,</w:t>
        </w:r>
      </w:ins>
    </w:p>
    <w:p w14:paraId="640A8907" w14:textId="77777777" w:rsidR="00050DD5" w:rsidRPr="00050DD5" w:rsidRDefault="00050DD5" w:rsidP="00050DD5">
      <w:pPr>
        <w:ind w:left="720"/>
        <w:jc w:val="left"/>
        <w:rPr>
          <w:ins w:id="614" w:author="Author"/>
          <w:lang w:eastAsia="fr-BE"/>
        </w:rPr>
      </w:pPr>
      <w:ins w:id="615" w:author="Author">
        <w:r w:rsidRPr="00050DD5">
          <w:rPr>
            <w:lang w:eastAsia="fr-BE"/>
          </w:rPr>
          <w:t>                KeySize = 256,</w:t>
        </w:r>
      </w:ins>
    </w:p>
    <w:p w14:paraId="0337B49A" w14:textId="77777777" w:rsidR="00050DD5" w:rsidRPr="00050DD5" w:rsidRDefault="00050DD5" w:rsidP="00050DD5">
      <w:pPr>
        <w:ind w:left="720"/>
        <w:jc w:val="left"/>
        <w:rPr>
          <w:ins w:id="616" w:author="Author"/>
          <w:lang w:eastAsia="fr-BE"/>
        </w:rPr>
      </w:pPr>
      <w:ins w:id="617" w:author="Author">
        <w:r w:rsidRPr="00050DD5">
          <w:rPr>
            <w:lang w:eastAsia="fr-BE"/>
          </w:rPr>
          <w:t xml:space="preserve">                BlockSize = 128, </w:t>
        </w:r>
        <w:r w:rsidRPr="00050DD5">
          <w:rPr>
            <w:color w:val="008000"/>
            <w:lang w:eastAsia="fr-BE"/>
          </w:rPr>
          <w:t>//256,</w:t>
        </w:r>
      </w:ins>
    </w:p>
    <w:p w14:paraId="0B18305F" w14:textId="77777777" w:rsidR="00050DD5" w:rsidRPr="00050DD5" w:rsidRDefault="00050DD5" w:rsidP="00050DD5">
      <w:pPr>
        <w:ind w:left="720"/>
        <w:jc w:val="left"/>
        <w:rPr>
          <w:ins w:id="618" w:author="Author"/>
          <w:lang w:eastAsia="fr-BE"/>
        </w:rPr>
      </w:pPr>
      <w:ins w:id="619" w:author="Author">
        <w:r w:rsidRPr="00050DD5">
          <w:rPr>
            <w:lang w:eastAsia="fr-BE"/>
          </w:rPr>
          <w:t>                Key = keyBytes,</w:t>
        </w:r>
      </w:ins>
    </w:p>
    <w:p w14:paraId="3A045760" w14:textId="77777777" w:rsidR="00050DD5" w:rsidRPr="00050DD5" w:rsidRDefault="00050DD5" w:rsidP="00050DD5">
      <w:pPr>
        <w:ind w:left="720"/>
        <w:jc w:val="left"/>
        <w:rPr>
          <w:ins w:id="620" w:author="Author"/>
          <w:lang w:eastAsia="fr-BE"/>
        </w:rPr>
      </w:pPr>
      <w:ins w:id="621" w:author="Author">
        <w:r w:rsidRPr="00050DD5">
          <w:rPr>
            <w:lang w:eastAsia="fr-BE"/>
          </w:rPr>
          <w:t>                IV = IVBytes16Value</w:t>
        </w:r>
      </w:ins>
    </w:p>
    <w:p w14:paraId="22AFAC29" w14:textId="5398C472" w:rsidR="00050DD5" w:rsidRDefault="00050DD5" w:rsidP="00050DD5">
      <w:pPr>
        <w:ind w:left="720"/>
        <w:jc w:val="left"/>
        <w:rPr>
          <w:ins w:id="622" w:author="Author"/>
          <w:lang w:eastAsia="fr-BE"/>
        </w:rPr>
      </w:pPr>
      <w:ins w:id="623" w:author="Author">
        <w:r>
          <w:rPr>
            <w:lang w:eastAsia="fr-BE"/>
          </w:rPr>
          <w:t>            };</w:t>
        </w:r>
      </w:ins>
    </w:p>
    <w:p w14:paraId="2D63E0BD" w14:textId="4C551A62" w:rsidR="00E355D7" w:rsidRDefault="004F03B1" w:rsidP="004F03B1">
      <w:pPr>
        <w:rPr>
          <w:ins w:id="624" w:author="Author"/>
          <w:lang w:eastAsia="fr-BE"/>
        </w:rPr>
      </w:pPr>
      <w:ins w:id="625" w:author="Author">
        <w:r w:rsidRPr="004F03B1">
          <w:rPr>
            <w:color w:val="0000FF"/>
            <w:lang w:eastAsia="fr-BE"/>
          </w:rPr>
          <w:t>  </w:t>
        </w:r>
        <w:r>
          <w:rPr>
            <w:color w:val="0000FF"/>
            <w:lang w:eastAsia="fr-BE"/>
          </w:rPr>
          <w:tab/>
        </w:r>
        <w:r>
          <w:rPr>
            <w:color w:val="0000FF"/>
            <w:lang w:eastAsia="fr-BE"/>
          </w:rPr>
          <w:tab/>
        </w:r>
      </w:ins>
    </w:p>
    <w:p w14:paraId="6AD7776B" w14:textId="0EFE7055" w:rsidR="00117AAF" w:rsidRDefault="00C20B64" w:rsidP="00C20B64">
      <w:pPr>
        <w:pStyle w:val="Heading3"/>
        <w:rPr>
          <w:ins w:id="626" w:author="Author"/>
        </w:rPr>
      </w:pPr>
      <w:ins w:id="627" w:author="Author">
        <w:r>
          <w:t>Java</w:t>
        </w:r>
      </w:ins>
    </w:p>
    <w:p w14:paraId="42EFBD10" w14:textId="690413DD" w:rsidR="00C20B64" w:rsidRDefault="009F4BDE" w:rsidP="00C20B64">
      <w:pPr>
        <w:pStyle w:val="NormalWithSpacing"/>
        <w:numPr>
          <w:ilvl w:val="0"/>
          <w:numId w:val="25"/>
        </w:numPr>
        <w:rPr>
          <w:ins w:id="628" w:author="Author"/>
          <w:lang w:val="en-GB"/>
        </w:rPr>
      </w:pPr>
      <w:ins w:id="629" w:author="Author">
        <w:r>
          <w:rPr>
            <w:lang w:val="en-GB"/>
          </w:rPr>
          <w:t xml:space="preserve">What is the </w:t>
        </w:r>
        <w:r w:rsidR="00C20B64">
          <w:rPr>
            <w:lang w:val="en-GB"/>
          </w:rPr>
          <w:t xml:space="preserve"> algorithm used to verify the signatur</w:t>
        </w:r>
        <w:r>
          <w:rPr>
            <w:lang w:val="en-GB"/>
          </w:rPr>
          <w:t>e?</w:t>
        </w:r>
      </w:ins>
    </w:p>
    <w:p w14:paraId="36C212D6" w14:textId="6FB6B97F" w:rsidR="00C20B64" w:rsidRDefault="00C20B64" w:rsidP="00C20B64">
      <w:pPr>
        <w:pStyle w:val="NormalWithSpacing"/>
        <w:numPr>
          <w:ilvl w:val="1"/>
          <w:numId w:val="25"/>
        </w:numPr>
        <w:rPr>
          <w:ins w:id="630" w:author="Author"/>
          <w:lang w:val="en-GB"/>
        </w:rPr>
      </w:pPr>
      <w:ins w:id="631" w:author="Author">
        <w:r w:rsidRPr="00C20B64">
          <w:rPr>
            <w:lang w:val="en-GB"/>
          </w:rPr>
          <w:t>Signature signature = Signature.getInstance("</w:t>
        </w:r>
        <w:r w:rsidRPr="00C20B64">
          <w:rPr>
            <w:b/>
            <w:lang w:val="en-GB"/>
          </w:rPr>
          <w:t>SHA1withRSA</w:t>
        </w:r>
        <w:r w:rsidRPr="00C20B64">
          <w:rPr>
            <w:lang w:val="en-GB"/>
          </w:rPr>
          <w:t>");</w:t>
        </w:r>
      </w:ins>
    </w:p>
    <w:p w14:paraId="1059A6E4" w14:textId="77777777" w:rsidR="009F4BDE" w:rsidRDefault="009F4BDE" w:rsidP="009F4BDE">
      <w:pPr>
        <w:pStyle w:val="NormalWithSpacing"/>
        <w:numPr>
          <w:ilvl w:val="0"/>
          <w:numId w:val="25"/>
        </w:numPr>
        <w:rPr>
          <w:ins w:id="632" w:author="Author"/>
          <w:lang w:val="en-GB"/>
        </w:rPr>
      </w:pPr>
      <w:ins w:id="633" w:author="Author">
        <w:r>
          <w:rPr>
            <w:lang w:val="en-GB"/>
          </w:rPr>
          <w:t>How to AES encrypt?</w:t>
        </w:r>
      </w:ins>
    </w:p>
    <w:p w14:paraId="2A484223" w14:textId="29988D20" w:rsidR="009F4BDE" w:rsidRPr="009F4BDE" w:rsidRDefault="009F4BDE" w:rsidP="009F4BDE">
      <w:pPr>
        <w:pStyle w:val="NormalWithSpacing"/>
        <w:ind w:left="720" w:firstLine="720"/>
        <w:jc w:val="left"/>
        <w:rPr>
          <w:ins w:id="634" w:author="Author"/>
          <w:lang w:val="en-GB"/>
        </w:rPr>
      </w:pPr>
      <w:ins w:id="635" w:author="Author">
        <w:r w:rsidRPr="009F4BDE">
          <w:rPr>
            <w:lang w:val="en-GB"/>
          </w:rPr>
          <w:t>public byte[] encryptAes(byte[] dataTo</w:t>
        </w:r>
        <w:r>
          <w:rPr>
            <w:lang w:val="en-GB"/>
          </w:rPr>
          <w:t xml:space="preserve">Encrypt, SecretKeySpec aesKey) </w:t>
        </w:r>
        <w:r w:rsidRPr="009F4BDE">
          <w:rPr>
            <w:lang w:val="en-GB"/>
          </w:rPr>
          <w:t xml:space="preserve"> {</w:t>
        </w:r>
      </w:ins>
    </w:p>
    <w:p w14:paraId="4E2F82F6" w14:textId="76D55B41" w:rsidR="009F4BDE" w:rsidRPr="009F4BDE" w:rsidRDefault="009F4BDE" w:rsidP="009F4BDE">
      <w:pPr>
        <w:pStyle w:val="NormalWithSpacing"/>
        <w:ind w:left="2160"/>
        <w:jc w:val="left"/>
        <w:rPr>
          <w:ins w:id="636" w:author="Author"/>
          <w:lang w:val="en-GB"/>
        </w:rPr>
      </w:pPr>
      <w:ins w:id="637" w:author="Author">
        <w:r>
          <w:rPr>
            <w:lang w:val="en-GB"/>
          </w:rPr>
          <w:t>byte[] encryptedData = null;byte iv[] = new byte[16];</w:t>
        </w:r>
        <w:r>
          <w:rPr>
            <w:lang w:val="en-GB"/>
          </w:rPr>
          <w:br/>
        </w:r>
        <w:r w:rsidRPr="009F4BDE">
          <w:rPr>
            <w:lang w:val="en-GB"/>
          </w:rPr>
          <w:t>SecureRandom random = new SecureRandom();</w:t>
        </w:r>
        <w:r>
          <w:rPr>
            <w:lang w:val="en-GB"/>
          </w:rPr>
          <w:br/>
          <w:t>random.nextBytes(iv);</w:t>
        </w:r>
        <w:r>
          <w:rPr>
            <w:lang w:val="en-GB"/>
          </w:rPr>
          <w:br/>
        </w:r>
        <w:r w:rsidRPr="009F4BDE">
          <w:rPr>
            <w:lang w:val="en-GB"/>
          </w:rPr>
          <w:t>IvParameterSpec iv</w:t>
        </w:r>
        <w:r>
          <w:rPr>
            <w:lang w:val="en-GB"/>
          </w:rPr>
          <w:t>spec = new IvParameterSpec(iv);</w:t>
        </w:r>
        <w:r>
          <w:rPr>
            <w:lang w:val="en-GB"/>
          </w:rPr>
          <w:br/>
        </w:r>
        <w:r w:rsidRPr="009F4BDE">
          <w:rPr>
            <w:lang w:val="en-GB"/>
          </w:rPr>
          <w:t>Cipher aesCipher = Cipher.getIn</w:t>
        </w:r>
        <w:r>
          <w:rPr>
            <w:lang w:val="en-GB"/>
          </w:rPr>
          <w:t>stance("AES/CBC/PKCS5Padding");</w:t>
        </w:r>
        <w:r>
          <w:rPr>
            <w:lang w:val="en-GB"/>
          </w:rPr>
          <w:br/>
        </w:r>
        <w:r w:rsidRPr="009F4BDE">
          <w:rPr>
            <w:lang w:val="en-GB"/>
          </w:rPr>
          <w:t>aesCipher.init(Cipher</w:t>
        </w:r>
        <w:r>
          <w:rPr>
            <w:lang w:val="en-GB"/>
          </w:rPr>
          <w:t>.ENCRYPT_MODE, aesKey, ivspec);</w:t>
        </w:r>
        <w:r>
          <w:rPr>
            <w:lang w:val="en-GB"/>
          </w:rPr>
          <w:br/>
        </w:r>
        <w:r w:rsidRPr="009F4BDE">
          <w:rPr>
            <w:lang w:val="en-GB"/>
          </w:rPr>
          <w:t>encryptedData = ae</w:t>
        </w:r>
        <w:r>
          <w:rPr>
            <w:lang w:val="en-GB"/>
          </w:rPr>
          <w:t>sCipher.doFinal(dataToEncrypt);</w:t>
        </w:r>
        <w:r>
          <w:rPr>
            <w:lang w:val="en-GB"/>
          </w:rPr>
          <w:br/>
        </w:r>
        <w:r w:rsidRPr="009F4BDE">
          <w:rPr>
            <w:lang w:val="en-GB"/>
          </w:rPr>
          <w:t>byte[] combined = new byte[iv.</w:t>
        </w:r>
        <w:r>
          <w:rPr>
            <w:lang w:val="en-GB"/>
          </w:rPr>
          <w:t>length + encryptedData.length];</w:t>
        </w:r>
        <w:r>
          <w:rPr>
            <w:lang w:val="en-GB"/>
          </w:rPr>
          <w:br/>
        </w:r>
        <w:r w:rsidRPr="009F4BDE">
          <w:rPr>
            <w:lang w:val="en-GB"/>
          </w:rPr>
          <w:t>System.arraycopy(</w:t>
        </w:r>
        <w:r>
          <w:rPr>
            <w:lang w:val="en-GB"/>
          </w:rPr>
          <w:t>iv, 0, combined, 0, iv.length);</w:t>
        </w:r>
        <w:r>
          <w:rPr>
            <w:lang w:val="en-GB"/>
          </w:rPr>
          <w:br/>
        </w:r>
        <w:r w:rsidRPr="009F4BDE">
          <w:rPr>
            <w:lang w:val="en-GB"/>
          </w:rPr>
          <w:t>System.arraycopy(encryptedData, 0, combined, iv</w:t>
        </w:r>
        <w:r>
          <w:rPr>
            <w:lang w:val="en-GB"/>
          </w:rPr>
          <w:t>.length, encryptedData.length);</w:t>
        </w:r>
      </w:ins>
    </w:p>
    <w:p w14:paraId="0FBFFACD" w14:textId="77777777" w:rsidR="009F4BDE" w:rsidRPr="009F4BDE" w:rsidRDefault="009F4BDE" w:rsidP="009F4BDE">
      <w:pPr>
        <w:pStyle w:val="NormalWithSpacing"/>
        <w:ind w:left="720"/>
        <w:jc w:val="left"/>
        <w:rPr>
          <w:ins w:id="638" w:author="Author"/>
          <w:lang w:val="en-GB"/>
        </w:rPr>
      </w:pPr>
      <w:ins w:id="639" w:author="Author">
        <w:r w:rsidRPr="009F4BDE">
          <w:rPr>
            <w:lang w:val="en-GB"/>
          </w:rPr>
          <w:tab/>
        </w:r>
        <w:r w:rsidRPr="009F4BDE">
          <w:rPr>
            <w:lang w:val="en-GB"/>
          </w:rPr>
          <w:tab/>
          <w:t>return Base64.encodeBase64(combined);</w:t>
        </w:r>
      </w:ins>
    </w:p>
    <w:p w14:paraId="77DFCDDD" w14:textId="53053F5F" w:rsidR="009F4BDE" w:rsidRDefault="009F4BDE" w:rsidP="009F4BDE">
      <w:pPr>
        <w:pStyle w:val="NormalWithSpacing"/>
        <w:ind w:left="720"/>
        <w:jc w:val="left"/>
        <w:rPr>
          <w:ins w:id="640" w:author="Author"/>
          <w:lang w:val="en-GB"/>
        </w:rPr>
      </w:pPr>
      <w:ins w:id="641" w:author="Author">
        <w:r w:rsidRPr="009F4BDE">
          <w:rPr>
            <w:lang w:val="en-GB"/>
          </w:rPr>
          <w:tab/>
          <w:t>}</w:t>
        </w:r>
        <w:r>
          <w:rPr>
            <w:lang w:val="en-GB"/>
          </w:rPr>
          <w:t xml:space="preserve"> </w:t>
        </w:r>
      </w:ins>
    </w:p>
    <w:p w14:paraId="7BBBE5A9" w14:textId="6227B142" w:rsidR="009F4BDE" w:rsidRDefault="009F4BDE" w:rsidP="009F4BDE">
      <w:pPr>
        <w:pStyle w:val="NormalWithSpacing"/>
        <w:numPr>
          <w:ilvl w:val="0"/>
          <w:numId w:val="25"/>
        </w:numPr>
        <w:rPr>
          <w:ins w:id="642" w:author="Author"/>
          <w:lang w:val="en-GB"/>
        </w:rPr>
      </w:pPr>
      <w:ins w:id="643" w:author="Author">
        <w:r>
          <w:rPr>
            <w:lang w:val="en-GB"/>
          </w:rPr>
          <w:t>How to AES decrypt?</w:t>
        </w:r>
      </w:ins>
    </w:p>
    <w:p w14:paraId="134A8F53" w14:textId="7B97043C" w:rsidR="009F4BDE" w:rsidRPr="009F4BDE" w:rsidRDefault="009F4BDE" w:rsidP="009F4BDE">
      <w:pPr>
        <w:ind w:left="720" w:firstLine="720"/>
        <w:rPr>
          <w:ins w:id="644" w:author="Author"/>
          <w:lang w:val="en-GB"/>
        </w:rPr>
      </w:pPr>
      <w:ins w:id="645" w:author="Author">
        <w:r w:rsidRPr="009F4BDE">
          <w:rPr>
            <w:lang w:val="en-GB"/>
          </w:rPr>
          <w:t>public byte[] decryptAes(byte[] encryptedData, byte[] key) {</w:t>
        </w:r>
      </w:ins>
    </w:p>
    <w:p w14:paraId="2E691821" w14:textId="77777777" w:rsidR="009F4BDE" w:rsidRPr="009F4BDE" w:rsidRDefault="009F4BDE" w:rsidP="009F4BDE">
      <w:pPr>
        <w:ind w:left="720"/>
        <w:rPr>
          <w:ins w:id="646" w:author="Author"/>
          <w:lang w:val="en-GB"/>
        </w:rPr>
      </w:pPr>
      <w:ins w:id="647" w:author="Author">
        <w:r w:rsidRPr="009F4BDE">
          <w:rPr>
            <w:lang w:val="en-GB"/>
          </w:rPr>
          <w:tab/>
        </w:r>
        <w:r w:rsidRPr="009F4BDE">
          <w:rPr>
            <w:lang w:val="en-GB"/>
          </w:rPr>
          <w:tab/>
          <w:t>byte[] decryptedData = null;</w:t>
        </w:r>
      </w:ins>
    </w:p>
    <w:p w14:paraId="10CF6D94" w14:textId="77777777" w:rsidR="009F4BDE" w:rsidRPr="009F4BDE" w:rsidRDefault="009F4BDE" w:rsidP="009F4BDE">
      <w:pPr>
        <w:ind w:left="720"/>
        <w:rPr>
          <w:ins w:id="648" w:author="Author"/>
          <w:lang w:val="en-GB"/>
        </w:rPr>
      </w:pPr>
      <w:ins w:id="649" w:author="Author">
        <w:r w:rsidRPr="009F4BDE">
          <w:rPr>
            <w:lang w:val="en-GB"/>
          </w:rPr>
          <w:tab/>
        </w:r>
        <w:r w:rsidRPr="009F4BDE">
          <w:rPr>
            <w:lang w:val="en-GB"/>
          </w:rPr>
          <w:tab/>
          <w:t>byte[] iv = new byte[16];</w:t>
        </w:r>
      </w:ins>
    </w:p>
    <w:p w14:paraId="0D6B6286" w14:textId="229978CE" w:rsidR="009F4BDE" w:rsidRPr="009F4BDE" w:rsidRDefault="009F4BDE" w:rsidP="009F4BDE">
      <w:pPr>
        <w:ind w:left="720"/>
        <w:rPr>
          <w:ins w:id="650" w:author="Author"/>
          <w:lang w:val="en-GB"/>
        </w:rPr>
      </w:pPr>
      <w:ins w:id="651" w:author="Author">
        <w:r w:rsidRPr="009F4BDE">
          <w:rPr>
            <w:lang w:val="en-GB"/>
          </w:rPr>
          <w:tab/>
        </w:r>
        <w:r w:rsidRPr="009F4BDE">
          <w:rPr>
            <w:lang w:val="en-GB"/>
          </w:rPr>
          <w:tab/>
          <w:t>System.arraycopy(encryptedData, 0, iv, 0, iv.length);</w:t>
        </w:r>
      </w:ins>
    </w:p>
    <w:p w14:paraId="6BAF69A5" w14:textId="74BC4B81" w:rsidR="009F4BDE" w:rsidRPr="009F4BDE" w:rsidRDefault="009F4BDE" w:rsidP="009F4BDE">
      <w:pPr>
        <w:ind w:left="720"/>
        <w:rPr>
          <w:ins w:id="652" w:author="Author"/>
          <w:lang w:val="en-GB"/>
        </w:rPr>
      </w:pPr>
      <w:ins w:id="653" w:author="Author">
        <w:r w:rsidRPr="009F4BDE">
          <w:rPr>
            <w:lang w:val="en-GB"/>
          </w:rPr>
          <w:tab/>
        </w:r>
        <w:r w:rsidRPr="009F4BDE">
          <w:rPr>
            <w:lang w:val="en-GB"/>
          </w:rPr>
          <w:tab/>
          <w:t>SecretKeySpec secretKeySpecy = new SecretKeySpec(key, "AES");</w:t>
        </w:r>
      </w:ins>
    </w:p>
    <w:p w14:paraId="4374DD45" w14:textId="76A97771" w:rsidR="009F4BDE" w:rsidRPr="009F4BDE" w:rsidRDefault="009F4BDE" w:rsidP="009F4BDE">
      <w:pPr>
        <w:ind w:left="720"/>
        <w:rPr>
          <w:ins w:id="654" w:author="Author"/>
          <w:lang w:val="en-GB"/>
        </w:rPr>
      </w:pPr>
      <w:ins w:id="655" w:author="Author">
        <w:r w:rsidRPr="009F4BDE">
          <w:rPr>
            <w:lang w:val="en-GB"/>
          </w:rPr>
          <w:tab/>
        </w:r>
        <w:r w:rsidRPr="009F4BDE">
          <w:rPr>
            <w:lang w:val="en-GB"/>
          </w:rPr>
          <w:tab/>
          <w:t>Cipher aescipher = Cipher.getInstance("AES/CBC/PKCS5Padding");</w:t>
        </w:r>
      </w:ins>
    </w:p>
    <w:p w14:paraId="7559837E" w14:textId="5E581353" w:rsidR="009F4BDE" w:rsidRPr="009F4BDE" w:rsidRDefault="009F4BDE" w:rsidP="009F4BDE">
      <w:pPr>
        <w:ind w:left="720"/>
        <w:rPr>
          <w:ins w:id="656" w:author="Author"/>
          <w:lang w:val="en-GB"/>
        </w:rPr>
      </w:pPr>
      <w:ins w:id="657" w:author="Author">
        <w:r w:rsidRPr="009F4BDE">
          <w:rPr>
            <w:lang w:val="en-GB"/>
          </w:rPr>
          <w:tab/>
        </w:r>
        <w:r w:rsidRPr="009F4BDE">
          <w:rPr>
            <w:lang w:val="en-GB"/>
          </w:rPr>
          <w:tab/>
          <w:t>aescipher.init(Cipher.DECRYPT_MODE, secretKeySpecy, new IvParameterSpec(iv));</w:t>
        </w:r>
      </w:ins>
    </w:p>
    <w:p w14:paraId="06167A67" w14:textId="73EA38EE" w:rsidR="009F4BDE" w:rsidRPr="009F4BDE" w:rsidRDefault="009F4BDE" w:rsidP="009F4BDE">
      <w:pPr>
        <w:ind w:left="720"/>
        <w:rPr>
          <w:ins w:id="658" w:author="Author"/>
          <w:lang w:val="en-GB"/>
        </w:rPr>
      </w:pPr>
      <w:ins w:id="659" w:author="Author">
        <w:r w:rsidRPr="009F4BDE">
          <w:rPr>
            <w:lang w:val="en-GB"/>
          </w:rPr>
          <w:tab/>
        </w:r>
        <w:r w:rsidRPr="009F4BDE">
          <w:rPr>
            <w:lang w:val="en-GB"/>
          </w:rPr>
          <w:tab/>
          <w:t>byte[] encryptedDataWithOffset = new byte[encryptedData.length - 16];</w:t>
        </w:r>
      </w:ins>
    </w:p>
    <w:p w14:paraId="27627E30" w14:textId="77777777" w:rsidR="009F4BDE" w:rsidRPr="009F4BDE" w:rsidRDefault="009F4BDE" w:rsidP="009F4BDE">
      <w:pPr>
        <w:jc w:val="left"/>
        <w:rPr>
          <w:ins w:id="660" w:author="Author"/>
          <w:lang w:val="en-GB"/>
        </w:rPr>
      </w:pPr>
      <w:ins w:id="661" w:author="Author">
        <w:r w:rsidRPr="009F4BDE">
          <w:rPr>
            <w:lang w:val="en-GB"/>
          </w:rPr>
          <w:tab/>
        </w:r>
        <w:r w:rsidRPr="009F4BDE">
          <w:rPr>
            <w:lang w:val="en-GB"/>
          </w:rPr>
          <w:tab/>
        </w:r>
        <w:r w:rsidRPr="009F4BDE">
          <w:rPr>
            <w:lang w:val="en-GB"/>
          </w:rPr>
          <w:tab/>
          <w:t>System.arraycopy(encryptedData, 16, encryptedDataWithOffset, 0, encryptedDataWithOffset.length);</w:t>
        </w:r>
      </w:ins>
    </w:p>
    <w:p w14:paraId="088FB6D5" w14:textId="77777777" w:rsidR="009F4BDE" w:rsidRPr="009F4BDE" w:rsidRDefault="009F4BDE" w:rsidP="009F4BDE">
      <w:pPr>
        <w:jc w:val="left"/>
        <w:rPr>
          <w:ins w:id="662" w:author="Author"/>
          <w:lang w:val="en-GB"/>
        </w:rPr>
      </w:pPr>
      <w:ins w:id="663" w:author="Author">
        <w:r w:rsidRPr="009F4BDE">
          <w:rPr>
            <w:lang w:val="en-GB"/>
          </w:rPr>
          <w:tab/>
        </w:r>
        <w:r w:rsidRPr="009F4BDE">
          <w:rPr>
            <w:lang w:val="en-GB"/>
          </w:rPr>
          <w:tab/>
        </w:r>
        <w:r w:rsidRPr="009F4BDE">
          <w:rPr>
            <w:lang w:val="en-GB"/>
          </w:rPr>
          <w:tab/>
          <w:t>decryptedData = aescipher.doFinal(encryptedDataWithOffset);</w:t>
        </w:r>
      </w:ins>
    </w:p>
    <w:p w14:paraId="171ED699" w14:textId="49B1F8F4" w:rsidR="009F4BDE" w:rsidRPr="009F4BDE" w:rsidRDefault="009F4BDE" w:rsidP="009F4BDE">
      <w:pPr>
        <w:jc w:val="left"/>
        <w:rPr>
          <w:ins w:id="664" w:author="Author"/>
          <w:lang w:val="en-GB"/>
        </w:rPr>
      </w:pPr>
      <w:ins w:id="665" w:author="Author">
        <w:r w:rsidRPr="009F4BDE">
          <w:rPr>
            <w:lang w:val="en-GB"/>
          </w:rPr>
          <w:tab/>
        </w:r>
        <w:r w:rsidRPr="009F4BDE">
          <w:rPr>
            <w:lang w:val="en-GB"/>
          </w:rPr>
          <w:tab/>
        </w:r>
        <w:r w:rsidRPr="009F4BDE">
          <w:rPr>
            <w:lang w:val="en-GB"/>
          </w:rPr>
          <w:tab/>
          <w:t>String SealedMessageDecrypted = new String(decryptedData, "UT</w:t>
        </w:r>
        <w:r>
          <w:rPr>
            <w:lang w:val="en-GB"/>
          </w:rPr>
          <w:t>F-8");</w:t>
        </w:r>
      </w:ins>
    </w:p>
    <w:p w14:paraId="151B5A91" w14:textId="4BA883C1" w:rsidR="009F4BDE" w:rsidRPr="009F4BDE" w:rsidRDefault="009F4BDE" w:rsidP="009F4BDE">
      <w:pPr>
        <w:rPr>
          <w:ins w:id="666" w:author="Author"/>
          <w:lang w:val="en-GB"/>
        </w:rPr>
      </w:pPr>
      <w:ins w:id="667" w:author="Author">
        <w:r w:rsidRPr="009F4BDE">
          <w:rPr>
            <w:lang w:val="en-GB"/>
          </w:rPr>
          <w:tab/>
        </w:r>
        <w:r w:rsidRPr="009F4BDE">
          <w:rPr>
            <w:lang w:val="en-GB"/>
          </w:rPr>
          <w:tab/>
        </w:r>
        <w:r>
          <w:rPr>
            <w:lang w:val="en-GB"/>
          </w:rPr>
          <w:tab/>
        </w:r>
        <w:r w:rsidRPr="009F4BDE">
          <w:rPr>
            <w:lang w:val="en-GB"/>
          </w:rPr>
          <w:t>return decryptedData;</w:t>
        </w:r>
      </w:ins>
    </w:p>
    <w:p w14:paraId="27C81C33" w14:textId="7DDA3372" w:rsidR="009F4BDE" w:rsidRDefault="009F4BDE" w:rsidP="009F4BDE">
      <w:pPr>
        <w:rPr>
          <w:ins w:id="668" w:author="Author"/>
          <w:lang w:val="en-GB"/>
        </w:rPr>
      </w:pPr>
      <w:ins w:id="669" w:author="Author">
        <w:r w:rsidRPr="009F4BDE">
          <w:rPr>
            <w:lang w:val="en-GB"/>
          </w:rPr>
          <w:tab/>
        </w:r>
        <w:r>
          <w:rPr>
            <w:lang w:val="en-GB"/>
          </w:rPr>
          <w:tab/>
        </w:r>
        <w:r w:rsidRPr="009F4BDE">
          <w:rPr>
            <w:lang w:val="en-GB"/>
          </w:rPr>
          <w:t>}</w:t>
        </w:r>
      </w:ins>
    </w:p>
    <w:p w14:paraId="1DA91CA0" w14:textId="17E78479" w:rsidR="009F4BDE" w:rsidRDefault="00491805" w:rsidP="00491805">
      <w:pPr>
        <w:pStyle w:val="NormalWithSpacing"/>
        <w:numPr>
          <w:ilvl w:val="0"/>
          <w:numId w:val="25"/>
        </w:numPr>
        <w:jc w:val="left"/>
        <w:rPr>
          <w:ins w:id="670" w:author="Author"/>
          <w:lang w:val="en-GB"/>
        </w:rPr>
      </w:pPr>
      <w:ins w:id="671" w:author="Author">
        <w:r>
          <w:rPr>
            <w:lang w:val="en-GB"/>
          </w:rPr>
          <w:t>How to do RSA encryption?</w:t>
        </w:r>
      </w:ins>
    </w:p>
    <w:p w14:paraId="459B6285" w14:textId="4F508E80" w:rsidR="00491805" w:rsidRPr="00491805" w:rsidRDefault="00491805" w:rsidP="000B3E49">
      <w:pPr>
        <w:pStyle w:val="NormalWithSpacing"/>
        <w:ind w:left="720" w:firstLine="720"/>
        <w:jc w:val="left"/>
        <w:rPr>
          <w:ins w:id="672" w:author="Author"/>
          <w:lang w:val="en-GB"/>
        </w:rPr>
      </w:pPr>
      <w:ins w:id="673" w:author="Author">
        <w:r w:rsidRPr="00491805">
          <w:rPr>
            <w:lang w:val="en-GB"/>
          </w:rPr>
          <w:t>private byte[] encryptRsa(PublicKey publicKey, byte[] clea</w:t>
        </w:r>
        <w:r w:rsidR="000B3E49">
          <w:rPr>
            <w:lang w:val="en-GB"/>
          </w:rPr>
          <w:t>rData) {</w:t>
        </w:r>
      </w:ins>
    </w:p>
    <w:p w14:paraId="49615EA2" w14:textId="06B6BD16" w:rsidR="00491805" w:rsidRPr="00491805" w:rsidRDefault="000B3E49" w:rsidP="000B3E49">
      <w:pPr>
        <w:pStyle w:val="NormalWithSpacing"/>
        <w:ind w:left="2160"/>
        <w:jc w:val="left"/>
        <w:rPr>
          <w:ins w:id="674" w:author="Author"/>
          <w:lang w:val="en-GB"/>
        </w:rPr>
      </w:pPr>
      <w:ins w:id="675" w:author="Author">
        <w:r w:rsidRPr="000B3E49">
          <w:rPr>
            <w:lang w:val="en-GB"/>
          </w:rPr>
          <w:t xml:space="preserve">Cipher </w:t>
        </w:r>
        <w:r w:rsidR="00491805" w:rsidRPr="000B3E49">
          <w:rPr>
            <w:lang w:val="en-GB"/>
          </w:rPr>
          <w:t>rsa = Cipher.getInstance(ENCRYPTION_ALGORITHM);</w:t>
        </w:r>
        <w:r w:rsidRPr="000B3E49">
          <w:rPr>
            <w:lang w:val="en-GB"/>
          </w:rPr>
          <w:br/>
        </w:r>
        <w:r w:rsidR="00491805" w:rsidRPr="000B3E49">
          <w:rPr>
            <w:lang w:val="en-GB"/>
          </w:rPr>
          <w:t>rsa.init(Cipher.ENCRYPT_MODE, publicKey);</w:t>
        </w:r>
        <w:r w:rsidRPr="000B3E49">
          <w:rPr>
            <w:lang w:val="en-GB"/>
          </w:rPr>
          <w:br/>
        </w:r>
        <w:r w:rsidR="00491805" w:rsidRPr="00491805">
          <w:rPr>
            <w:lang w:val="en-GB"/>
          </w:rPr>
          <w:t>ByteArrayOutputStream byteOutputStream = new ByteArrayOutputStream();</w:t>
        </w:r>
        <w:r>
          <w:rPr>
            <w:lang w:val="en-GB"/>
          </w:rPr>
          <w:br/>
        </w:r>
        <w:r w:rsidR="00491805" w:rsidRPr="00491805">
          <w:rPr>
            <w:lang w:val="en-GB"/>
          </w:rPr>
          <w:t>CipherOutputStream os = new CipherOutpu</w:t>
        </w:r>
        <w:r>
          <w:rPr>
            <w:lang w:val="en-GB"/>
          </w:rPr>
          <w:t>tStream(byteOutputStream, rsa);</w:t>
        </w:r>
        <w:r>
          <w:rPr>
            <w:lang w:val="en-GB"/>
          </w:rPr>
          <w:br/>
          <w:t>os.write(clearData);</w:t>
        </w:r>
        <w:r>
          <w:rPr>
            <w:lang w:val="en-GB"/>
          </w:rPr>
          <w:br/>
          <w:t>os.flush();</w:t>
        </w:r>
        <w:r>
          <w:rPr>
            <w:lang w:val="en-GB"/>
          </w:rPr>
          <w:br/>
          <w:t>os.close();</w:t>
        </w:r>
        <w:r>
          <w:rPr>
            <w:lang w:val="en-GB"/>
          </w:rPr>
          <w:br/>
        </w:r>
        <w:r w:rsidR="00491805" w:rsidRPr="00491805">
          <w:rPr>
            <w:lang w:val="en-GB"/>
          </w:rPr>
          <w:t>return Base64.encodeBase64(byteOutputStream.toByteArray());</w:t>
        </w:r>
      </w:ins>
    </w:p>
    <w:p w14:paraId="537DB076" w14:textId="377848DD" w:rsidR="00491805" w:rsidRDefault="00491805" w:rsidP="00491805">
      <w:pPr>
        <w:pStyle w:val="NormalWithSpacing"/>
        <w:ind w:left="720"/>
        <w:jc w:val="left"/>
        <w:rPr>
          <w:ins w:id="676" w:author="Author"/>
          <w:lang w:val="en-GB"/>
        </w:rPr>
      </w:pPr>
      <w:ins w:id="677" w:author="Author">
        <w:r w:rsidRPr="00491805">
          <w:rPr>
            <w:lang w:val="en-GB"/>
          </w:rPr>
          <w:tab/>
          <w:t>}</w:t>
        </w:r>
      </w:ins>
    </w:p>
    <w:p w14:paraId="2B8099C9" w14:textId="60041C36" w:rsidR="000B3E49" w:rsidRDefault="000B3E49" w:rsidP="000B3E49">
      <w:pPr>
        <w:pStyle w:val="NormalWithSpacing"/>
        <w:numPr>
          <w:ilvl w:val="0"/>
          <w:numId w:val="25"/>
        </w:numPr>
        <w:jc w:val="left"/>
        <w:rPr>
          <w:ins w:id="678" w:author="Author"/>
          <w:lang w:val="en-GB"/>
        </w:rPr>
      </w:pPr>
      <w:ins w:id="679" w:author="Author">
        <w:r>
          <w:rPr>
            <w:lang w:val="en-GB"/>
          </w:rPr>
          <w:t>How to do RSA decryption</w:t>
        </w:r>
      </w:ins>
    </w:p>
    <w:p w14:paraId="707DD080" w14:textId="0B76F2EB" w:rsidR="000B3E49" w:rsidRPr="000B3E49" w:rsidRDefault="000B3E49" w:rsidP="000B3E49">
      <w:pPr>
        <w:pStyle w:val="NormalWithSpacing"/>
        <w:ind w:left="720" w:firstLine="720"/>
        <w:jc w:val="left"/>
        <w:rPr>
          <w:ins w:id="680" w:author="Author"/>
          <w:lang w:val="en-GB"/>
        </w:rPr>
      </w:pPr>
      <w:ins w:id="681" w:author="Author">
        <w:r>
          <w:rPr>
            <w:lang w:val="en-GB"/>
          </w:rPr>
          <w:t>private</w:t>
        </w:r>
        <w:r w:rsidRPr="000B3E49">
          <w:rPr>
            <w:lang w:val="en-GB"/>
          </w:rPr>
          <w:t xml:space="preserve"> byte[] decryptRsa(PrivateKey priva</w:t>
        </w:r>
        <w:r>
          <w:rPr>
            <w:lang w:val="en-GB"/>
          </w:rPr>
          <w:t xml:space="preserve">teKey, byte[] data) </w:t>
        </w:r>
        <w:r w:rsidRPr="000B3E49">
          <w:rPr>
            <w:lang w:val="en-GB"/>
          </w:rPr>
          <w:t>{</w:t>
        </w:r>
      </w:ins>
    </w:p>
    <w:p w14:paraId="6C90957F" w14:textId="1B073A6B" w:rsidR="000B3E49" w:rsidRPr="000B3E49" w:rsidRDefault="000B3E49" w:rsidP="000B3E49">
      <w:pPr>
        <w:pStyle w:val="NormalWithSpacing"/>
        <w:ind w:left="2160"/>
        <w:jc w:val="left"/>
        <w:rPr>
          <w:ins w:id="682" w:author="Author"/>
          <w:lang w:val="en-GB"/>
        </w:rPr>
      </w:pPr>
      <w:ins w:id="683" w:author="Author">
        <w:r w:rsidRPr="000B3E49">
          <w:rPr>
            <w:lang w:val="en-GB"/>
          </w:rPr>
          <w:t>Cipher rsa = Cipher.getInstance(ENCRYPTION_ALGORITHM);</w:t>
        </w:r>
        <w:r>
          <w:rPr>
            <w:lang w:val="en-GB"/>
          </w:rPr>
          <w:br/>
        </w:r>
        <w:r w:rsidRPr="000B3E49">
          <w:rPr>
            <w:lang w:val="en-GB"/>
          </w:rPr>
          <w:t>rsa.init(Cipher.DECRYPT_MODE, privateKey);</w:t>
        </w:r>
        <w:r>
          <w:rPr>
            <w:lang w:val="en-GB"/>
          </w:rPr>
          <w:br/>
        </w:r>
        <w:r w:rsidRPr="000B3E49">
          <w:rPr>
            <w:lang w:val="en-GB"/>
          </w:rPr>
          <w:t>ByteArrayOutputStream byteOutputStream</w:t>
        </w:r>
        <w:r>
          <w:rPr>
            <w:lang w:val="en-GB"/>
          </w:rPr>
          <w:t xml:space="preserve"> = new ByteArrayOutputStream();</w:t>
        </w:r>
        <w:r>
          <w:rPr>
            <w:lang w:val="en-GB"/>
          </w:rPr>
          <w:br/>
        </w:r>
        <w:r w:rsidRPr="000B3E49">
          <w:rPr>
            <w:lang w:val="en-GB"/>
          </w:rPr>
          <w:t>CipherOutputStream os = new CipherOutpu</w:t>
        </w:r>
        <w:r>
          <w:rPr>
            <w:lang w:val="en-GB"/>
          </w:rPr>
          <w:t>tStream(byteOutputStream, rsa);</w:t>
        </w:r>
        <w:r>
          <w:rPr>
            <w:lang w:val="en-GB"/>
          </w:rPr>
          <w:br/>
        </w:r>
        <w:r w:rsidRPr="000B3E49">
          <w:rPr>
            <w:lang w:val="en-GB"/>
          </w:rPr>
          <w:t>os.write(</w:t>
        </w:r>
        <w:r>
          <w:rPr>
            <w:lang w:val="en-GB"/>
          </w:rPr>
          <w:t>data);</w:t>
        </w:r>
        <w:r>
          <w:rPr>
            <w:lang w:val="en-GB"/>
          </w:rPr>
          <w:br/>
          <w:t>os.flush();</w:t>
        </w:r>
        <w:r>
          <w:rPr>
            <w:lang w:val="en-GB"/>
          </w:rPr>
          <w:br/>
          <w:t>os.close();</w:t>
        </w:r>
        <w:r>
          <w:rPr>
            <w:lang w:val="en-GB"/>
          </w:rPr>
          <w:br/>
        </w:r>
        <w:r w:rsidRPr="000B3E49">
          <w:rPr>
            <w:lang w:val="en-GB"/>
          </w:rPr>
          <w:t>return byteOutputStream.toByteArray();</w:t>
        </w:r>
      </w:ins>
    </w:p>
    <w:p w14:paraId="27C8DE47" w14:textId="01C41616" w:rsidR="000B3E49" w:rsidRPr="00C20B64" w:rsidRDefault="000B3E49" w:rsidP="000B3E49">
      <w:pPr>
        <w:pStyle w:val="NormalWithSpacing"/>
        <w:ind w:left="720"/>
        <w:jc w:val="left"/>
        <w:rPr>
          <w:ins w:id="684" w:author="Author"/>
          <w:lang w:val="en-GB"/>
        </w:rPr>
      </w:pPr>
      <w:ins w:id="685" w:author="Author">
        <w:r w:rsidRPr="000B3E49">
          <w:rPr>
            <w:lang w:val="en-GB"/>
          </w:rPr>
          <w:tab/>
          <w:t>}</w:t>
        </w:r>
      </w:ins>
    </w:p>
    <w:p w14:paraId="5335BA6F" w14:textId="68B8BF4D" w:rsidR="00A55183" w:rsidRDefault="00A55183" w:rsidP="00A55183">
      <w:pPr>
        <w:pStyle w:val="Heading1"/>
        <w:rPr>
          <w:lang w:val="en-GB"/>
        </w:rPr>
      </w:pPr>
      <w:bookmarkStart w:id="686" w:name="_Toc370160392"/>
      <w:bookmarkStart w:id="687" w:name="_Toc372113897"/>
      <w:r>
        <w:rPr>
          <w:lang w:val="en-GB"/>
        </w:rPr>
        <w:t>Connection parameters</w:t>
      </w:r>
      <w:bookmarkEnd w:id="686"/>
      <w:bookmarkEnd w:id="687"/>
    </w:p>
    <w:p w14:paraId="1AC09249" w14:textId="4D1417E3" w:rsidR="00A55183" w:rsidRDefault="00A55183" w:rsidP="00A55183">
      <w:pPr>
        <w:pStyle w:val="Heading2"/>
      </w:pPr>
      <w:bookmarkStart w:id="688" w:name="_Toc370160393"/>
      <w:bookmarkStart w:id="689" w:name="_Toc372113898"/>
      <w:r>
        <w:t>Webservice</w:t>
      </w:r>
      <w:bookmarkEnd w:id="688"/>
      <w:bookmarkEnd w:id="689"/>
    </w:p>
    <w:p w14:paraId="7B76F986" w14:textId="2B259A06" w:rsidR="00A55183" w:rsidRDefault="00A55183" w:rsidP="00A55183">
      <w:pPr>
        <w:pStyle w:val="NormalWithSpacing"/>
        <w:rPr>
          <w:lang w:val="en-GB"/>
        </w:rPr>
      </w:pPr>
      <w:r>
        <w:rPr>
          <w:lang w:val="en-GB"/>
        </w:rPr>
        <w:t xml:space="preserve">The </w:t>
      </w:r>
      <w:r w:rsidR="00537E28">
        <w:rPr>
          <w:lang w:val="en-GB"/>
        </w:rPr>
        <w:t xml:space="preserve">acceptance </w:t>
      </w:r>
      <w:r>
        <w:rPr>
          <w:lang w:val="en-GB"/>
        </w:rPr>
        <w:t>webservice can b</w:t>
      </w:r>
      <w:bookmarkStart w:id="690" w:name="_GoBack"/>
      <w:bookmarkEnd w:id="690"/>
      <w:r>
        <w:rPr>
          <w:lang w:val="en-GB"/>
        </w:rPr>
        <w:t>e found on the url</w:t>
      </w:r>
    </w:p>
    <w:p w14:paraId="2D3C6FC3" w14:textId="09A164BE" w:rsidR="00537E28" w:rsidRDefault="005951F5" w:rsidP="00537E28">
      <w:pPr>
        <w:rPr>
          <w:rFonts w:ascii="Segoe UI" w:hAnsi="Segoe UI" w:cs="Segoe UI"/>
          <w:color w:val="000000"/>
        </w:rPr>
      </w:pPr>
      <w:hyperlink r:id="rId52" w:history="1">
        <w:r w:rsidR="003B5D79" w:rsidRPr="00A857E5">
          <w:rPr>
            <w:rStyle w:val="Hyperlink"/>
            <w:rFonts w:ascii="Segoe UI" w:hAnsi="Segoe UI" w:cs="Segoe UI"/>
          </w:rPr>
          <w:t>https://acc-tip.gfd-dpp.be/be-apb-gfddpp-services-TIPSystem/PanoramixTIPSystemServices?wsdl</w:t>
        </w:r>
      </w:hyperlink>
    </w:p>
    <w:p w14:paraId="7F773882" w14:textId="77777777" w:rsidR="00537E28" w:rsidRDefault="00537E28" w:rsidP="00A55183">
      <w:pPr>
        <w:pStyle w:val="NormalWithSpacing"/>
      </w:pPr>
    </w:p>
    <w:p w14:paraId="3ADD73F8" w14:textId="6807AD5C" w:rsidR="00A55183" w:rsidRDefault="00A55183" w:rsidP="00A55183">
      <w:pPr>
        <w:pStyle w:val="Heading2"/>
      </w:pPr>
      <w:bookmarkStart w:id="691" w:name="_Toc370160394"/>
      <w:bookmarkStart w:id="692" w:name="_Toc372113899"/>
      <w:r>
        <w:t>SFTP</w:t>
      </w:r>
      <w:bookmarkEnd w:id="691"/>
      <w:bookmarkEnd w:id="692"/>
    </w:p>
    <w:p w14:paraId="6AE2866F" w14:textId="28C5C9D0" w:rsidR="00A55183" w:rsidRDefault="00A55183" w:rsidP="00A55183">
      <w:pPr>
        <w:pStyle w:val="NormalWithSpacing"/>
        <w:rPr>
          <w:lang w:val="en-GB"/>
        </w:rPr>
      </w:pPr>
      <w:r>
        <w:rPr>
          <w:lang w:val="en-GB"/>
        </w:rPr>
        <w:t>The IP address</w:t>
      </w:r>
      <w:r w:rsidR="003B5D79">
        <w:rPr>
          <w:lang w:val="en-GB"/>
        </w:rPr>
        <w:t xml:space="preserve">es to connect </w:t>
      </w:r>
      <w:del w:id="693" w:author="Author">
        <w:r w:rsidR="003B5D79">
          <w:rPr>
            <w:lang w:val="en-GB"/>
          </w:rPr>
          <w:delText>the SFTP to, are</w:delText>
        </w:r>
        <w:r>
          <w:rPr>
            <w:lang w:val="en-GB"/>
          </w:rPr>
          <w:delText>n’t yet fixed. This will be communicated separately.</w:delText>
        </w:r>
      </w:del>
      <w:ins w:id="694" w:author="Author">
        <w:r w:rsidR="0022273A">
          <w:rPr>
            <w:lang w:val="en-GB"/>
          </w:rPr>
          <w:t xml:space="preserve">to </w:t>
        </w:r>
        <w:r w:rsidR="003B5D79">
          <w:rPr>
            <w:lang w:val="en-GB"/>
          </w:rPr>
          <w:t>the SFTP</w:t>
        </w:r>
        <w:r w:rsidR="0022273A">
          <w:rPr>
            <w:lang w:val="en-GB"/>
          </w:rPr>
          <w:t xml:space="preserve"> for each environment</w:t>
        </w:r>
        <w:r>
          <w:rPr>
            <w:lang w:val="en-GB"/>
          </w:rPr>
          <w:t xml:space="preserve"> </w:t>
        </w:r>
      </w:ins>
    </w:p>
    <w:p w14:paraId="5A1C3C5C" w14:textId="7F8B6F5A" w:rsidR="0022273A" w:rsidRDefault="0022273A" w:rsidP="0022273A">
      <w:pPr>
        <w:pStyle w:val="Heading3"/>
        <w:rPr>
          <w:ins w:id="695" w:author="Author"/>
        </w:rPr>
      </w:pPr>
      <w:ins w:id="696" w:author="Author">
        <w:r>
          <w:t>Acceptance</w:t>
        </w:r>
      </w:ins>
    </w:p>
    <w:p w14:paraId="396C0781" w14:textId="2510AB15" w:rsidR="0022273A" w:rsidRDefault="0022273A" w:rsidP="0022273A">
      <w:pPr>
        <w:pStyle w:val="NormalWithSpacing"/>
        <w:numPr>
          <w:ilvl w:val="0"/>
          <w:numId w:val="23"/>
        </w:numPr>
        <w:rPr>
          <w:ins w:id="697" w:author="Author"/>
          <w:lang w:val="en-GB"/>
        </w:rPr>
      </w:pPr>
      <w:ins w:id="698" w:author="Author">
        <w:r>
          <w:rPr>
            <w:lang w:val="en-GB"/>
          </w:rPr>
          <w:t>IP Addresses:</w:t>
        </w:r>
        <w:r w:rsidR="003B4877" w:rsidRPr="003B4877">
          <w:rPr>
            <w:color w:val="1F497D"/>
            <w:lang w:val="en-GB"/>
          </w:rPr>
          <w:t xml:space="preserve"> </w:t>
        </w:r>
        <w:r w:rsidR="003B4877" w:rsidRPr="003B4877">
          <w:rPr>
            <w:lang w:val="en-GB"/>
          </w:rPr>
          <w:t>81.247.254.229</w:t>
        </w:r>
      </w:ins>
    </w:p>
    <w:p w14:paraId="66633D5D" w14:textId="1FD54F7D" w:rsidR="003B4877" w:rsidRDefault="005C19FE" w:rsidP="0022273A">
      <w:pPr>
        <w:pStyle w:val="NormalWithSpacing"/>
        <w:numPr>
          <w:ilvl w:val="0"/>
          <w:numId w:val="23"/>
        </w:numPr>
        <w:rPr>
          <w:ins w:id="699" w:author="Author"/>
          <w:lang w:val="en-GB"/>
        </w:rPr>
      </w:pPr>
      <w:ins w:id="700" w:author="Author">
        <w:r>
          <w:rPr>
            <w:lang w:val="en-GB"/>
          </w:rPr>
          <w:t>Port: 22</w:t>
        </w:r>
      </w:ins>
    </w:p>
    <w:p w14:paraId="4B087DF7" w14:textId="0D0BF880" w:rsidR="005C19FE" w:rsidRDefault="005C19FE" w:rsidP="005C19FE">
      <w:pPr>
        <w:pStyle w:val="Heading3"/>
        <w:rPr>
          <w:ins w:id="701" w:author="Author"/>
        </w:rPr>
      </w:pPr>
      <w:ins w:id="702" w:author="Author">
        <w:r>
          <w:t>Production</w:t>
        </w:r>
      </w:ins>
    </w:p>
    <w:p w14:paraId="497CDEE2" w14:textId="376536B6" w:rsidR="005C19FE" w:rsidRDefault="005C19FE" w:rsidP="005C19FE">
      <w:pPr>
        <w:pStyle w:val="NormalWithSpacing"/>
        <w:numPr>
          <w:ilvl w:val="0"/>
          <w:numId w:val="23"/>
        </w:numPr>
        <w:rPr>
          <w:ins w:id="703" w:author="Author"/>
          <w:lang w:val="en-GB"/>
        </w:rPr>
      </w:pPr>
      <w:ins w:id="704" w:author="Author">
        <w:r>
          <w:rPr>
            <w:lang w:val="en-GB"/>
          </w:rPr>
          <w:t>IP Addresses:</w:t>
        </w:r>
        <w:r w:rsidRPr="003B4877">
          <w:rPr>
            <w:color w:val="1F497D"/>
            <w:lang w:val="en-GB"/>
          </w:rPr>
          <w:t xml:space="preserve"> </w:t>
        </w:r>
        <w:r w:rsidRPr="005C19FE">
          <w:rPr>
            <w:lang w:val="en-GB"/>
          </w:rPr>
          <w:t>81.247.254.84</w:t>
        </w:r>
      </w:ins>
    </w:p>
    <w:p w14:paraId="567F673B" w14:textId="77777777" w:rsidR="005C19FE" w:rsidRDefault="005C19FE" w:rsidP="005C19FE">
      <w:pPr>
        <w:pStyle w:val="NormalWithSpacing"/>
        <w:numPr>
          <w:ilvl w:val="0"/>
          <w:numId w:val="23"/>
        </w:numPr>
        <w:rPr>
          <w:ins w:id="705" w:author="Author"/>
          <w:lang w:val="en-GB"/>
        </w:rPr>
      </w:pPr>
      <w:ins w:id="706" w:author="Author">
        <w:r>
          <w:rPr>
            <w:lang w:val="en-GB"/>
          </w:rPr>
          <w:t>Port: 22</w:t>
        </w:r>
      </w:ins>
    </w:p>
    <w:p w14:paraId="55573152" w14:textId="77777777" w:rsidR="005C19FE" w:rsidRPr="005C19FE" w:rsidRDefault="005C19FE" w:rsidP="005C19FE">
      <w:pPr>
        <w:pStyle w:val="NormalWithSpacing"/>
        <w:rPr>
          <w:ins w:id="707" w:author="Author"/>
          <w:lang w:val="en-GB"/>
        </w:rPr>
      </w:pPr>
    </w:p>
    <w:p w14:paraId="56020CFE" w14:textId="27B947B0" w:rsidR="007517DA" w:rsidRDefault="00257DEF" w:rsidP="00E00381">
      <w:pPr>
        <w:pStyle w:val="Heading1"/>
        <w:rPr>
          <w:lang w:val="en-GB"/>
        </w:rPr>
      </w:pPr>
      <w:bookmarkStart w:id="708" w:name="_Toc370160395"/>
      <w:bookmarkStart w:id="709" w:name="_Toc372113900"/>
      <w:r>
        <w:rPr>
          <w:lang w:val="en-GB"/>
        </w:rPr>
        <w:t>Appendix</w:t>
      </w:r>
      <w:bookmarkEnd w:id="708"/>
      <w:bookmarkEnd w:id="709"/>
    </w:p>
    <w:p w14:paraId="19C5BDA2" w14:textId="399804A8" w:rsidR="00E00381" w:rsidRDefault="00E00381" w:rsidP="00E00381">
      <w:pPr>
        <w:pStyle w:val="Heading2"/>
      </w:pPr>
      <w:bookmarkStart w:id="710" w:name="_Ref365553057"/>
      <w:bookmarkStart w:id="711" w:name="_Toc370160396"/>
      <w:bookmarkStart w:id="712" w:name="_Toc372113901"/>
      <w:r>
        <w:t>Single Message</w:t>
      </w:r>
      <w:bookmarkEnd w:id="710"/>
      <w:bookmarkEnd w:id="711"/>
      <w:bookmarkEnd w:id="712"/>
    </w:p>
    <w:p w14:paraId="7D5ABEB5" w14:textId="77777777" w:rsidR="00E00381" w:rsidRDefault="0055135C" w:rsidP="00CD121C">
      <w:pPr>
        <w:pStyle w:val="NormalWithSpacing"/>
        <w:jc w:val="left"/>
        <w:rPr>
          <w:del w:id="713" w:author="Author"/>
          <w:lang w:val="en-GB"/>
        </w:rPr>
      </w:pPr>
      <w:del w:id="714" w:author="Author">
        <w:r>
          <w:rPr>
            <w:lang w:val="en-GB"/>
          </w:rPr>
          <w:object w:dxaOrig="1531" w:dyaOrig="1002" w14:anchorId="46DBE7DC">
            <v:shape id="_x0000_i1041" type="#_x0000_t75" style="width:76.5pt;height:50.25pt" o:ole="">
              <v:imagedata r:id="rId53" o:title=""/>
            </v:shape>
            <o:OLEObject Type="Embed" ProgID="Package" ShapeID="_x0000_i1041" DrawAspect="Icon" ObjectID="_1446273584" r:id="rId54"/>
          </w:object>
        </w:r>
      </w:del>
    </w:p>
    <w:p w14:paraId="4C6F723B" w14:textId="57EDAE91" w:rsidR="00E00381" w:rsidRDefault="0055135C" w:rsidP="00CD121C">
      <w:pPr>
        <w:pStyle w:val="NormalWithSpacing"/>
        <w:jc w:val="left"/>
        <w:rPr>
          <w:ins w:id="715" w:author="Author"/>
          <w:lang w:val="en-GB"/>
        </w:rPr>
      </w:pPr>
      <w:ins w:id="716" w:author="Author">
        <w:r>
          <w:rPr>
            <w:lang w:val="en-GB"/>
          </w:rPr>
          <w:object w:dxaOrig="1531" w:dyaOrig="1002" w14:anchorId="544ED0F5">
            <v:shape id="_x0000_i1032" type="#_x0000_t75" style="width:76.5pt;height:50.25pt" o:ole="">
              <v:imagedata r:id="rId53" o:title=""/>
            </v:shape>
            <o:OLEObject Type="Embed" ProgID="Package" ShapeID="_x0000_i1032" DrawAspect="Icon" ObjectID="_1446273585" r:id="rId55"/>
          </w:object>
        </w:r>
      </w:ins>
    </w:p>
    <w:p w14:paraId="193B3DF5" w14:textId="16B67F4E" w:rsidR="00CD121C" w:rsidRDefault="00CD121C" w:rsidP="00CD121C">
      <w:pPr>
        <w:pStyle w:val="Heading2"/>
      </w:pPr>
      <w:bookmarkStart w:id="717" w:name="_Ref365553510"/>
      <w:bookmarkStart w:id="718" w:name="_Toc370160397"/>
      <w:bookmarkStart w:id="719" w:name="_Toc372113902"/>
      <w:r>
        <w:t>BVAC Field Definition</w:t>
      </w:r>
      <w:bookmarkEnd w:id="717"/>
      <w:bookmarkEnd w:id="718"/>
      <w:bookmarkEnd w:id="719"/>
    </w:p>
    <w:p w14:paraId="17127A24" w14:textId="77777777" w:rsidR="00CD121C" w:rsidRDefault="00CD121C" w:rsidP="00CD121C">
      <w:pPr>
        <w:pStyle w:val="NormalWithSpacing"/>
        <w:jc w:val="left"/>
        <w:rPr>
          <w:del w:id="720" w:author="Author"/>
          <w:lang w:val="en-GB"/>
        </w:rPr>
      </w:pPr>
      <w:del w:id="721" w:author="Author">
        <w:r>
          <w:object w:dxaOrig="1545" w:dyaOrig="1005" w14:anchorId="1D531327">
            <v:shape id="_x0000_i1042" type="#_x0000_t75" style="width:76.5pt;height:50.25pt" o:ole="">
              <v:imagedata r:id="rId56" o:title=""/>
            </v:shape>
            <o:OLEObject Type="Embed" ProgID="Excel.Sheet.8" ShapeID="_x0000_i1042" DrawAspect="Icon" ObjectID="_1446273586" r:id="rId57"/>
          </w:object>
        </w:r>
      </w:del>
    </w:p>
    <w:bookmarkStart w:id="722" w:name="_MON_1439360287"/>
    <w:bookmarkEnd w:id="722"/>
    <w:p w14:paraId="6078D5FF" w14:textId="629E988E" w:rsidR="00CD121C" w:rsidRDefault="009C4437" w:rsidP="00CD121C">
      <w:pPr>
        <w:pStyle w:val="NormalWithSpacing"/>
        <w:jc w:val="left"/>
        <w:rPr>
          <w:ins w:id="723" w:author="Author"/>
          <w:lang w:val="en-GB"/>
        </w:rPr>
      </w:pPr>
      <w:ins w:id="724" w:author="Author">
        <w:r>
          <w:object w:dxaOrig="2069" w:dyaOrig="1339" w14:anchorId="723E7F17">
            <v:shape id="_x0000_i1033" type="#_x0000_t75" style="width:102.75pt;height:66.75pt" o:ole="">
              <v:imagedata r:id="rId56" o:title=""/>
            </v:shape>
            <o:OLEObject Type="Embed" ProgID="Excel.Sheet.8" ShapeID="_x0000_i1033" DrawAspect="Icon" ObjectID="_1446273587" r:id="rId58"/>
          </w:object>
        </w:r>
      </w:ins>
    </w:p>
    <w:p w14:paraId="10C49445" w14:textId="77777777" w:rsidR="00CD121C" w:rsidRPr="00E00381" w:rsidRDefault="00CD121C" w:rsidP="00CD121C">
      <w:pPr>
        <w:pStyle w:val="NormalWithSpacing"/>
        <w:jc w:val="left"/>
        <w:rPr>
          <w:lang w:val="en-GB"/>
        </w:rPr>
      </w:pPr>
    </w:p>
    <w:p w14:paraId="0308EC89" w14:textId="4D20FDF4" w:rsidR="004A0027" w:rsidRDefault="004A0027" w:rsidP="004A0027">
      <w:pPr>
        <w:pStyle w:val="Caption"/>
      </w:pPr>
      <w:r>
        <w:t>– End of document –</w:t>
      </w:r>
      <w:bookmarkEnd w:id="509"/>
    </w:p>
    <w:p w14:paraId="5EEE7D66" w14:textId="77777777" w:rsidR="007D268A" w:rsidRPr="007D268A" w:rsidRDefault="007D268A" w:rsidP="007D268A">
      <w:pPr>
        <w:pStyle w:val="NormalWithSpacing"/>
      </w:pPr>
    </w:p>
    <w:sectPr w:rsidR="007D268A" w:rsidRPr="007D268A" w:rsidSect="00D86B2B">
      <w:headerReference w:type="default" r:id="rId59"/>
      <w:footerReference w:type="default" r:id="rId60"/>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586059" w14:textId="77777777" w:rsidR="005951F5" w:rsidRDefault="005951F5" w:rsidP="00476341">
      <w:r>
        <w:separator/>
      </w:r>
    </w:p>
  </w:endnote>
  <w:endnote w:type="continuationSeparator" w:id="0">
    <w:p w14:paraId="048DD820" w14:textId="77777777" w:rsidR="005951F5" w:rsidRDefault="005951F5" w:rsidP="00476341">
      <w:r>
        <w:continuationSeparator/>
      </w:r>
    </w:p>
  </w:endnote>
  <w:endnote w:type="continuationNotice" w:id="1">
    <w:p w14:paraId="7C619A85" w14:textId="77777777" w:rsidR="005951F5" w:rsidRDefault="005951F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767A17" w:rsidRPr="007029A5" w:rsidRDefault="00767A17" w:rsidP="007029A5">
    <w:pPr>
      <w:pStyle w:val="Footer"/>
      <w:rPr>
        <w:sz w:val="16"/>
        <w:szCs w:val="16"/>
      </w:rPr>
    </w:pPr>
    <w:r w:rsidRPr="00C17797">
      <w:rPr>
        <w:i/>
        <w:sz w:val="16"/>
        <w:szCs w:val="16"/>
      </w:rPr>
      <w:t xml:space="preserve">Strictly confidential – For Accenture &amp; </w:t>
    </w:r>
    <w:r>
      <w:rPr>
        <w:i/>
        <w:sz w:val="16"/>
        <w:szCs w:val="16"/>
      </w:rPr>
      <w:t>APB-Ophaco</w:t>
    </w:r>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767A17" w:rsidRPr="007029A5" w:rsidRDefault="00767A17"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APB-Ophaco</w:t>
    </w:r>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9C4437">
      <w:rPr>
        <w:noProof/>
        <w:sz w:val="16"/>
        <w:szCs w:val="16"/>
      </w:rPr>
      <w:t>1</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004A7E" w14:textId="77777777" w:rsidR="005951F5" w:rsidRDefault="005951F5" w:rsidP="00476341">
      <w:r>
        <w:separator/>
      </w:r>
    </w:p>
  </w:footnote>
  <w:footnote w:type="continuationSeparator" w:id="0">
    <w:p w14:paraId="7B8E0794" w14:textId="77777777" w:rsidR="005951F5" w:rsidRDefault="005951F5" w:rsidP="00476341">
      <w:r>
        <w:continuationSeparator/>
      </w:r>
    </w:p>
  </w:footnote>
  <w:footnote w:type="continuationNotice" w:id="1">
    <w:p w14:paraId="47FF40B3" w14:textId="77777777" w:rsidR="005951F5" w:rsidRDefault="005951F5">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767A17" w:rsidRPr="00020673" w:rsidRDefault="00767A17"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767A17" w:rsidRPr="00020673" w:rsidRDefault="00767A17">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767A17" w:rsidRPr="00B471CD" w:rsidRDefault="00767A17" w:rsidP="00B471CD">
    <w:r w:rsidRPr="00B471CD">
      <w:rPr>
        <w:noProof/>
        <w:lang w:val="nl-BE" w:eastAsia="nl-BE"/>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nl-BE"/>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nl-BE"/>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0DE526CA" w:rsidR="00767A17" w:rsidRPr="00B471CD" w:rsidRDefault="00767A17"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del w:id="725" w:author="Author">
      <w:r w:rsidR="001629C2">
        <w:rPr>
          <w:rStyle w:val="Emphasis"/>
          <w:noProof/>
        </w:rPr>
        <w:delText>Appendix</w:delText>
      </w:r>
    </w:del>
    <w:ins w:id="726" w:author="Author">
      <w:r w:rsidR="009C4437">
        <w:rPr>
          <w:rStyle w:val="Emphasis"/>
          <w:noProof/>
        </w:rPr>
        <w:t>Introduction</w:t>
      </w:r>
    </w:ins>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EB6"/>
    <w:multiLevelType w:val="hybridMultilevel"/>
    <w:tmpl w:val="1FCAD1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163A5A1C"/>
    <w:multiLevelType w:val="hybridMultilevel"/>
    <w:tmpl w:val="7FBCBB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7">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1">
    <w:nsid w:val="43264013"/>
    <w:multiLevelType w:val="hybridMultilevel"/>
    <w:tmpl w:val="B22E195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4BE71C95"/>
    <w:multiLevelType w:val="hybridMultilevel"/>
    <w:tmpl w:val="FF060D26"/>
    <w:lvl w:ilvl="0" w:tplc="B18CBC78">
      <w:start w:val="20"/>
      <w:numFmt w:val="bullet"/>
      <w:lvlText w:val=""/>
      <w:lvlJc w:val="left"/>
      <w:pPr>
        <w:ind w:left="1068" w:hanging="360"/>
      </w:pPr>
      <w:rPr>
        <w:rFonts w:ascii="Wingdings" w:eastAsia="Calibri" w:hAnsi="Wingdings" w:cs="Times New Roman" w:hint="default"/>
      </w:rPr>
    </w:lvl>
    <w:lvl w:ilvl="1" w:tplc="080C0003">
      <w:start w:val="1"/>
      <w:numFmt w:val="bullet"/>
      <w:lvlText w:val="o"/>
      <w:lvlJc w:val="left"/>
      <w:pPr>
        <w:ind w:left="1788" w:hanging="360"/>
      </w:pPr>
      <w:rPr>
        <w:rFonts w:ascii="Courier New" w:hAnsi="Courier New" w:cs="Courier New" w:hint="default"/>
      </w:rPr>
    </w:lvl>
    <w:lvl w:ilvl="2" w:tplc="080C0005">
      <w:start w:val="1"/>
      <w:numFmt w:val="bullet"/>
      <w:lvlText w:val=""/>
      <w:lvlJc w:val="left"/>
      <w:pPr>
        <w:ind w:left="2508" w:hanging="360"/>
      </w:pPr>
      <w:rPr>
        <w:rFonts w:ascii="Wingdings" w:hAnsi="Wingdings" w:hint="default"/>
      </w:rPr>
    </w:lvl>
    <w:lvl w:ilvl="3" w:tplc="080C0001">
      <w:start w:val="1"/>
      <w:numFmt w:val="bullet"/>
      <w:lvlText w:val=""/>
      <w:lvlJc w:val="left"/>
      <w:pPr>
        <w:ind w:left="3228" w:hanging="360"/>
      </w:pPr>
      <w:rPr>
        <w:rFonts w:ascii="Symbol" w:hAnsi="Symbol" w:hint="default"/>
      </w:rPr>
    </w:lvl>
    <w:lvl w:ilvl="4" w:tplc="080C0003">
      <w:start w:val="1"/>
      <w:numFmt w:val="bullet"/>
      <w:lvlText w:val="o"/>
      <w:lvlJc w:val="left"/>
      <w:pPr>
        <w:ind w:left="3948" w:hanging="360"/>
      </w:pPr>
      <w:rPr>
        <w:rFonts w:ascii="Courier New" w:hAnsi="Courier New" w:cs="Courier New" w:hint="default"/>
      </w:rPr>
    </w:lvl>
    <w:lvl w:ilvl="5" w:tplc="080C0005">
      <w:start w:val="1"/>
      <w:numFmt w:val="bullet"/>
      <w:lvlText w:val=""/>
      <w:lvlJc w:val="left"/>
      <w:pPr>
        <w:ind w:left="4668" w:hanging="360"/>
      </w:pPr>
      <w:rPr>
        <w:rFonts w:ascii="Wingdings" w:hAnsi="Wingdings" w:hint="default"/>
      </w:rPr>
    </w:lvl>
    <w:lvl w:ilvl="6" w:tplc="080C0001">
      <w:start w:val="1"/>
      <w:numFmt w:val="bullet"/>
      <w:lvlText w:val=""/>
      <w:lvlJc w:val="left"/>
      <w:pPr>
        <w:ind w:left="5388" w:hanging="360"/>
      </w:pPr>
      <w:rPr>
        <w:rFonts w:ascii="Symbol" w:hAnsi="Symbol" w:hint="default"/>
      </w:rPr>
    </w:lvl>
    <w:lvl w:ilvl="7" w:tplc="080C0003">
      <w:start w:val="1"/>
      <w:numFmt w:val="bullet"/>
      <w:lvlText w:val="o"/>
      <w:lvlJc w:val="left"/>
      <w:pPr>
        <w:ind w:left="6108" w:hanging="360"/>
      </w:pPr>
      <w:rPr>
        <w:rFonts w:ascii="Courier New" w:hAnsi="Courier New" w:cs="Courier New" w:hint="default"/>
      </w:rPr>
    </w:lvl>
    <w:lvl w:ilvl="8" w:tplc="080C0005">
      <w:start w:val="1"/>
      <w:numFmt w:val="bullet"/>
      <w:lvlText w:val=""/>
      <w:lvlJc w:val="left"/>
      <w:pPr>
        <w:ind w:left="6828" w:hanging="360"/>
      </w:pPr>
      <w:rPr>
        <w:rFonts w:ascii="Wingdings" w:hAnsi="Wingdings" w:hint="default"/>
      </w:rPr>
    </w:lvl>
  </w:abstractNum>
  <w:abstractNum w:abstractNumId="13">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2853A8"/>
    <w:multiLevelType w:val="hybridMultilevel"/>
    <w:tmpl w:val="2886EF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6">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7">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nsid w:val="65386225"/>
    <w:multiLevelType w:val="hybridMultilevel"/>
    <w:tmpl w:val="F5FC90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nsid w:val="7C077C99"/>
    <w:multiLevelType w:val="hybridMultilevel"/>
    <w:tmpl w:val="A6B2ADC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1"/>
  </w:num>
  <w:num w:numId="4">
    <w:abstractNumId w:val="5"/>
  </w:num>
  <w:num w:numId="5">
    <w:abstractNumId w:val="16"/>
  </w:num>
  <w:num w:numId="6">
    <w:abstractNumId w:val="13"/>
  </w:num>
  <w:num w:numId="7">
    <w:abstractNumId w:val="19"/>
  </w:num>
  <w:num w:numId="8">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7"/>
  </w:num>
  <w:num w:numId="12">
    <w:abstractNumId w:val="8"/>
  </w:num>
  <w:num w:numId="13">
    <w:abstractNumId w:val="9"/>
  </w:num>
  <w:num w:numId="14">
    <w:abstractNumId w:val="16"/>
  </w:num>
  <w:num w:numId="15">
    <w:abstractNumId w:val="16"/>
  </w:num>
  <w:num w:numId="16">
    <w:abstractNumId w:val="0"/>
  </w:num>
  <w:num w:numId="17">
    <w:abstractNumId w:val="3"/>
  </w:num>
  <w:num w:numId="18">
    <w:abstractNumId w:val="14"/>
  </w:num>
  <w:num w:numId="19">
    <w:abstractNumId w:val="7"/>
  </w:num>
  <w:num w:numId="20">
    <w:abstractNumId w:val="16"/>
  </w:num>
  <w:num w:numId="21">
    <w:abstractNumId w:val="11"/>
  </w:num>
  <w:num w:numId="22">
    <w:abstractNumId w:val="4"/>
  </w:num>
  <w:num w:numId="23">
    <w:abstractNumId w:val="18"/>
  </w:num>
  <w:num w:numId="24">
    <w:abstractNumId w:val="12"/>
  </w:num>
  <w:num w:numId="25">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4A41"/>
    <w:rsid w:val="00036491"/>
    <w:rsid w:val="00036FE5"/>
    <w:rsid w:val="00040E68"/>
    <w:rsid w:val="0004199F"/>
    <w:rsid w:val="00041D8A"/>
    <w:rsid w:val="000423FD"/>
    <w:rsid w:val="000428A9"/>
    <w:rsid w:val="00043009"/>
    <w:rsid w:val="0004328B"/>
    <w:rsid w:val="000437EE"/>
    <w:rsid w:val="00044278"/>
    <w:rsid w:val="000479F8"/>
    <w:rsid w:val="00047AB9"/>
    <w:rsid w:val="00050868"/>
    <w:rsid w:val="00050DD5"/>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3BB"/>
    <w:rsid w:val="00071864"/>
    <w:rsid w:val="00071A2A"/>
    <w:rsid w:val="00073E56"/>
    <w:rsid w:val="000741A5"/>
    <w:rsid w:val="00076D17"/>
    <w:rsid w:val="000773DB"/>
    <w:rsid w:val="00077E10"/>
    <w:rsid w:val="00080E8D"/>
    <w:rsid w:val="0008118A"/>
    <w:rsid w:val="0008124A"/>
    <w:rsid w:val="00082947"/>
    <w:rsid w:val="00082E39"/>
    <w:rsid w:val="00082E46"/>
    <w:rsid w:val="00082EDE"/>
    <w:rsid w:val="000838BF"/>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27D5"/>
    <w:rsid w:val="000B3A42"/>
    <w:rsid w:val="000B3E49"/>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AAF"/>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29C2"/>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4A3C"/>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C6"/>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604D"/>
    <w:rsid w:val="002068EF"/>
    <w:rsid w:val="002073D5"/>
    <w:rsid w:val="0020760F"/>
    <w:rsid w:val="00207E1D"/>
    <w:rsid w:val="00207E2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73A"/>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08E3"/>
    <w:rsid w:val="002D1D7C"/>
    <w:rsid w:val="002D4CE2"/>
    <w:rsid w:val="002D7C30"/>
    <w:rsid w:val="002E22F3"/>
    <w:rsid w:val="002E305C"/>
    <w:rsid w:val="002E3628"/>
    <w:rsid w:val="002E45C5"/>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17FC4"/>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2FFC"/>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7B69"/>
    <w:rsid w:val="00367ED5"/>
    <w:rsid w:val="00367F91"/>
    <w:rsid w:val="003700F5"/>
    <w:rsid w:val="00370C33"/>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2AAD"/>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4877"/>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6A40"/>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0968"/>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805"/>
    <w:rsid w:val="00491C9F"/>
    <w:rsid w:val="004931DD"/>
    <w:rsid w:val="00493413"/>
    <w:rsid w:val="004950D6"/>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0EF7"/>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5700"/>
    <w:rsid w:val="004D6203"/>
    <w:rsid w:val="004D65B1"/>
    <w:rsid w:val="004D6947"/>
    <w:rsid w:val="004D6980"/>
    <w:rsid w:val="004D7021"/>
    <w:rsid w:val="004D718F"/>
    <w:rsid w:val="004E1703"/>
    <w:rsid w:val="004E1E6D"/>
    <w:rsid w:val="004E3C90"/>
    <w:rsid w:val="004E4923"/>
    <w:rsid w:val="004E4A95"/>
    <w:rsid w:val="004E4AAB"/>
    <w:rsid w:val="004E5067"/>
    <w:rsid w:val="004E619B"/>
    <w:rsid w:val="004E6221"/>
    <w:rsid w:val="004E6FB1"/>
    <w:rsid w:val="004F027B"/>
    <w:rsid w:val="004F03B1"/>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C59"/>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37E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25"/>
    <w:rsid w:val="00592C39"/>
    <w:rsid w:val="00593337"/>
    <w:rsid w:val="00594767"/>
    <w:rsid w:val="005951F5"/>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19FE"/>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7A14"/>
    <w:rsid w:val="005F7AFA"/>
    <w:rsid w:val="006000C4"/>
    <w:rsid w:val="006001FF"/>
    <w:rsid w:val="006002B3"/>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3DAC"/>
    <w:rsid w:val="00694013"/>
    <w:rsid w:val="006948CE"/>
    <w:rsid w:val="00695A6A"/>
    <w:rsid w:val="00695CCD"/>
    <w:rsid w:val="00696A08"/>
    <w:rsid w:val="00696AFF"/>
    <w:rsid w:val="00697330"/>
    <w:rsid w:val="006979CA"/>
    <w:rsid w:val="00697DD8"/>
    <w:rsid w:val="006A0903"/>
    <w:rsid w:val="006A1396"/>
    <w:rsid w:val="006A17B4"/>
    <w:rsid w:val="006A1A4F"/>
    <w:rsid w:val="006A2660"/>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30EE"/>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3DF"/>
    <w:rsid w:val="0076056C"/>
    <w:rsid w:val="00760BE4"/>
    <w:rsid w:val="00761164"/>
    <w:rsid w:val="007618D2"/>
    <w:rsid w:val="00762BCB"/>
    <w:rsid w:val="00763333"/>
    <w:rsid w:val="00763AE5"/>
    <w:rsid w:val="007659F7"/>
    <w:rsid w:val="00765DE9"/>
    <w:rsid w:val="00767A17"/>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25DC"/>
    <w:rsid w:val="00823521"/>
    <w:rsid w:val="00823977"/>
    <w:rsid w:val="00824536"/>
    <w:rsid w:val="00826D41"/>
    <w:rsid w:val="00827013"/>
    <w:rsid w:val="00827B50"/>
    <w:rsid w:val="00827B7A"/>
    <w:rsid w:val="00830207"/>
    <w:rsid w:val="00830343"/>
    <w:rsid w:val="008306B0"/>
    <w:rsid w:val="0083125C"/>
    <w:rsid w:val="0083148B"/>
    <w:rsid w:val="0083168F"/>
    <w:rsid w:val="008326ED"/>
    <w:rsid w:val="00832A3B"/>
    <w:rsid w:val="00834479"/>
    <w:rsid w:val="00834E2D"/>
    <w:rsid w:val="008366CA"/>
    <w:rsid w:val="00837E12"/>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CEB"/>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119F"/>
    <w:rsid w:val="0093259D"/>
    <w:rsid w:val="00932CB5"/>
    <w:rsid w:val="009359B6"/>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37"/>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4BDE"/>
    <w:rsid w:val="009F509E"/>
    <w:rsid w:val="009F5F68"/>
    <w:rsid w:val="009F69A0"/>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97D92"/>
    <w:rsid w:val="00AA0202"/>
    <w:rsid w:val="00AA0F65"/>
    <w:rsid w:val="00AA1382"/>
    <w:rsid w:val="00AA15A8"/>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1F8"/>
    <w:rsid w:val="00AD7CFB"/>
    <w:rsid w:val="00AE0482"/>
    <w:rsid w:val="00AE055C"/>
    <w:rsid w:val="00AE1755"/>
    <w:rsid w:val="00AE1E82"/>
    <w:rsid w:val="00AE3311"/>
    <w:rsid w:val="00AE34F5"/>
    <w:rsid w:val="00AE3B24"/>
    <w:rsid w:val="00AE54AE"/>
    <w:rsid w:val="00AE6033"/>
    <w:rsid w:val="00AE6565"/>
    <w:rsid w:val="00AF0907"/>
    <w:rsid w:val="00AF17A9"/>
    <w:rsid w:val="00AF189C"/>
    <w:rsid w:val="00AF376B"/>
    <w:rsid w:val="00AF3DFF"/>
    <w:rsid w:val="00AF48D2"/>
    <w:rsid w:val="00AF4F7B"/>
    <w:rsid w:val="00AF562F"/>
    <w:rsid w:val="00AF6081"/>
    <w:rsid w:val="00AF7045"/>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DFB"/>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33"/>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7D5"/>
    <w:rsid w:val="00C20B64"/>
    <w:rsid w:val="00C20FC4"/>
    <w:rsid w:val="00C21113"/>
    <w:rsid w:val="00C2116E"/>
    <w:rsid w:val="00C22494"/>
    <w:rsid w:val="00C22662"/>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56C92"/>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125C"/>
    <w:rsid w:val="00C927B6"/>
    <w:rsid w:val="00C92E66"/>
    <w:rsid w:val="00C92F60"/>
    <w:rsid w:val="00C96A5D"/>
    <w:rsid w:val="00C96EF9"/>
    <w:rsid w:val="00C97CBA"/>
    <w:rsid w:val="00CA0557"/>
    <w:rsid w:val="00CA0762"/>
    <w:rsid w:val="00CA08A4"/>
    <w:rsid w:val="00CA23EC"/>
    <w:rsid w:val="00CA2A84"/>
    <w:rsid w:val="00CA6F55"/>
    <w:rsid w:val="00CA71EF"/>
    <w:rsid w:val="00CA7490"/>
    <w:rsid w:val="00CA7ECF"/>
    <w:rsid w:val="00CB0AF2"/>
    <w:rsid w:val="00CB0C6B"/>
    <w:rsid w:val="00CB1048"/>
    <w:rsid w:val="00CB29D7"/>
    <w:rsid w:val="00CB2A7F"/>
    <w:rsid w:val="00CB605B"/>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58C"/>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4406"/>
    <w:rsid w:val="00DE59EC"/>
    <w:rsid w:val="00DF0D3C"/>
    <w:rsid w:val="00DF1683"/>
    <w:rsid w:val="00DF1ECB"/>
    <w:rsid w:val="00DF3D01"/>
    <w:rsid w:val="00DF491D"/>
    <w:rsid w:val="00DF546D"/>
    <w:rsid w:val="00DF596D"/>
    <w:rsid w:val="00E00381"/>
    <w:rsid w:val="00E0228C"/>
    <w:rsid w:val="00E02ECA"/>
    <w:rsid w:val="00E03B0B"/>
    <w:rsid w:val="00E03ED2"/>
    <w:rsid w:val="00E07C8B"/>
    <w:rsid w:val="00E10798"/>
    <w:rsid w:val="00E10F48"/>
    <w:rsid w:val="00E115C5"/>
    <w:rsid w:val="00E116D6"/>
    <w:rsid w:val="00E131CA"/>
    <w:rsid w:val="00E13817"/>
    <w:rsid w:val="00E13BE3"/>
    <w:rsid w:val="00E14A43"/>
    <w:rsid w:val="00E163D8"/>
    <w:rsid w:val="00E21FBC"/>
    <w:rsid w:val="00E22515"/>
    <w:rsid w:val="00E23A3F"/>
    <w:rsid w:val="00E2462C"/>
    <w:rsid w:val="00E2520F"/>
    <w:rsid w:val="00E25C67"/>
    <w:rsid w:val="00E275BA"/>
    <w:rsid w:val="00E33771"/>
    <w:rsid w:val="00E33DBE"/>
    <w:rsid w:val="00E34048"/>
    <w:rsid w:val="00E35317"/>
    <w:rsid w:val="00E355D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875F8"/>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A54"/>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5D26"/>
    <w:rsid w:val="00F37AB3"/>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1FCD"/>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5B"/>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65E2"/>
    <w:rsid w:val="00FB74BD"/>
    <w:rsid w:val="00FB78C5"/>
    <w:rsid w:val="00FB7B1A"/>
    <w:rsid w:val="00FC0C8B"/>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8899">
      <w:bodyDiv w:val="1"/>
      <w:marLeft w:val="0"/>
      <w:marRight w:val="0"/>
      <w:marTop w:val="0"/>
      <w:marBottom w:val="0"/>
      <w:divBdr>
        <w:top w:val="none" w:sz="0" w:space="0" w:color="auto"/>
        <w:left w:val="none" w:sz="0" w:space="0" w:color="auto"/>
        <w:bottom w:val="none" w:sz="0" w:space="0" w:color="auto"/>
        <w:right w:val="none" w:sz="0" w:space="0" w:color="auto"/>
      </w:divBdr>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85511449">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0648213">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75524239">
      <w:bodyDiv w:val="1"/>
      <w:marLeft w:val="0"/>
      <w:marRight w:val="0"/>
      <w:marTop w:val="0"/>
      <w:marBottom w:val="0"/>
      <w:divBdr>
        <w:top w:val="none" w:sz="0" w:space="0" w:color="auto"/>
        <w:left w:val="none" w:sz="0" w:space="0" w:color="auto"/>
        <w:bottom w:val="none" w:sz="0" w:space="0" w:color="auto"/>
        <w:right w:val="none" w:sz="0" w:space="0" w:color="auto"/>
      </w:divBdr>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8259">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4998868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1.xml"/><Relationship Id="rId26" Type="http://schemas.openxmlformats.org/officeDocument/2006/relationships/oleObject" Target="embeddings/oleObject1.bin"/><Relationship Id="rId39" Type="http://schemas.openxmlformats.org/officeDocument/2006/relationships/image" Target="media/image21.emf"/><Relationship Id="rId21" Type="http://schemas.openxmlformats.org/officeDocument/2006/relationships/image" Target="media/image9.emf"/><Relationship Id="rId34" Type="http://schemas.openxmlformats.org/officeDocument/2006/relationships/oleObject" Target="embeddings/oleObject3.bin"/><Relationship Id="rId42" Type="http://schemas.openxmlformats.org/officeDocument/2006/relationships/image" Target="media/image22.emf"/><Relationship Id="rId47" Type="http://schemas.openxmlformats.org/officeDocument/2006/relationships/oleObject" Target="embeddings/oleObject11.bin"/><Relationship Id="rId50" Type="http://schemas.openxmlformats.org/officeDocument/2006/relationships/oleObject" Target="embeddings/oleObject14.bin"/><Relationship Id="rId55" Type="http://schemas.openxmlformats.org/officeDocument/2006/relationships/oleObject" Target="embeddings/oleObject16.bin"/><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gif"/><Relationship Id="rId20" Type="http://schemas.openxmlformats.org/officeDocument/2006/relationships/image" Target="media/image8.png"/><Relationship Id="rId29" Type="http://schemas.openxmlformats.org/officeDocument/2006/relationships/image" Target="media/image15.emf"/><Relationship Id="rId41" Type="http://schemas.openxmlformats.org/officeDocument/2006/relationships/oleObject" Target="embeddings/oleObject8.bin"/><Relationship Id="rId54" Type="http://schemas.openxmlformats.org/officeDocument/2006/relationships/oleObject" Target="embeddings/oleObject15.bin"/><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2.emf"/><Relationship Id="rId32" Type="http://schemas.openxmlformats.org/officeDocument/2006/relationships/image" Target="media/image18.emf"/><Relationship Id="rId37" Type="http://schemas.openxmlformats.org/officeDocument/2006/relationships/oleObject" Target="embeddings/oleObject5.bin"/><Relationship Id="rId40" Type="http://schemas.openxmlformats.org/officeDocument/2006/relationships/oleObject" Target="embeddings/oleObject7.bin"/><Relationship Id="rId45" Type="http://schemas.openxmlformats.org/officeDocument/2006/relationships/oleObject" Target="embeddings/oleObject10.bin"/><Relationship Id="rId53" Type="http://schemas.openxmlformats.org/officeDocument/2006/relationships/image" Target="media/image26.emf"/><Relationship Id="rId58" Type="http://schemas.openxmlformats.org/officeDocument/2006/relationships/oleObject" Target="embeddings/Microsoft_Excel_97-2003_Worksheet2.xls"/><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1.emf"/><Relationship Id="rId28" Type="http://schemas.openxmlformats.org/officeDocument/2006/relationships/oleObject" Target="embeddings/oleObject2.bin"/><Relationship Id="rId36" Type="http://schemas.openxmlformats.org/officeDocument/2006/relationships/image" Target="media/image20.emf"/><Relationship Id="rId49" Type="http://schemas.openxmlformats.org/officeDocument/2006/relationships/oleObject" Target="embeddings/oleObject13.bin"/><Relationship Id="rId57" Type="http://schemas.openxmlformats.org/officeDocument/2006/relationships/oleObject" Target="embeddings/Microsoft_Excel_97-2003_Worksheet1.xls"/><Relationship Id="rId61"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7.png"/><Relationship Id="rId31" Type="http://schemas.openxmlformats.org/officeDocument/2006/relationships/image" Target="media/image17.emf"/><Relationship Id="rId44" Type="http://schemas.openxmlformats.org/officeDocument/2006/relationships/image" Target="media/image23.emf"/><Relationship Id="rId52" Type="http://schemas.openxmlformats.org/officeDocument/2006/relationships/hyperlink" Target="https://acc-tip.gfd-dpp.be/be-apb-gfddpp-services-TIPSystem/PanoramixTIPSystemServices?wsdl" TargetMode="External"/><Relationship Id="rId60" Type="http://schemas.openxmlformats.org/officeDocument/2006/relationships/footer" Target="footer2.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image" Target="media/image10.png"/><Relationship Id="rId27" Type="http://schemas.openxmlformats.org/officeDocument/2006/relationships/image" Target="media/image14.emf"/><Relationship Id="rId30" Type="http://schemas.openxmlformats.org/officeDocument/2006/relationships/image" Target="media/image16.emf"/><Relationship Id="rId35" Type="http://schemas.openxmlformats.org/officeDocument/2006/relationships/oleObject" Target="embeddings/oleObject4.bin"/><Relationship Id="rId43" Type="http://schemas.openxmlformats.org/officeDocument/2006/relationships/oleObject" Target="embeddings/oleObject9.bin"/><Relationship Id="rId48" Type="http://schemas.openxmlformats.org/officeDocument/2006/relationships/oleObject" Target="embeddings/oleObject12.bin"/><Relationship Id="rId56" Type="http://schemas.openxmlformats.org/officeDocument/2006/relationships/image" Target="media/image27.emf"/><Relationship Id="rId8" Type="http://schemas.openxmlformats.org/officeDocument/2006/relationships/styles" Target="styles.xml"/><Relationship Id="rId51" Type="http://schemas.openxmlformats.org/officeDocument/2006/relationships/image" Target="media/image25.emf"/><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image" Target="media/image13.emf"/><Relationship Id="rId33" Type="http://schemas.openxmlformats.org/officeDocument/2006/relationships/image" Target="media/image19.emf"/><Relationship Id="rId38" Type="http://schemas.openxmlformats.org/officeDocument/2006/relationships/oleObject" Target="embeddings/oleObject6.bin"/><Relationship Id="rId46" Type="http://schemas.openxmlformats.org/officeDocument/2006/relationships/image" Target="media/image24.emf"/><Relationship Id="rId5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F81542E6-5991-41E0-9868-CF53A1A179DD}"/>
</file>

<file path=customXml/itemProps4.xml><?xml version="1.0" encoding="utf-8"?>
<ds:datastoreItem xmlns:ds="http://schemas.openxmlformats.org/officeDocument/2006/customXml" ds:itemID="{5792A4EB-E2E6-4C00-BD4A-9E545915B510}">
  <ds:schemaRefs>
    <ds:schemaRef ds:uri="http://schemas.openxmlformats.org/officeDocument/2006/bibliography"/>
  </ds:schemaRefs>
</ds:datastoreItem>
</file>

<file path=customXml/itemProps5.xml><?xml version="1.0" encoding="utf-8"?>
<ds:datastoreItem xmlns:ds="http://schemas.openxmlformats.org/officeDocument/2006/customXml" ds:itemID="{FEE1DA84-B68A-4CF1-8B19-CADF7F897820}">
  <ds:schemaRefs>
    <ds:schemaRef ds:uri="http://schemas.openxmlformats.org/officeDocument/2006/bibliography"/>
  </ds:schemaRefs>
</ds:datastoreItem>
</file>

<file path=customXml/itemProps6.xml><?xml version="1.0" encoding="utf-8"?>
<ds:datastoreItem xmlns:ds="http://schemas.openxmlformats.org/officeDocument/2006/customXml" ds:itemID="{847301AA-6597-4CB0-8337-7C9DB981B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6393</Words>
  <Characters>35165</Characters>
  <Application>Microsoft Office Word</Application>
  <DocSecurity>0</DocSecurity>
  <Lines>293</Lines>
  <Paragraphs>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41476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2013-11-13T12:54:00Z</dcterms:created>
  <dcterms:modified xsi:type="dcterms:W3CDTF">2013-11-18T08:53:00Z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